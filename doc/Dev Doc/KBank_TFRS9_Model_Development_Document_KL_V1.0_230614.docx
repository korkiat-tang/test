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4A0" w:firstRow="1" w:lastRow="0" w:firstColumn="1" w:lastColumn="0" w:noHBand="0" w:noVBand="1"/>
      </w:tblPr>
      <w:tblGrid>
        <w:gridCol w:w="9242"/>
      </w:tblGrid>
      <w:tr w:rsidR="00777C77" w14:paraId="5413A012" w14:textId="77777777" w:rsidTr="000E2554">
        <w:trPr>
          <w:trHeight w:val="2880"/>
          <w:jc w:val="center"/>
        </w:trPr>
        <w:tc>
          <w:tcPr>
            <w:tcW w:w="5000" w:type="pct"/>
          </w:tcPr>
          <w:p w14:paraId="5DF9D2AA" w14:textId="77777777" w:rsidR="00777C77" w:rsidRDefault="00777C77" w:rsidP="000E2554">
            <w:pPr>
              <w:pStyle w:val="NoSpacing"/>
              <w:jc w:val="center"/>
              <w:rPr>
                <w:rFonts w:asciiTheme="majorHAnsi" w:eastAsiaTheme="majorEastAsia" w:hAnsiTheme="majorHAnsi" w:cstheme="majorBidi"/>
                <w:caps/>
              </w:rPr>
            </w:pPr>
            <w:r w:rsidRPr="00281D5B">
              <w:rPr>
                <w:noProof/>
              </w:rPr>
              <w:drawing>
                <wp:anchor distT="0" distB="0" distL="114300" distR="114300" simplePos="0" relativeHeight="251704320" behindDoc="1" locked="0" layoutInCell="1" allowOverlap="1" wp14:anchorId="41F5C4C2" wp14:editId="0C8A2C16">
                  <wp:simplePos x="0" y="0"/>
                  <wp:positionH relativeFrom="column">
                    <wp:posOffset>123190</wp:posOffset>
                  </wp:positionH>
                  <wp:positionV relativeFrom="paragraph">
                    <wp:posOffset>1682115</wp:posOffset>
                  </wp:positionV>
                  <wp:extent cx="6113145" cy="1828800"/>
                  <wp:effectExtent l="0" t="0" r="1905" b="0"/>
                  <wp:wrapThrough wrapText="bothSides">
                    <wp:wrapPolygon edited="0">
                      <wp:start x="0" y="0"/>
                      <wp:lineTo x="0" y="21375"/>
                      <wp:lineTo x="21539" y="21375"/>
                      <wp:lineTo x="21539"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29316" t="46450" r="48989" b="42007"/>
                          <a:stretch/>
                        </pic:blipFill>
                        <pic:spPr bwMode="auto">
                          <a:xfrm>
                            <a:off x="0" y="0"/>
                            <a:ext cx="6113145" cy="1828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777C77" w14:paraId="1DCFE566" w14:textId="77777777" w:rsidTr="000E2554">
        <w:trPr>
          <w:trHeight w:val="1440"/>
          <w:jc w:val="center"/>
        </w:trPr>
        <w:sdt>
          <w:sdtPr>
            <w:rPr>
              <w:rFonts w:cs="Arial"/>
              <w:sz w:val="48"/>
              <w:szCs w:val="48"/>
            </w:rPr>
            <w:alias w:val="Title"/>
            <w:id w:val="15524250"/>
            <w:placeholder>
              <w:docPart w:val="2AC1AE22978A436282C0263AED9F25FB"/>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5B9BD5" w:themeColor="accent1"/>
                </w:tcBorders>
                <w:vAlign w:val="center"/>
              </w:tcPr>
              <w:p w14:paraId="0FF0A3FD" w14:textId="77777777" w:rsidR="00777C77" w:rsidRDefault="00777C77" w:rsidP="000E2554">
                <w:pPr>
                  <w:pStyle w:val="NoSpacing"/>
                  <w:jc w:val="center"/>
                  <w:rPr>
                    <w:rFonts w:asciiTheme="majorHAnsi" w:eastAsiaTheme="majorEastAsia" w:hAnsiTheme="majorHAnsi" w:cstheme="majorBidi"/>
                    <w:sz w:val="80"/>
                    <w:szCs w:val="80"/>
                  </w:rPr>
                </w:pPr>
                <w:r w:rsidRPr="00777C77">
                  <w:rPr>
                    <w:rFonts w:cs="Arial"/>
                    <w:sz w:val="48"/>
                    <w:szCs w:val="48"/>
                  </w:rPr>
                  <w:t xml:space="preserve">TFRS9 Model Development Document                       </w:t>
                </w:r>
              </w:p>
            </w:tc>
          </w:sdtContent>
        </w:sdt>
      </w:tr>
      <w:tr w:rsidR="00777C77" w:rsidRPr="009F0061" w14:paraId="5B1C4AC9" w14:textId="77777777" w:rsidTr="000E2554">
        <w:trPr>
          <w:trHeight w:val="720"/>
          <w:jc w:val="center"/>
        </w:trPr>
        <w:sdt>
          <w:sdtPr>
            <w:rPr>
              <w:rFonts w:cs="Arial"/>
              <w:sz w:val="40"/>
              <w:szCs w:val="40"/>
              <w:cs/>
            </w:rPr>
            <w:alias w:val="Subtitle"/>
            <w:id w:val="15524255"/>
            <w:placeholder>
              <w:docPart w:val="CEC1359581D748938D0CF4294C762111"/>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5B9BD5" w:themeColor="accent1"/>
                </w:tcBorders>
                <w:vAlign w:val="center"/>
              </w:tcPr>
              <w:p w14:paraId="4BA02E48" w14:textId="77777777" w:rsidR="00777C77" w:rsidRPr="009F0061" w:rsidRDefault="00777C77" w:rsidP="00777C77">
                <w:pPr>
                  <w:pStyle w:val="NoSpacing"/>
                  <w:jc w:val="center"/>
                  <w:rPr>
                    <w:rFonts w:eastAsiaTheme="majorEastAsia" w:cs="Arial"/>
                    <w:sz w:val="40"/>
                    <w:szCs w:val="40"/>
                  </w:rPr>
                </w:pPr>
                <w:r>
                  <w:rPr>
                    <w:rFonts w:cs="Cordia New"/>
                    <w:sz w:val="40"/>
                    <w:szCs w:val="50"/>
                  </w:rPr>
                  <w:t>K-Leasing</w:t>
                </w:r>
              </w:p>
            </w:tc>
          </w:sdtContent>
        </w:sdt>
      </w:tr>
      <w:tr w:rsidR="00777C77" w:rsidRPr="009F0061" w14:paraId="7BF38148" w14:textId="77777777" w:rsidTr="000E2554">
        <w:trPr>
          <w:trHeight w:val="360"/>
          <w:jc w:val="center"/>
        </w:trPr>
        <w:tc>
          <w:tcPr>
            <w:tcW w:w="5000" w:type="pct"/>
            <w:vAlign w:val="center"/>
          </w:tcPr>
          <w:p w14:paraId="676DD78F" w14:textId="77777777" w:rsidR="00777C77" w:rsidRPr="009F0061" w:rsidRDefault="00777C77" w:rsidP="000E2554">
            <w:pPr>
              <w:pStyle w:val="NoSpacing"/>
              <w:jc w:val="center"/>
              <w:rPr>
                <w:rFonts w:cs="Arial"/>
                <w:sz w:val="40"/>
                <w:szCs w:val="40"/>
              </w:rPr>
            </w:pPr>
          </w:p>
        </w:tc>
      </w:tr>
      <w:tr w:rsidR="00777C77" w:rsidRPr="009F0061" w14:paraId="5084990D" w14:textId="77777777" w:rsidTr="000E2554">
        <w:trPr>
          <w:trHeight w:val="360"/>
          <w:jc w:val="center"/>
        </w:trPr>
        <w:tc>
          <w:tcPr>
            <w:tcW w:w="5000" w:type="pct"/>
            <w:vAlign w:val="center"/>
          </w:tcPr>
          <w:p w14:paraId="47B39C6B" w14:textId="77777777" w:rsidR="00777C77" w:rsidRPr="00777C77" w:rsidRDefault="00777C77" w:rsidP="00777C77">
            <w:pPr>
              <w:pStyle w:val="NoSpacing"/>
              <w:rPr>
                <w:b/>
                <w:bCs/>
                <w:szCs w:val="22"/>
              </w:rPr>
            </w:pPr>
          </w:p>
        </w:tc>
      </w:tr>
      <w:tr w:rsidR="00777C77" w:rsidRPr="009F0061" w14:paraId="65040CAF" w14:textId="77777777" w:rsidTr="000E2554">
        <w:trPr>
          <w:trHeight w:val="360"/>
          <w:jc w:val="center"/>
        </w:trPr>
        <w:tc>
          <w:tcPr>
            <w:tcW w:w="5000" w:type="pct"/>
            <w:vAlign w:val="center"/>
          </w:tcPr>
          <w:p w14:paraId="09F05BF2" w14:textId="77777777" w:rsidR="00777C77" w:rsidRPr="009F0061" w:rsidRDefault="00777C77" w:rsidP="00777C77">
            <w:pPr>
              <w:pStyle w:val="NoSpacing"/>
              <w:jc w:val="center"/>
              <w:rPr>
                <w:rFonts w:cs="Arial"/>
                <w:b/>
                <w:bCs/>
                <w:szCs w:val="22"/>
              </w:rPr>
            </w:pPr>
          </w:p>
        </w:tc>
      </w:tr>
    </w:tbl>
    <w:p w14:paraId="67677122" w14:textId="77777777" w:rsidR="00BE0D3B" w:rsidRPr="00794E4D" w:rsidRDefault="00BE0D3B" w:rsidP="00BE0D3B">
      <w:pPr>
        <w:rPr>
          <w:rFonts w:eastAsiaTheme="majorEastAsia" w:cs="Arial"/>
          <w:spacing w:val="-10"/>
          <w:kern w:val="28"/>
          <w:sz w:val="56"/>
          <w:szCs w:val="71"/>
        </w:rPr>
      </w:pPr>
      <w:r w:rsidRPr="00794E4D">
        <w:rPr>
          <w:rFonts w:cs="Arial"/>
          <w:szCs w:val="22"/>
          <w:cs/>
        </w:rPr>
        <w:br w:type="page"/>
      </w:r>
    </w:p>
    <w:p w14:paraId="066C2436" w14:textId="77777777" w:rsidR="00A8362A" w:rsidRPr="00794E4D" w:rsidRDefault="00A8362A" w:rsidP="00A8362A">
      <w:pPr>
        <w:pStyle w:val="HeadingA"/>
        <w:tabs>
          <w:tab w:val="clear" w:pos="432"/>
        </w:tabs>
        <w:spacing w:line="360" w:lineRule="auto"/>
        <w:ind w:left="0" w:firstLine="0"/>
        <w:rPr>
          <w:rFonts w:cs="Arial"/>
          <w:sz w:val="28"/>
          <w:szCs w:val="28"/>
          <w:cs/>
          <w:lang w:val="en-GB" w:bidi="th-TH"/>
        </w:rPr>
      </w:pPr>
      <w:bookmarkStart w:id="0" w:name="TDocumentHistory"/>
      <w:r w:rsidRPr="00794E4D">
        <w:rPr>
          <w:rFonts w:cs="Arial"/>
          <w:sz w:val="28"/>
          <w:szCs w:val="28"/>
          <w:lang w:val="en-GB"/>
        </w:rPr>
        <w:lastRenderedPageBreak/>
        <w:t>Document History</w:t>
      </w:r>
      <w:bookmarkEnd w:id="0"/>
    </w:p>
    <w:p w14:paraId="7DB5CC95" w14:textId="77777777" w:rsidR="000B4DD6" w:rsidRPr="00161B69" w:rsidRDefault="000B4DD6" w:rsidP="000B4DD6">
      <w:pPr>
        <w:rPr>
          <w:rFonts w:cs="Arial"/>
          <w:lang w:val="en-GB"/>
        </w:rPr>
      </w:pPr>
      <w:bookmarkStart w:id="1" w:name="TDocumentValid"/>
      <w:bookmarkStart w:id="2" w:name="TRevisionHistory"/>
      <w:r w:rsidRPr="006C2438">
        <w:rPr>
          <w:rFonts w:cs="Arial"/>
          <w:szCs w:val="22"/>
          <w:lang w:val="en-GB"/>
        </w:rPr>
        <w:t>This section documented</w:t>
      </w:r>
      <w:r w:rsidRPr="006C2438">
        <w:rPr>
          <w:rFonts w:cs="Arial"/>
          <w:szCs w:val="22"/>
          <w:cs/>
          <w:lang w:val="en-GB"/>
        </w:rPr>
        <w:t xml:space="preserve"> </w:t>
      </w:r>
      <w:r w:rsidRPr="006C2438">
        <w:rPr>
          <w:rFonts w:cs="Arial"/>
          <w:szCs w:val="22"/>
          <w:lang w:val="en-GB"/>
        </w:rPr>
        <w:t>the revision history and version control of this document</w:t>
      </w:r>
      <w:r w:rsidRPr="006C2438">
        <w:rPr>
          <w:rFonts w:cs="Arial"/>
          <w:szCs w:val="22"/>
          <w:cs/>
          <w:lang w:val="en-GB"/>
        </w:rPr>
        <w:t xml:space="preserve">. </w:t>
      </w:r>
      <w:r w:rsidRPr="006C2438">
        <w:rPr>
          <w:rFonts w:cs="Arial"/>
          <w:szCs w:val="22"/>
          <w:lang w:val="en-GB"/>
        </w:rPr>
        <w:t xml:space="preserve">It shall record every major and minor revision of the model development regarding the development of Probability of Default (PD), Exposure at Default (EAD), and Loss Given Default </w:t>
      </w:r>
      <w:r w:rsidRPr="006C2438">
        <w:rPr>
          <w:rFonts w:cs="Arial"/>
          <w:szCs w:val="22"/>
          <w:cs/>
          <w:lang w:val="en-GB"/>
        </w:rPr>
        <w:t>(</w:t>
      </w:r>
      <w:r w:rsidRPr="006C2438">
        <w:rPr>
          <w:rFonts w:cs="Arial"/>
          <w:szCs w:val="22"/>
          <w:lang w:val="en-GB"/>
        </w:rPr>
        <w:t>LGD</w:t>
      </w:r>
      <w:r w:rsidRPr="006C2438">
        <w:rPr>
          <w:rFonts w:cs="Arial"/>
          <w:szCs w:val="22"/>
          <w:cs/>
          <w:lang w:val="en-GB"/>
        </w:rPr>
        <w:t xml:space="preserve">) </w:t>
      </w:r>
      <w:r w:rsidRPr="006C2438">
        <w:rPr>
          <w:rFonts w:cs="Arial"/>
          <w:szCs w:val="22"/>
          <w:lang w:val="en-GB"/>
        </w:rPr>
        <w:t>models modules which are used for the purpose of calculation of</w:t>
      </w:r>
      <w:r w:rsidRPr="006C2438">
        <w:rPr>
          <w:rFonts w:cs="Arial"/>
          <w:szCs w:val="22"/>
          <w:cs/>
          <w:lang w:val="en-GB"/>
        </w:rPr>
        <w:t xml:space="preserve"> </w:t>
      </w:r>
      <w:r w:rsidRPr="006C2438">
        <w:rPr>
          <w:rFonts w:cs="Arial"/>
          <w:szCs w:val="22"/>
          <w:lang w:val="en-GB"/>
        </w:rPr>
        <w:t>ECL of the TFRS9</w:t>
      </w:r>
      <w:r w:rsidRPr="006C2438">
        <w:rPr>
          <w:rFonts w:cs="Arial"/>
          <w:szCs w:val="22"/>
          <w:cs/>
          <w:lang w:val="en-GB"/>
        </w:rPr>
        <w:t xml:space="preserve"> </w:t>
      </w:r>
      <w:r w:rsidRPr="006C2438">
        <w:rPr>
          <w:rFonts w:cs="Arial"/>
          <w:szCs w:val="22"/>
          <w:lang w:val="en-GB"/>
        </w:rPr>
        <w:t>accounting book</w:t>
      </w:r>
      <w:r w:rsidRPr="00161B69">
        <w:rPr>
          <w:rFonts w:cs="Arial"/>
          <w:szCs w:val="20"/>
          <w:cs/>
          <w:lang w:val="en-GB"/>
        </w:rPr>
        <w:t>.</w:t>
      </w:r>
      <w:bookmarkEnd w:id="1"/>
    </w:p>
    <w:p w14:paraId="42766D56" w14:textId="77777777" w:rsidR="00A8362A" w:rsidRPr="00794E4D" w:rsidRDefault="00A8362A" w:rsidP="00A8362A">
      <w:pPr>
        <w:pStyle w:val="HeadingB"/>
        <w:tabs>
          <w:tab w:val="clear" w:pos="432"/>
        </w:tabs>
        <w:spacing w:line="360" w:lineRule="auto"/>
        <w:rPr>
          <w:rFonts w:cs="Arial"/>
          <w:sz w:val="24"/>
          <w:szCs w:val="24"/>
          <w:lang w:val="en-GB"/>
        </w:rPr>
      </w:pPr>
      <w:r w:rsidRPr="00794E4D">
        <w:rPr>
          <w:rFonts w:cs="Arial"/>
          <w:sz w:val="24"/>
          <w:szCs w:val="24"/>
          <w:lang w:val="en-GB"/>
        </w:rPr>
        <w:t>Revision History</w:t>
      </w:r>
      <w:bookmarkEnd w:id="2"/>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28" w:type="dxa"/>
        </w:tblCellMar>
        <w:tblLook w:val="0000" w:firstRow="0" w:lastRow="0" w:firstColumn="0" w:lastColumn="0" w:noHBand="0" w:noVBand="0"/>
      </w:tblPr>
      <w:tblGrid>
        <w:gridCol w:w="643"/>
        <w:gridCol w:w="528"/>
        <w:gridCol w:w="723"/>
        <w:gridCol w:w="1184"/>
        <w:gridCol w:w="439"/>
        <w:gridCol w:w="4824"/>
        <w:gridCol w:w="741"/>
      </w:tblGrid>
      <w:tr w:rsidR="00A8362A" w:rsidRPr="00794E4D" w14:paraId="7E67E6E3" w14:textId="77777777" w:rsidTr="00A8362A">
        <w:trPr>
          <w:jc w:val="center"/>
        </w:trPr>
        <w:tc>
          <w:tcPr>
            <w:tcW w:w="435" w:type="pct"/>
            <w:shd w:val="clear" w:color="auto" w:fill="E6E6E6"/>
          </w:tcPr>
          <w:p w14:paraId="544D43CC" w14:textId="77777777" w:rsidR="00A8362A" w:rsidRPr="00794E4D" w:rsidRDefault="00A8362A" w:rsidP="00A8362A">
            <w:pPr>
              <w:spacing w:line="240" w:lineRule="auto"/>
              <w:rPr>
                <w:rFonts w:cs="Arial"/>
                <w:b/>
                <w:bCs/>
                <w:sz w:val="16"/>
                <w:szCs w:val="16"/>
                <w:lang w:val="en-GB"/>
              </w:rPr>
            </w:pPr>
            <w:r w:rsidRPr="00794E4D">
              <w:rPr>
                <w:rFonts w:cs="Arial"/>
                <w:b/>
                <w:bCs/>
                <w:sz w:val="16"/>
                <w:szCs w:val="16"/>
                <w:lang w:val="en-GB"/>
              </w:rPr>
              <w:t>Version</w:t>
            </w:r>
          </w:p>
        </w:tc>
        <w:tc>
          <w:tcPr>
            <w:tcW w:w="356" w:type="pct"/>
            <w:shd w:val="clear" w:color="auto" w:fill="E6E6E6"/>
          </w:tcPr>
          <w:p w14:paraId="332ED4DB" w14:textId="77777777" w:rsidR="00A8362A" w:rsidRPr="00794E4D" w:rsidRDefault="00A8362A" w:rsidP="00A8362A">
            <w:pPr>
              <w:spacing w:line="240" w:lineRule="auto"/>
              <w:rPr>
                <w:rFonts w:cs="Arial"/>
                <w:b/>
                <w:bCs/>
                <w:sz w:val="16"/>
                <w:szCs w:val="16"/>
                <w:lang w:val="en-GB"/>
              </w:rPr>
            </w:pPr>
            <w:r w:rsidRPr="00794E4D">
              <w:rPr>
                <w:rFonts w:cs="Arial"/>
                <w:b/>
                <w:bCs/>
                <w:sz w:val="16"/>
                <w:szCs w:val="16"/>
                <w:lang w:val="en-GB"/>
              </w:rPr>
              <w:t>Phase</w:t>
            </w:r>
          </w:p>
        </w:tc>
        <w:tc>
          <w:tcPr>
            <w:tcW w:w="699" w:type="pct"/>
            <w:shd w:val="clear" w:color="auto" w:fill="E6E6E6"/>
          </w:tcPr>
          <w:p w14:paraId="26A8B70B" w14:textId="77777777" w:rsidR="00A8362A" w:rsidRPr="00794E4D" w:rsidRDefault="00A8362A" w:rsidP="00A8362A">
            <w:pPr>
              <w:spacing w:line="240" w:lineRule="auto"/>
              <w:rPr>
                <w:rFonts w:cs="Arial"/>
                <w:b/>
                <w:bCs/>
                <w:sz w:val="16"/>
                <w:szCs w:val="16"/>
                <w:lang w:val="en-GB"/>
              </w:rPr>
            </w:pPr>
            <w:r w:rsidRPr="00794E4D">
              <w:rPr>
                <w:rFonts w:cs="Arial"/>
                <w:b/>
                <w:bCs/>
                <w:sz w:val="16"/>
                <w:szCs w:val="16"/>
                <w:lang w:val="en-GB"/>
              </w:rPr>
              <w:t>Revision Date</w:t>
            </w:r>
          </w:p>
        </w:tc>
        <w:tc>
          <w:tcPr>
            <w:tcW w:w="1095" w:type="pct"/>
            <w:shd w:val="clear" w:color="auto" w:fill="E6E6E6"/>
          </w:tcPr>
          <w:p w14:paraId="3182E089" w14:textId="77777777" w:rsidR="00A8362A" w:rsidRPr="00794E4D" w:rsidRDefault="00A8362A" w:rsidP="00A8362A">
            <w:pPr>
              <w:spacing w:line="240" w:lineRule="auto"/>
              <w:rPr>
                <w:rFonts w:cs="Arial"/>
                <w:b/>
                <w:bCs/>
                <w:sz w:val="16"/>
                <w:szCs w:val="16"/>
                <w:lang w:val="en-GB"/>
              </w:rPr>
            </w:pPr>
            <w:r w:rsidRPr="00794E4D">
              <w:rPr>
                <w:rFonts w:cs="Arial"/>
                <w:b/>
                <w:bCs/>
                <w:sz w:val="16"/>
                <w:szCs w:val="16"/>
                <w:lang w:val="en-GB"/>
              </w:rPr>
              <w:t>Summary of Changes</w:t>
            </w:r>
          </w:p>
        </w:tc>
        <w:tc>
          <w:tcPr>
            <w:tcW w:w="357" w:type="pct"/>
            <w:shd w:val="clear" w:color="auto" w:fill="E6E6E6"/>
          </w:tcPr>
          <w:p w14:paraId="04ECC2D0" w14:textId="77777777" w:rsidR="00A8362A" w:rsidRPr="00794E4D" w:rsidRDefault="00A8362A" w:rsidP="00A8362A">
            <w:pPr>
              <w:spacing w:line="240" w:lineRule="auto"/>
              <w:rPr>
                <w:rFonts w:cs="Arial"/>
                <w:b/>
                <w:bCs/>
                <w:sz w:val="16"/>
                <w:szCs w:val="16"/>
                <w:lang w:val="en-GB"/>
              </w:rPr>
            </w:pPr>
            <w:r w:rsidRPr="00794E4D">
              <w:rPr>
                <w:rFonts w:cs="Arial"/>
                <w:b/>
                <w:bCs/>
                <w:sz w:val="16"/>
                <w:szCs w:val="16"/>
                <w:lang w:val="en-GB"/>
              </w:rPr>
              <w:t>Page</w:t>
            </w:r>
          </w:p>
        </w:tc>
        <w:tc>
          <w:tcPr>
            <w:tcW w:w="1396" w:type="pct"/>
            <w:shd w:val="clear" w:color="auto" w:fill="E6E6E6"/>
          </w:tcPr>
          <w:p w14:paraId="09FA4D47" w14:textId="77777777" w:rsidR="00A8362A" w:rsidRPr="00794E4D" w:rsidRDefault="00A8362A" w:rsidP="00A8362A">
            <w:pPr>
              <w:spacing w:line="240" w:lineRule="auto"/>
              <w:rPr>
                <w:rFonts w:cs="Arial"/>
                <w:b/>
                <w:bCs/>
                <w:sz w:val="16"/>
                <w:szCs w:val="16"/>
                <w:lang w:val="en-GB"/>
              </w:rPr>
            </w:pPr>
            <w:r w:rsidRPr="00794E4D">
              <w:rPr>
                <w:rFonts w:cs="Arial"/>
                <w:b/>
                <w:bCs/>
                <w:sz w:val="16"/>
                <w:szCs w:val="16"/>
                <w:lang w:val="en-GB"/>
              </w:rPr>
              <w:t>File name</w:t>
            </w:r>
          </w:p>
        </w:tc>
        <w:tc>
          <w:tcPr>
            <w:tcW w:w="662" w:type="pct"/>
            <w:shd w:val="clear" w:color="auto" w:fill="E6E6E6"/>
          </w:tcPr>
          <w:p w14:paraId="62735A9B" w14:textId="77777777" w:rsidR="00A8362A" w:rsidRPr="00794E4D" w:rsidRDefault="00A8362A" w:rsidP="00A8362A">
            <w:pPr>
              <w:spacing w:line="240" w:lineRule="auto"/>
              <w:rPr>
                <w:rFonts w:cs="Arial"/>
                <w:b/>
                <w:bCs/>
                <w:sz w:val="16"/>
                <w:szCs w:val="16"/>
                <w:lang w:val="en-GB"/>
              </w:rPr>
            </w:pPr>
            <w:r w:rsidRPr="00794E4D">
              <w:rPr>
                <w:rFonts w:cs="Arial"/>
                <w:b/>
                <w:bCs/>
                <w:sz w:val="16"/>
                <w:szCs w:val="16"/>
                <w:lang w:val="en-GB"/>
              </w:rPr>
              <w:t>Changed by</w:t>
            </w:r>
          </w:p>
        </w:tc>
      </w:tr>
      <w:tr w:rsidR="00C24ECC" w:rsidRPr="00794E4D" w14:paraId="53C3BB09" w14:textId="77777777" w:rsidTr="00A8362A">
        <w:trPr>
          <w:trHeight w:val="592"/>
          <w:jc w:val="center"/>
        </w:trPr>
        <w:tc>
          <w:tcPr>
            <w:tcW w:w="435" w:type="pct"/>
          </w:tcPr>
          <w:p w14:paraId="731198F5" w14:textId="77777777" w:rsidR="00C24ECC" w:rsidRPr="00794E4D" w:rsidRDefault="00C24ECC" w:rsidP="00C24ECC">
            <w:pPr>
              <w:spacing w:line="240" w:lineRule="auto"/>
              <w:rPr>
                <w:rFonts w:eastAsia="Times New Roman" w:cs="Arial"/>
                <w:snapToGrid w:val="0"/>
                <w:sz w:val="16"/>
                <w:szCs w:val="16"/>
                <w:lang w:val="en-GB"/>
              </w:rPr>
            </w:pPr>
            <w:r w:rsidRPr="00794E4D">
              <w:rPr>
                <w:rFonts w:eastAsia="Times New Roman" w:cs="Arial"/>
                <w:snapToGrid w:val="0"/>
                <w:sz w:val="16"/>
                <w:szCs w:val="16"/>
                <w:lang w:val="en-GB"/>
              </w:rPr>
              <w:t>1</w:t>
            </w:r>
            <w:r w:rsidRPr="00794E4D">
              <w:rPr>
                <w:rFonts w:eastAsia="Times New Roman" w:cs="Arial"/>
                <w:snapToGrid w:val="0"/>
                <w:sz w:val="16"/>
                <w:szCs w:val="16"/>
                <w:cs/>
                <w:lang w:val="en-GB"/>
              </w:rPr>
              <w:t>.</w:t>
            </w:r>
            <w:r w:rsidRPr="00794E4D">
              <w:rPr>
                <w:rFonts w:eastAsia="Times New Roman" w:cs="Arial"/>
                <w:snapToGrid w:val="0"/>
                <w:sz w:val="16"/>
                <w:szCs w:val="16"/>
                <w:lang w:val="en-GB"/>
              </w:rPr>
              <w:t>0</w:t>
            </w:r>
          </w:p>
        </w:tc>
        <w:tc>
          <w:tcPr>
            <w:tcW w:w="356" w:type="pct"/>
          </w:tcPr>
          <w:p w14:paraId="0525F102" w14:textId="77777777" w:rsidR="00C24ECC" w:rsidRPr="00794E4D" w:rsidRDefault="00C24ECC" w:rsidP="00C24ECC">
            <w:pPr>
              <w:spacing w:line="240" w:lineRule="auto"/>
              <w:rPr>
                <w:rFonts w:eastAsia="Times New Roman" w:cs="Arial"/>
                <w:snapToGrid w:val="0"/>
                <w:sz w:val="16"/>
                <w:szCs w:val="16"/>
              </w:rPr>
            </w:pPr>
          </w:p>
        </w:tc>
        <w:tc>
          <w:tcPr>
            <w:tcW w:w="699" w:type="pct"/>
          </w:tcPr>
          <w:p w14:paraId="1B9B92E6" w14:textId="77777777" w:rsidR="00C24ECC" w:rsidRPr="00794E4D" w:rsidRDefault="00C24ECC" w:rsidP="00C24ECC">
            <w:pPr>
              <w:spacing w:line="240" w:lineRule="auto"/>
              <w:rPr>
                <w:rFonts w:eastAsia="Times New Roman" w:cs="Arial"/>
                <w:snapToGrid w:val="0"/>
                <w:sz w:val="16"/>
                <w:szCs w:val="16"/>
              </w:rPr>
            </w:pPr>
            <w:r>
              <w:rPr>
                <w:rFonts w:eastAsia="Times New Roman" w:cs="Arial"/>
                <w:snapToGrid w:val="0"/>
                <w:sz w:val="16"/>
                <w:szCs w:val="16"/>
              </w:rPr>
              <w:t>14-Jun-1</w:t>
            </w:r>
            <w:r w:rsidRPr="00794E4D">
              <w:rPr>
                <w:rFonts w:eastAsia="Times New Roman" w:cs="Arial"/>
                <w:snapToGrid w:val="0"/>
                <w:sz w:val="16"/>
                <w:szCs w:val="16"/>
              </w:rPr>
              <w:t>9</w:t>
            </w:r>
          </w:p>
        </w:tc>
        <w:tc>
          <w:tcPr>
            <w:tcW w:w="1095" w:type="pct"/>
          </w:tcPr>
          <w:p w14:paraId="3A5F4BBC" w14:textId="77777777" w:rsidR="00C24ECC" w:rsidRPr="00794E4D" w:rsidRDefault="00C24ECC" w:rsidP="00C24ECC">
            <w:pPr>
              <w:spacing w:line="240" w:lineRule="auto"/>
              <w:rPr>
                <w:rFonts w:eastAsia="Times New Roman" w:cs="Arial"/>
                <w:snapToGrid w:val="0"/>
                <w:sz w:val="16"/>
                <w:szCs w:val="16"/>
                <w:lang w:val="en-GB"/>
              </w:rPr>
            </w:pPr>
            <w:r w:rsidRPr="00794E4D">
              <w:rPr>
                <w:rFonts w:eastAsia="Times New Roman" w:cs="Arial"/>
                <w:snapToGrid w:val="0"/>
                <w:sz w:val="16"/>
                <w:szCs w:val="16"/>
                <w:lang w:val="en-GB"/>
              </w:rPr>
              <w:t>Initial version</w:t>
            </w:r>
          </w:p>
        </w:tc>
        <w:tc>
          <w:tcPr>
            <w:tcW w:w="357" w:type="pct"/>
          </w:tcPr>
          <w:p w14:paraId="74E93E64" w14:textId="77777777" w:rsidR="00C24ECC" w:rsidRPr="00794E4D" w:rsidRDefault="00C24ECC" w:rsidP="00C24ECC">
            <w:pPr>
              <w:spacing w:line="240" w:lineRule="auto"/>
              <w:rPr>
                <w:rFonts w:cs="Arial"/>
                <w:sz w:val="16"/>
                <w:szCs w:val="16"/>
                <w:lang w:val="en-GB"/>
              </w:rPr>
            </w:pPr>
          </w:p>
        </w:tc>
        <w:tc>
          <w:tcPr>
            <w:tcW w:w="1396" w:type="pct"/>
          </w:tcPr>
          <w:p w14:paraId="330B6D07" w14:textId="77777777" w:rsidR="00C24ECC" w:rsidRPr="0011160C" w:rsidRDefault="00C24ECC" w:rsidP="00C24ECC">
            <w:pPr>
              <w:spacing w:line="240" w:lineRule="auto"/>
              <w:rPr>
                <w:rFonts w:cs="Arial"/>
                <w:sz w:val="16"/>
                <w:szCs w:val="16"/>
                <w:lang w:val="en-GB"/>
              </w:rPr>
            </w:pPr>
            <w:r w:rsidRPr="0011160C">
              <w:rPr>
                <w:rFonts w:cs="Arial"/>
                <w:sz w:val="16"/>
                <w:szCs w:val="16"/>
                <w:lang w:val="en-GB"/>
              </w:rPr>
              <w:t>KBank_TF</w:t>
            </w:r>
            <w:r w:rsidR="002D6EE4">
              <w:rPr>
                <w:rFonts w:cs="Arial"/>
                <w:sz w:val="16"/>
                <w:szCs w:val="16"/>
                <w:lang w:val="en-GB"/>
              </w:rPr>
              <w:t>RS9_Model_Development_Document_K</w:t>
            </w:r>
            <w:r w:rsidRPr="0011160C">
              <w:rPr>
                <w:rFonts w:cs="Arial"/>
                <w:sz w:val="16"/>
                <w:szCs w:val="16"/>
                <w:lang w:val="en-GB"/>
              </w:rPr>
              <w:t>L_V1.0_190614</w:t>
            </w:r>
          </w:p>
        </w:tc>
        <w:tc>
          <w:tcPr>
            <w:tcW w:w="662" w:type="pct"/>
          </w:tcPr>
          <w:p w14:paraId="58627232" w14:textId="77777777" w:rsidR="00C24ECC" w:rsidRPr="00794E4D" w:rsidRDefault="00C24ECC" w:rsidP="00C24ECC">
            <w:pPr>
              <w:spacing w:line="240" w:lineRule="auto"/>
              <w:rPr>
                <w:rFonts w:cs="Arial"/>
                <w:sz w:val="16"/>
                <w:szCs w:val="16"/>
                <w:lang w:val="en-GB"/>
              </w:rPr>
            </w:pPr>
            <w:r w:rsidRPr="00794E4D">
              <w:rPr>
                <w:rFonts w:cs="Arial"/>
                <w:sz w:val="16"/>
                <w:szCs w:val="16"/>
                <w:lang w:val="en-GB"/>
              </w:rPr>
              <w:t>Nittha</w:t>
            </w:r>
            <w:r w:rsidRPr="00794E4D">
              <w:rPr>
                <w:rFonts w:cs="Arial"/>
                <w:sz w:val="16"/>
                <w:szCs w:val="16"/>
                <w:cs/>
                <w:lang w:val="en-GB"/>
              </w:rPr>
              <w:t>.</w:t>
            </w:r>
            <w:r w:rsidRPr="00794E4D">
              <w:rPr>
                <w:rFonts w:cs="Arial"/>
                <w:sz w:val="16"/>
                <w:szCs w:val="16"/>
                <w:lang w:val="en-GB"/>
              </w:rPr>
              <w:t>p</w:t>
            </w:r>
          </w:p>
        </w:tc>
      </w:tr>
    </w:tbl>
    <w:p w14:paraId="16EB1E11" w14:textId="77777777" w:rsidR="00A8362A" w:rsidRPr="00794E4D" w:rsidRDefault="00A8362A" w:rsidP="00A8362A">
      <w:pPr>
        <w:pStyle w:val="HeadingB"/>
        <w:tabs>
          <w:tab w:val="clear" w:pos="432"/>
        </w:tabs>
        <w:spacing w:line="360" w:lineRule="auto"/>
        <w:rPr>
          <w:rFonts w:cs="Arial"/>
          <w:sz w:val="24"/>
          <w:szCs w:val="24"/>
          <w:lang w:val="en-GB"/>
        </w:rPr>
      </w:pPr>
      <w:bookmarkStart w:id="3" w:name="TApprovals"/>
      <w:r w:rsidRPr="00794E4D">
        <w:rPr>
          <w:rFonts w:cs="Arial"/>
          <w:sz w:val="24"/>
          <w:szCs w:val="24"/>
          <w:lang w:val="en-GB"/>
        </w:rPr>
        <w:t>Reviewer</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28" w:type="dxa"/>
        </w:tblCellMar>
        <w:tblLook w:val="0000" w:firstRow="0" w:lastRow="0" w:firstColumn="0" w:lastColumn="0" w:noHBand="0" w:noVBand="0"/>
      </w:tblPr>
      <w:tblGrid>
        <w:gridCol w:w="2765"/>
        <w:gridCol w:w="921"/>
        <w:gridCol w:w="3685"/>
        <w:gridCol w:w="1711"/>
      </w:tblGrid>
      <w:tr w:rsidR="00A8362A" w:rsidRPr="00794E4D" w14:paraId="478CFBFB" w14:textId="77777777" w:rsidTr="00A8362A">
        <w:trPr>
          <w:trHeight w:val="20"/>
          <w:jc w:val="center"/>
        </w:trPr>
        <w:tc>
          <w:tcPr>
            <w:tcW w:w="1522" w:type="pct"/>
            <w:shd w:val="clear" w:color="auto" w:fill="E6E6E6"/>
          </w:tcPr>
          <w:p w14:paraId="54ED24D4" w14:textId="77777777" w:rsidR="00A8362A" w:rsidRPr="00794E4D" w:rsidRDefault="00A8362A" w:rsidP="00A8362A">
            <w:pPr>
              <w:spacing w:line="240" w:lineRule="auto"/>
              <w:rPr>
                <w:rFonts w:cs="Arial"/>
                <w:b/>
                <w:bCs/>
                <w:szCs w:val="20"/>
                <w:lang w:val="en-GB"/>
              </w:rPr>
            </w:pPr>
            <w:r w:rsidRPr="00794E4D">
              <w:rPr>
                <w:rFonts w:cs="Arial"/>
                <w:b/>
                <w:bCs/>
                <w:szCs w:val="20"/>
                <w:lang w:val="en-GB"/>
              </w:rPr>
              <w:t>Name</w:t>
            </w:r>
          </w:p>
        </w:tc>
        <w:tc>
          <w:tcPr>
            <w:tcW w:w="507" w:type="pct"/>
            <w:shd w:val="clear" w:color="auto" w:fill="E6E6E6"/>
          </w:tcPr>
          <w:p w14:paraId="28AAAAC4" w14:textId="77777777" w:rsidR="00A8362A" w:rsidRPr="00794E4D" w:rsidRDefault="00A8362A" w:rsidP="00A8362A">
            <w:pPr>
              <w:spacing w:line="240" w:lineRule="auto"/>
              <w:rPr>
                <w:rFonts w:cs="Arial"/>
                <w:b/>
                <w:bCs/>
                <w:szCs w:val="20"/>
                <w:lang w:val="en-GB"/>
              </w:rPr>
            </w:pPr>
            <w:r w:rsidRPr="00794E4D">
              <w:rPr>
                <w:rFonts w:cs="Arial"/>
                <w:b/>
                <w:bCs/>
                <w:szCs w:val="20"/>
                <w:lang w:val="en-GB"/>
              </w:rPr>
              <w:t>Version</w:t>
            </w:r>
          </w:p>
        </w:tc>
        <w:tc>
          <w:tcPr>
            <w:tcW w:w="2029" w:type="pct"/>
            <w:shd w:val="clear" w:color="auto" w:fill="E6E6E6"/>
          </w:tcPr>
          <w:p w14:paraId="3665DB33" w14:textId="77777777" w:rsidR="00A8362A" w:rsidRPr="00794E4D" w:rsidRDefault="00A8362A" w:rsidP="00A8362A">
            <w:pPr>
              <w:spacing w:line="240" w:lineRule="auto"/>
              <w:rPr>
                <w:rFonts w:cs="Arial"/>
                <w:b/>
                <w:bCs/>
                <w:szCs w:val="20"/>
                <w:lang w:val="en-GB"/>
              </w:rPr>
            </w:pPr>
            <w:r w:rsidRPr="00794E4D">
              <w:rPr>
                <w:rFonts w:cs="Arial"/>
                <w:b/>
                <w:bCs/>
                <w:szCs w:val="20"/>
                <w:lang w:val="en-GB"/>
              </w:rPr>
              <w:t>Signature</w:t>
            </w:r>
          </w:p>
        </w:tc>
        <w:tc>
          <w:tcPr>
            <w:tcW w:w="942" w:type="pct"/>
            <w:shd w:val="clear" w:color="auto" w:fill="E6E6E6"/>
          </w:tcPr>
          <w:p w14:paraId="7C96FDA1" w14:textId="77777777" w:rsidR="00A8362A" w:rsidRPr="00794E4D" w:rsidRDefault="00A8362A" w:rsidP="00A8362A">
            <w:pPr>
              <w:spacing w:line="240" w:lineRule="auto"/>
              <w:rPr>
                <w:rFonts w:cs="Arial"/>
                <w:b/>
                <w:bCs/>
                <w:szCs w:val="20"/>
                <w:lang w:val="en-GB"/>
              </w:rPr>
            </w:pPr>
            <w:r w:rsidRPr="00794E4D">
              <w:rPr>
                <w:rFonts w:cs="Arial"/>
                <w:b/>
                <w:bCs/>
                <w:szCs w:val="20"/>
                <w:lang w:val="en-GB"/>
              </w:rPr>
              <w:t>Review  Date</w:t>
            </w:r>
          </w:p>
        </w:tc>
      </w:tr>
      <w:tr w:rsidR="00A8362A" w:rsidRPr="00794E4D" w14:paraId="7442F5DB" w14:textId="77777777" w:rsidTr="00A8362A">
        <w:trPr>
          <w:trHeight w:val="20"/>
          <w:jc w:val="center"/>
        </w:trPr>
        <w:tc>
          <w:tcPr>
            <w:tcW w:w="1522" w:type="pct"/>
          </w:tcPr>
          <w:p w14:paraId="06AB94A5" w14:textId="77777777" w:rsidR="00A8362A" w:rsidRPr="00794E4D" w:rsidRDefault="006353CC" w:rsidP="00A8362A">
            <w:pPr>
              <w:spacing w:line="240" w:lineRule="auto"/>
              <w:rPr>
                <w:rFonts w:cs="Arial"/>
                <w:szCs w:val="20"/>
              </w:rPr>
            </w:pPr>
            <w:r w:rsidRPr="00794E4D">
              <w:rPr>
                <w:rFonts w:cs="Arial"/>
                <w:szCs w:val="20"/>
              </w:rPr>
              <w:t>Lalita Limtongsittikun</w:t>
            </w:r>
          </w:p>
        </w:tc>
        <w:tc>
          <w:tcPr>
            <w:tcW w:w="507" w:type="pct"/>
          </w:tcPr>
          <w:p w14:paraId="7F7223DA" w14:textId="77777777" w:rsidR="00A8362A" w:rsidRPr="00794E4D" w:rsidRDefault="00A8362A" w:rsidP="00204AD9">
            <w:pPr>
              <w:spacing w:line="240" w:lineRule="auto"/>
              <w:jc w:val="center"/>
              <w:rPr>
                <w:rFonts w:cs="Arial"/>
                <w:szCs w:val="20"/>
                <w:lang w:val="en-GB"/>
              </w:rPr>
            </w:pPr>
            <w:r w:rsidRPr="00794E4D">
              <w:rPr>
                <w:rFonts w:cs="Arial"/>
                <w:szCs w:val="20"/>
                <w:lang w:val="en-GB"/>
              </w:rPr>
              <w:t>1</w:t>
            </w:r>
            <w:r w:rsidRPr="00794E4D">
              <w:rPr>
                <w:rFonts w:cs="Arial"/>
                <w:szCs w:val="20"/>
                <w:cs/>
                <w:lang w:val="en-GB"/>
              </w:rPr>
              <w:t>.</w:t>
            </w:r>
            <w:r w:rsidRPr="00794E4D">
              <w:rPr>
                <w:rFonts w:cs="Arial"/>
                <w:szCs w:val="20"/>
                <w:lang w:val="en-GB"/>
              </w:rPr>
              <w:t>0</w:t>
            </w:r>
          </w:p>
        </w:tc>
        <w:tc>
          <w:tcPr>
            <w:tcW w:w="2029" w:type="pct"/>
          </w:tcPr>
          <w:p w14:paraId="58D65EF3" w14:textId="77777777" w:rsidR="00A8362A" w:rsidRPr="00794E4D" w:rsidRDefault="00A8362A" w:rsidP="00A8362A">
            <w:pPr>
              <w:spacing w:line="240" w:lineRule="auto"/>
              <w:rPr>
                <w:rFonts w:cs="Arial"/>
                <w:szCs w:val="20"/>
                <w:lang w:val="en-GB"/>
              </w:rPr>
            </w:pPr>
          </w:p>
        </w:tc>
        <w:tc>
          <w:tcPr>
            <w:tcW w:w="942" w:type="pct"/>
          </w:tcPr>
          <w:p w14:paraId="33057AC0" w14:textId="77777777" w:rsidR="00A8362A" w:rsidRPr="00794E4D" w:rsidRDefault="00A8362A" w:rsidP="00A8362A">
            <w:pPr>
              <w:spacing w:line="240" w:lineRule="auto"/>
              <w:rPr>
                <w:rFonts w:cs="Arial"/>
                <w:szCs w:val="20"/>
                <w:lang w:val="en-GB"/>
              </w:rPr>
            </w:pPr>
          </w:p>
        </w:tc>
      </w:tr>
      <w:tr w:rsidR="00A8362A" w:rsidRPr="00794E4D" w14:paraId="5673B7AB" w14:textId="77777777" w:rsidTr="00A8362A">
        <w:trPr>
          <w:trHeight w:val="20"/>
          <w:jc w:val="center"/>
        </w:trPr>
        <w:tc>
          <w:tcPr>
            <w:tcW w:w="1522" w:type="pct"/>
          </w:tcPr>
          <w:p w14:paraId="47DED828" w14:textId="77777777" w:rsidR="00A8362A" w:rsidRPr="00794E4D" w:rsidRDefault="006353CC" w:rsidP="00A8362A">
            <w:pPr>
              <w:spacing w:line="240" w:lineRule="auto"/>
              <w:rPr>
                <w:rFonts w:cs="Arial"/>
                <w:szCs w:val="20"/>
              </w:rPr>
            </w:pPr>
            <w:r w:rsidRPr="00794E4D">
              <w:rPr>
                <w:rFonts w:cs="Arial"/>
                <w:szCs w:val="20"/>
              </w:rPr>
              <w:t>Thepdanai Danswasvong</w:t>
            </w:r>
          </w:p>
        </w:tc>
        <w:tc>
          <w:tcPr>
            <w:tcW w:w="507" w:type="pct"/>
          </w:tcPr>
          <w:p w14:paraId="4B174B46" w14:textId="77777777" w:rsidR="00A8362A" w:rsidRPr="00794E4D" w:rsidRDefault="00A8362A" w:rsidP="00204AD9">
            <w:pPr>
              <w:spacing w:line="240" w:lineRule="auto"/>
              <w:jc w:val="center"/>
              <w:rPr>
                <w:rFonts w:cs="Arial"/>
                <w:szCs w:val="20"/>
                <w:lang w:val="en-GB"/>
              </w:rPr>
            </w:pPr>
            <w:r w:rsidRPr="00794E4D">
              <w:rPr>
                <w:rFonts w:cs="Arial"/>
                <w:szCs w:val="20"/>
                <w:lang w:val="en-GB"/>
              </w:rPr>
              <w:t>1</w:t>
            </w:r>
            <w:r w:rsidRPr="00794E4D">
              <w:rPr>
                <w:rFonts w:cs="Arial"/>
                <w:szCs w:val="20"/>
                <w:cs/>
                <w:lang w:val="en-GB"/>
              </w:rPr>
              <w:t>.</w:t>
            </w:r>
            <w:r w:rsidRPr="00794E4D">
              <w:rPr>
                <w:rFonts w:cs="Arial"/>
                <w:szCs w:val="20"/>
                <w:lang w:val="en-GB"/>
              </w:rPr>
              <w:t>0</w:t>
            </w:r>
          </w:p>
        </w:tc>
        <w:tc>
          <w:tcPr>
            <w:tcW w:w="2029" w:type="pct"/>
          </w:tcPr>
          <w:p w14:paraId="57AFA6FA" w14:textId="77777777" w:rsidR="00A8362A" w:rsidRPr="00794E4D" w:rsidRDefault="00A8362A" w:rsidP="00A8362A">
            <w:pPr>
              <w:spacing w:line="240" w:lineRule="auto"/>
              <w:rPr>
                <w:rFonts w:cs="Arial"/>
                <w:szCs w:val="20"/>
                <w:lang w:val="en-GB"/>
              </w:rPr>
            </w:pPr>
          </w:p>
        </w:tc>
        <w:tc>
          <w:tcPr>
            <w:tcW w:w="942" w:type="pct"/>
          </w:tcPr>
          <w:p w14:paraId="08A5A9E7" w14:textId="77777777" w:rsidR="00A8362A" w:rsidRPr="00794E4D" w:rsidRDefault="00A8362A" w:rsidP="00A8362A">
            <w:pPr>
              <w:spacing w:line="240" w:lineRule="auto"/>
              <w:rPr>
                <w:rFonts w:cs="Arial"/>
                <w:szCs w:val="20"/>
                <w:lang w:val="en-GB"/>
              </w:rPr>
            </w:pPr>
          </w:p>
        </w:tc>
      </w:tr>
      <w:tr w:rsidR="00A8362A" w:rsidRPr="00794E4D" w14:paraId="4CDE6DEB" w14:textId="77777777" w:rsidTr="00A8362A">
        <w:trPr>
          <w:trHeight w:val="20"/>
          <w:jc w:val="center"/>
        </w:trPr>
        <w:tc>
          <w:tcPr>
            <w:tcW w:w="1522" w:type="pct"/>
          </w:tcPr>
          <w:p w14:paraId="3059F02A" w14:textId="77777777" w:rsidR="00A8362A" w:rsidRPr="00794E4D" w:rsidRDefault="00A8362A" w:rsidP="00A8362A">
            <w:pPr>
              <w:spacing w:line="240" w:lineRule="auto"/>
              <w:rPr>
                <w:rFonts w:cs="Arial"/>
                <w:szCs w:val="20"/>
              </w:rPr>
            </w:pPr>
            <w:r w:rsidRPr="00794E4D">
              <w:rPr>
                <w:rFonts w:cs="Arial"/>
                <w:szCs w:val="20"/>
              </w:rPr>
              <w:t>Panrit Tosukhowong</w:t>
            </w:r>
          </w:p>
        </w:tc>
        <w:tc>
          <w:tcPr>
            <w:tcW w:w="507" w:type="pct"/>
          </w:tcPr>
          <w:p w14:paraId="055F5B52" w14:textId="77777777" w:rsidR="00A8362A" w:rsidRPr="00794E4D" w:rsidRDefault="00A8362A" w:rsidP="00204AD9">
            <w:pPr>
              <w:spacing w:line="240" w:lineRule="auto"/>
              <w:jc w:val="center"/>
              <w:rPr>
                <w:rFonts w:cs="Arial"/>
                <w:szCs w:val="20"/>
                <w:lang w:val="en-GB"/>
              </w:rPr>
            </w:pPr>
            <w:r w:rsidRPr="00794E4D">
              <w:rPr>
                <w:rFonts w:cs="Arial"/>
                <w:szCs w:val="20"/>
                <w:lang w:val="en-GB"/>
              </w:rPr>
              <w:t>1</w:t>
            </w:r>
            <w:r w:rsidRPr="00794E4D">
              <w:rPr>
                <w:rFonts w:cs="Arial"/>
                <w:szCs w:val="20"/>
                <w:cs/>
                <w:lang w:val="en-GB"/>
              </w:rPr>
              <w:t>.</w:t>
            </w:r>
            <w:r w:rsidRPr="00794E4D">
              <w:rPr>
                <w:rFonts w:cs="Arial"/>
                <w:szCs w:val="20"/>
                <w:lang w:val="en-GB"/>
              </w:rPr>
              <w:t>0</w:t>
            </w:r>
          </w:p>
        </w:tc>
        <w:tc>
          <w:tcPr>
            <w:tcW w:w="2029" w:type="pct"/>
          </w:tcPr>
          <w:p w14:paraId="363F0705" w14:textId="77777777" w:rsidR="00A8362A" w:rsidRPr="00794E4D" w:rsidRDefault="00A8362A" w:rsidP="00A8362A">
            <w:pPr>
              <w:spacing w:line="240" w:lineRule="auto"/>
              <w:rPr>
                <w:rFonts w:cs="Arial"/>
                <w:szCs w:val="20"/>
                <w:lang w:val="en-GB"/>
              </w:rPr>
            </w:pPr>
          </w:p>
        </w:tc>
        <w:tc>
          <w:tcPr>
            <w:tcW w:w="942" w:type="pct"/>
          </w:tcPr>
          <w:p w14:paraId="2AFD276E" w14:textId="77777777" w:rsidR="00A8362A" w:rsidRPr="00794E4D" w:rsidRDefault="00A8362A" w:rsidP="00A8362A">
            <w:pPr>
              <w:spacing w:line="240" w:lineRule="auto"/>
              <w:rPr>
                <w:rFonts w:cs="Arial"/>
                <w:szCs w:val="20"/>
                <w:lang w:val="en-GB"/>
              </w:rPr>
            </w:pPr>
          </w:p>
        </w:tc>
      </w:tr>
      <w:tr w:rsidR="00A8362A" w:rsidRPr="00794E4D" w14:paraId="419BF95F" w14:textId="77777777" w:rsidTr="00A8362A">
        <w:trPr>
          <w:trHeight w:val="20"/>
          <w:jc w:val="center"/>
        </w:trPr>
        <w:tc>
          <w:tcPr>
            <w:tcW w:w="1522" w:type="pct"/>
          </w:tcPr>
          <w:p w14:paraId="0C2BAABD" w14:textId="77777777" w:rsidR="00A8362A" w:rsidRPr="00794E4D" w:rsidRDefault="00A8362A" w:rsidP="00A8362A">
            <w:pPr>
              <w:spacing w:line="240" w:lineRule="auto"/>
              <w:rPr>
                <w:rFonts w:cs="Arial"/>
                <w:szCs w:val="20"/>
              </w:rPr>
            </w:pPr>
            <w:r w:rsidRPr="00794E4D">
              <w:rPr>
                <w:rFonts w:cs="Arial"/>
                <w:szCs w:val="20"/>
              </w:rPr>
              <w:t>Nareerut Poolpun</w:t>
            </w:r>
          </w:p>
        </w:tc>
        <w:tc>
          <w:tcPr>
            <w:tcW w:w="507" w:type="pct"/>
          </w:tcPr>
          <w:p w14:paraId="0241CA63" w14:textId="77777777" w:rsidR="00A8362A" w:rsidRPr="00794E4D" w:rsidRDefault="00A8362A" w:rsidP="00204AD9">
            <w:pPr>
              <w:spacing w:line="240" w:lineRule="auto"/>
              <w:jc w:val="center"/>
              <w:rPr>
                <w:rFonts w:cs="Arial"/>
                <w:szCs w:val="20"/>
                <w:lang w:val="en-GB"/>
              </w:rPr>
            </w:pPr>
            <w:r w:rsidRPr="00794E4D">
              <w:rPr>
                <w:rFonts w:cs="Arial"/>
                <w:szCs w:val="20"/>
                <w:lang w:val="en-GB"/>
              </w:rPr>
              <w:t>1</w:t>
            </w:r>
            <w:r w:rsidRPr="00794E4D">
              <w:rPr>
                <w:rFonts w:cs="Arial"/>
                <w:szCs w:val="20"/>
                <w:cs/>
                <w:lang w:val="en-GB"/>
              </w:rPr>
              <w:t>.</w:t>
            </w:r>
            <w:r w:rsidRPr="00794E4D">
              <w:rPr>
                <w:rFonts w:cs="Arial"/>
                <w:szCs w:val="20"/>
                <w:lang w:val="en-GB"/>
              </w:rPr>
              <w:t>0</w:t>
            </w:r>
          </w:p>
        </w:tc>
        <w:tc>
          <w:tcPr>
            <w:tcW w:w="2029" w:type="pct"/>
          </w:tcPr>
          <w:p w14:paraId="30FDF482" w14:textId="77777777" w:rsidR="00A8362A" w:rsidRPr="00794E4D" w:rsidRDefault="00A8362A" w:rsidP="00A8362A">
            <w:pPr>
              <w:spacing w:line="240" w:lineRule="auto"/>
              <w:rPr>
                <w:rFonts w:cs="Arial"/>
                <w:szCs w:val="20"/>
                <w:lang w:val="en-GB"/>
              </w:rPr>
            </w:pPr>
          </w:p>
        </w:tc>
        <w:tc>
          <w:tcPr>
            <w:tcW w:w="942" w:type="pct"/>
          </w:tcPr>
          <w:p w14:paraId="1999F014" w14:textId="77777777" w:rsidR="00A8362A" w:rsidRPr="00794E4D" w:rsidRDefault="00A8362A" w:rsidP="00A8362A">
            <w:pPr>
              <w:spacing w:line="240" w:lineRule="auto"/>
              <w:rPr>
                <w:rFonts w:cs="Arial"/>
                <w:szCs w:val="20"/>
                <w:lang w:val="en-GB"/>
              </w:rPr>
            </w:pPr>
          </w:p>
        </w:tc>
      </w:tr>
    </w:tbl>
    <w:p w14:paraId="17BA7DA4" w14:textId="77777777" w:rsidR="00A8362A" w:rsidRPr="00794E4D" w:rsidRDefault="00A8362A" w:rsidP="00A8362A">
      <w:pPr>
        <w:pStyle w:val="HeadingB"/>
        <w:tabs>
          <w:tab w:val="clear" w:pos="432"/>
        </w:tabs>
        <w:spacing w:line="360" w:lineRule="auto"/>
        <w:rPr>
          <w:rFonts w:cs="Arial"/>
          <w:sz w:val="24"/>
          <w:szCs w:val="24"/>
          <w:lang w:val="en-US"/>
        </w:rPr>
      </w:pPr>
      <w:r w:rsidRPr="00794E4D">
        <w:rPr>
          <w:rFonts w:cs="Arial"/>
          <w:sz w:val="24"/>
          <w:szCs w:val="24"/>
          <w:lang w:val="en-GB"/>
        </w:rPr>
        <w:t>Approvals</w:t>
      </w:r>
      <w:bookmarkEnd w:id="3"/>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28" w:type="dxa"/>
        </w:tblCellMar>
        <w:tblLook w:val="0000" w:firstRow="0" w:lastRow="0" w:firstColumn="0" w:lastColumn="0" w:noHBand="0" w:noVBand="0"/>
      </w:tblPr>
      <w:tblGrid>
        <w:gridCol w:w="2765"/>
        <w:gridCol w:w="921"/>
        <w:gridCol w:w="3685"/>
        <w:gridCol w:w="1711"/>
      </w:tblGrid>
      <w:tr w:rsidR="00A8362A" w:rsidRPr="00794E4D" w14:paraId="23773B73" w14:textId="77777777" w:rsidTr="00A8362A">
        <w:trPr>
          <w:jc w:val="center"/>
        </w:trPr>
        <w:tc>
          <w:tcPr>
            <w:tcW w:w="1522" w:type="pct"/>
            <w:shd w:val="clear" w:color="auto" w:fill="E6E6E6"/>
          </w:tcPr>
          <w:p w14:paraId="6872C508" w14:textId="77777777" w:rsidR="00A8362A" w:rsidRPr="00794E4D" w:rsidRDefault="00A8362A" w:rsidP="00A8362A">
            <w:pPr>
              <w:spacing w:line="240" w:lineRule="auto"/>
              <w:rPr>
                <w:rFonts w:cs="Arial"/>
                <w:b/>
                <w:bCs/>
                <w:szCs w:val="20"/>
                <w:lang w:val="en-GB"/>
              </w:rPr>
            </w:pPr>
            <w:bookmarkStart w:id="4" w:name="TName"/>
            <w:r w:rsidRPr="00794E4D">
              <w:rPr>
                <w:rFonts w:cs="Arial"/>
                <w:b/>
                <w:bCs/>
                <w:szCs w:val="20"/>
                <w:lang w:val="en-GB"/>
              </w:rPr>
              <w:t>Name</w:t>
            </w:r>
            <w:bookmarkEnd w:id="4"/>
          </w:p>
        </w:tc>
        <w:tc>
          <w:tcPr>
            <w:tcW w:w="507" w:type="pct"/>
            <w:shd w:val="clear" w:color="auto" w:fill="E6E6E6"/>
          </w:tcPr>
          <w:p w14:paraId="15FDB68D" w14:textId="77777777" w:rsidR="00A8362A" w:rsidRPr="00794E4D" w:rsidRDefault="00A8362A" w:rsidP="00A8362A">
            <w:pPr>
              <w:spacing w:line="240" w:lineRule="auto"/>
              <w:rPr>
                <w:rFonts w:cs="Arial"/>
                <w:b/>
                <w:bCs/>
                <w:szCs w:val="20"/>
                <w:lang w:val="en-GB"/>
              </w:rPr>
            </w:pPr>
            <w:r w:rsidRPr="00794E4D">
              <w:rPr>
                <w:rFonts w:cs="Arial"/>
                <w:b/>
                <w:bCs/>
                <w:szCs w:val="20"/>
                <w:lang w:val="en-GB"/>
              </w:rPr>
              <w:t>Version</w:t>
            </w:r>
          </w:p>
        </w:tc>
        <w:tc>
          <w:tcPr>
            <w:tcW w:w="2029" w:type="pct"/>
            <w:shd w:val="clear" w:color="auto" w:fill="E6E6E6"/>
          </w:tcPr>
          <w:p w14:paraId="4150EF40" w14:textId="77777777" w:rsidR="00A8362A" w:rsidRPr="00794E4D" w:rsidRDefault="00A8362A" w:rsidP="00A8362A">
            <w:pPr>
              <w:spacing w:line="240" w:lineRule="auto"/>
              <w:rPr>
                <w:rFonts w:cs="Arial"/>
                <w:b/>
                <w:bCs/>
                <w:szCs w:val="20"/>
                <w:lang w:val="en-GB"/>
              </w:rPr>
            </w:pPr>
            <w:r w:rsidRPr="00794E4D">
              <w:rPr>
                <w:rFonts w:cs="Arial"/>
                <w:b/>
                <w:bCs/>
                <w:szCs w:val="20"/>
                <w:lang w:val="en-GB"/>
              </w:rPr>
              <w:t>Signature</w:t>
            </w:r>
          </w:p>
        </w:tc>
        <w:tc>
          <w:tcPr>
            <w:tcW w:w="942" w:type="pct"/>
            <w:shd w:val="clear" w:color="auto" w:fill="E6E6E6"/>
          </w:tcPr>
          <w:p w14:paraId="58F754A6" w14:textId="77777777" w:rsidR="00A8362A" w:rsidRPr="00794E4D" w:rsidRDefault="00A8362A" w:rsidP="00A8362A">
            <w:pPr>
              <w:spacing w:line="240" w:lineRule="auto"/>
              <w:rPr>
                <w:rFonts w:cs="Arial"/>
                <w:b/>
                <w:bCs/>
                <w:szCs w:val="20"/>
                <w:lang w:val="en-GB"/>
              </w:rPr>
            </w:pPr>
            <w:r w:rsidRPr="00794E4D">
              <w:rPr>
                <w:rFonts w:cs="Arial"/>
                <w:b/>
                <w:bCs/>
                <w:szCs w:val="20"/>
                <w:lang w:val="en-GB"/>
              </w:rPr>
              <w:t>Approve Date</w:t>
            </w:r>
          </w:p>
        </w:tc>
      </w:tr>
      <w:tr w:rsidR="00A8362A" w:rsidRPr="00794E4D" w14:paraId="382840A1" w14:textId="77777777" w:rsidTr="00A8362A">
        <w:trPr>
          <w:jc w:val="center"/>
        </w:trPr>
        <w:tc>
          <w:tcPr>
            <w:tcW w:w="1522" w:type="pct"/>
          </w:tcPr>
          <w:p w14:paraId="303067C5" w14:textId="77777777" w:rsidR="00A8362A" w:rsidRPr="00794E4D" w:rsidRDefault="00A8362A" w:rsidP="00A8362A">
            <w:pPr>
              <w:spacing w:line="240" w:lineRule="auto"/>
              <w:rPr>
                <w:rFonts w:cs="Arial"/>
                <w:szCs w:val="20"/>
                <w:lang w:val="en-GB"/>
              </w:rPr>
            </w:pPr>
            <w:r w:rsidRPr="00794E4D">
              <w:rPr>
                <w:rFonts w:cs="Arial"/>
                <w:szCs w:val="20"/>
                <w:lang w:val="en-GB"/>
              </w:rPr>
              <w:t>Duangporn Kit</w:t>
            </w:r>
            <w:r w:rsidRPr="00794E4D">
              <w:rPr>
                <w:rFonts w:cs="Arial"/>
                <w:szCs w:val="20"/>
                <w:cs/>
                <w:lang w:val="en-GB"/>
              </w:rPr>
              <w:t>-</w:t>
            </w:r>
            <w:r w:rsidRPr="00794E4D">
              <w:rPr>
                <w:rFonts w:cs="Arial"/>
                <w:szCs w:val="20"/>
                <w:lang w:val="en-GB"/>
              </w:rPr>
              <w:t>o</w:t>
            </w:r>
            <w:r w:rsidRPr="00794E4D">
              <w:rPr>
                <w:rFonts w:cs="Arial"/>
                <w:szCs w:val="20"/>
                <w:cs/>
                <w:lang w:val="en-GB"/>
              </w:rPr>
              <w:t>-</w:t>
            </w:r>
            <w:r w:rsidRPr="00794E4D">
              <w:rPr>
                <w:rFonts w:cs="Arial"/>
                <w:szCs w:val="20"/>
                <w:lang w:val="en-GB"/>
              </w:rPr>
              <w:t>pas</w:t>
            </w:r>
          </w:p>
        </w:tc>
        <w:tc>
          <w:tcPr>
            <w:tcW w:w="507" w:type="pct"/>
          </w:tcPr>
          <w:p w14:paraId="4C09C4DC" w14:textId="77777777" w:rsidR="00A8362A" w:rsidRPr="00794E4D" w:rsidRDefault="00A8362A" w:rsidP="00204AD9">
            <w:pPr>
              <w:spacing w:line="240" w:lineRule="auto"/>
              <w:jc w:val="center"/>
              <w:rPr>
                <w:rFonts w:cs="Arial"/>
                <w:szCs w:val="20"/>
                <w:lang w:val="en-GB"/>
              </w:rPr>
            </w:pPr>
            <w:r w:rsidRPr="00794E4D">
              <w:rPr>
                <w:rFonts w:cs="Arial"/>
                <w:szCs w:val="20"/>
                <w:lang w:val="en-GB"/>
              </w:rPr>
              <w:t>1</w:t>
            </w:r>
            <w:r w:rsidRPr="00794E4D">
              <w:rPr>
                <w:rFonts w:cs="Arial"/>
                <w:szCs w:val="20"/>
                <w:cs/>
                <w:lang w:val="en-GB"/>
              </w:rPr>
              <w:t>.</w:t>
            </w:r>
            <w:r w:rsidRPr="00794E4D">
              <w:rPr>
                <w:rFonts w:cs="Arial"/>
                <w:szCs w:val="20"/>
                <w:lang w:val="en-GB"/>
              </w:rPr>
              <w:t>0</w:t>
            </w:r>
          </w:p>
        </w:tc>
        <w:tc>
          <w:tcPr>
            <w:tcW w:w="2029" w:type="pct"/>
          </w:tcPr>
          <w:p w14:paraId="2DD21306" w14:textId="77777777" w:rsidR="00A8362A" w:rsidRPr="00794E4D" w:rsidRDefault="00A8362A" w:rsidP="00A8362A">
            <w:pPr>
              <w:spacing w:line="240" w:lineRule="auto"/>
              <w:rPr>
                <w:rFonts w:cs="Arial"/>
                <w:szCs w:val="20"/>
                <w:lang w:val="en-GB"/>
              </w:rPr>
            </w:pPr>
          </w:p>
        </w:tc>
        <w:tc>
          <w:tcPr>
            <w:tcW w:w="942" w:type="pct"/>
          </w:tcPr>
          <w:p w14:paraId="6F30A49E" w14:textId="77777777" w:rsidR="00A8362A" w:rsidRPr="00794E4D" w:rsidRDefault="00A8362A" w:rsidP="00A8362A">
            <w:pPr>
              <w:spacing w:line="240" w:lineRule="auto"/>
              <w:rPr>
                <w:rFonts w:cs="Arial"/>
                <w:szCs w:val="20"/>
                <w:lang w:val="en-GB"/>
              </w:rPr>
            </w:pPr>
          </w:p>
        </w:tc>
      </w:tr>
      <w:tr w:rsidR="00A8362A" w:rsidRPr="00794E4D" w14:paraId="5816F3B2" w14:textId="77777777" w:rsidTr="00A8362A">
        <w:trPr>
          <w:jc w:val="center"/>
        </w:trPr>
        <w:tc>
          <w:tcPr>
            <w:tcW w:w="1522" w:type="pct"/>
          </w:tcPr>
          <w:p w14:paraId="7B442472" w14:textId="77777777" w:rsidR="00A8362A" w:rsidRPr="00794E4D" w:rsidRDefault="00A8362A" w:rsidP="00A8362A">
            <w:pPr>
              <w:spacing w:line="240" w:lineRule="auto"/>
              <w:rPr>
                <w:rFonts w:cs="Arial"/>
                <w:szCs w:val="20"/>
              </w:rPr>
            </w:pPr>
            <w:r w:rsidRPr="00794E4D">
              <w:rPr>
                <w:rFonts w:cs="Arial"/>
                <w:szCs w:val="20"/>
                <w:lang w:val="en-GB"/>
              </w:rPr>
              <w:t>Sanphet Sukhapesna</w:t>
            </w:r>
          </w:p>
        </w:tc>
        <w:tc>
          <w:tcPr>
            <w:tcW w:w="507" w:type="pct"/>
          </w:tcPr>
          <w:p w14:paraId="00371FF4" w14:textId="77777777" w:rsidR="00A8362A" w:rsidRPr="00794E4D" w:rsidRDefault="00A8362A" w:rsidP="00204AD9">
            <w:pPr>
              <w:spacing w:line="240" w:lineRule="auto"/>
              <w:jc w:val="center"/>
              <w:rPr>
                <w:rFonts w:cs="Arial"/>
                <w:szCs w:val="20"/>
                <w:lang w:val="en-GB"/>
              </w:rPr>
            </w:pPr>
            <w:r w:rsidRPr="00794E4D">
              <w:rPr>
                <w:rFonts w:cs="Arial"/>
                <w:szCs w:val="20"/>
                <w:lang w:val="en-GB"/>
              </w:rPr>
              <w:t>1</w:t>
            </w:r>
            <w:r w:rsidRPr="00794E4D">
              <w:rPr>
                <w:rFonts w:cs="Arial"/>
                <w:szCs w:val="20"/>
                <w:cs/>
                <w:lang w:val="en-GB"/>
              </w:rPr>
              <w:t>.</w:t>
            </w:r>
            <w:r w:rsidRPr="00794E4D">
              <w:rPr>
                <w:rFonts w:cs="Arial"/>
                <w:szCs w:val="20"/>
                <w:lang w:val="en-GB"/>
              </w:rPr>
              <w:t>0</w:t>
            </w:r>
          </w:p>
        </w:tc>
        <w:tc>
          <w:tcPr>
            <w:tcW w:w="2029" w:type="pct"/>
          </w:tcPr>
          <w:p w14:paraId="5DD194E7" w14:textId="77777777" w:rsidR="00A8362A" w:rsidRPr="00794E4D" w:rsidRDefault="00A8362A" w:rsidP="00A8362A">
            <w:pPr>
              <w:spacing w:line="240" w:lineRule="auto"/>
              <w:rPr>
                <w:rFonts w:cs="Arial"/>
                <w:szCs w:val="20"/>
                <w:lang w:val="en-GB"/>
              </w:rPr>
            </w:pPr>
          </w:p>
        </w:tc>
        <w:tc>
          <w:tcPr>
            <w:tcW w:w="942" w:type="pct"/>
          </w:tcPr>
          <w:p w14:paraId="4C4A43C6" w14:textId="77777777" w:rsidR="00A8362A" w:rsidRPr="00794E4D" w:rsidRDefault="00A8362A" w:rsidP="00A8362A">
            <w:pPr>
              <w:spacing w:line="240" w:lineRule="auto"/>
              <w:rPr>
                <w:rFonts w:cs="Arial"/>
                <w:szCs w:val="20"/>
                <w:lang w:val="en-GB"/>
              </w:rPr>
            </w:pPr>
          </w:p>
        </w:tc>
      </w:tr>
    </w:tbl>
    <w:p w14:paraId="038FDBAB" w14:textId="77777777" w:rsidR="008434A4" w:rsidRPr="00794E4D" w:rsidRDefault="008434A4" w:rsidP="008528DE">
      <w:pPr>
        <w:rPr>
          <w:rFonts w:cs="Arial"/>
          <w:b/>
          <w:bCs/>
          <w:u w:val="single"/>
          <w:cs/>
        </w:rPr>
      </w:pPr>
    </w:p>
    <w:p w14:paraId="40EAE718" w14:textId="77777777" w:rsidR="008434A4" w:rsidRPr="00EE425A" w:rsidRDefault="008434A4" w:rsidP="008434A4">
      <w:pPr>
        <w:rPr>
          <w:rFonts w:cstheme="minorBidi" w:hint="cs"/>
          <w:cs/>
        </w:rPr>
      </w:pPr>
      <w:r w:rsidRPr="00794E4D">
        <w:rPr>
          <w:rFonts w:cs="Arial"/>
          <w:cs/>
        </w:rPr>
        <w:br w:type="page"/>
      </w:r>
    </w:p>
    <w:p w14:paraId="0EB0517F" w14:textId="77777777" w:rsidR="000428CF" w:rsidRPr="00794E4D" w:rsidRDefault="000428CF" w:rsidP="00E67D92">
      <w:pPr>
        <w:pStyle w:val="Heading1"/>
        <w:numPr>
          <w:ilvl w:val="0"/>
          <w:numId w:val="2"/>
        </w:numPr>
        <w:rPr>
          <w:rFonts w:cs="Arial"/>
        </w:rPr>
      </w:pPr>
      <w:r w:rsidRPr="00794E4D">
        <w:rPr>
          <w:rFonts w:cs="Arial"/>
        </w:rPr>
        <w:lastRenderedPageBreak/>
        <w:t>Introduction</w:t>
      </w:r>
    </w:p>
    <w:p w14:paraId="1D333D72" w14:textId="77777777" w:rsidR="00D11732" w:rsidRPr="00794E4D" w:rsidRDefault="00D11732" w:rsidP="000D7CC3">
      <w:pPr>
        <w:rPr>
          <w:rFonts w:cs="Arial"/>
          <w:szCs w:val="22"/>
        </w:rPr>
      </w:pPr>
      <w:r w:rsidRPr="00794E4D">
        <w:rPr>
          <w:rFonts w:cs="Arial"/>
        </w:rPr>
        <w:t xml:space="preserve">Probability of default </w:t>
      </w:r>
      <w:r w:rsidRPr="00794E4D">
        <w:rPr>
          <w:rFonts w:cs="Arial"/>
          <w:szCs w:val="22"/>
          <w:cs/>
        </w:rPr>
        <w:t>(</w:t>
      </w:r>
      <w:r w:rsidRPr="00794E4D">
        <w:rPr>
          <w:rFonts w:cs="Arial"/>
        </w:rPr>
        <w:t>PD</w:t>
      </w:r>
      <w:r w:rsidRPr="00794E4D">
        <w:rPr>
          <w:rFonts w:cs="Arial"/>
          <w:szCs w:val="22"/>
          <w:cs/>
        </w:rPr>
        <w:t>)</w:t>
      </w:r>
      <w:r w:rsidRPr="00794E4D">
        <w:rPr>
          <w:rFonts w:cs="Arial"/>
        </w:rPr>
        <w:t xml:space="preserve">, Exposure at default </w:t>
      </w:r>
      <w:r w:rsidRPr="00794E4D">
        <w:rPr>
          <w:rFonts w:cs="Arial"/>
          <w:szCs w:val="22"/>
          <w:cs/>
        </w:rPr>
        <w:t>(</w:t>
      </w:r>
      <w:r w:rsidRPr="00794E4D">
        <w:rPr>
          <w:rFonts w:cs="Arial"/>
        </w:rPr>
        <w:t>EAD</w:t>
      </w:r>
      <w:r w:rsidRPr="00794E4D">
        <w:rPr>
          <w:rFonts w:cs="Arial"/>
          <w:szCs w:val="22"/>
          <w:cs/>
        </w:rPr>
        <w:t>)</w:t>
      </w:r>
      <w:r w:rsidRPr="00794E4D">
        <w:rPr>
          <w:rFonts w:cs="Arial"/>
        </w:rPr>
        <w:t xml:space="preserve">, and Loss Given Default </w:t>
      </w:r>
      <w:r w:rsidRPr="00794E4D">
        <w:rPr>
          <w:rFonts w:cs="Arial"/>
          <w:szCs w:val="22"/>
          <w:cs/>
        </w:rPr>
        <w:t>(</w:t>
      </w:r>
      <w:r w:rsidRPr="00794E4D">
        <w:rPr>
          <w:rFonts w:cs="Arial"/>
        </w:rPr>
        <w:t>LGD</w:t>
      </w:r>
      <w:r w:rsidRPr="00794E4D">
        <w:rPr>
          <w:rFonts w:cs="Arial"/>
          <w:szCs w:val="22"/>
          <w:cs/>
        </w:rPr>
        <w:t xml:space="preserve">) </w:t>
      </w:r>
      <w:r w:rsidRPr="00794E4D">
        <w:rPr>
          <w:rFonts w:cs="Arial"/>
        </w:rPr>
        <w:t>are three components which are used to calculate credit risk capital and provision</w:t>
      </w:r>
      <w:r w:rsidRPr="00794E4D">
        <w:rPr>
          <w:rFonts w:cs="Arial"/>
          <w:szCs w:val="22"/>
          <w:cs/>
        </w:rPr>
        <w:t xml:space="preserve">. </w:t>
      </w:r>
      <w:r w:rsidRPr="00794E4D">
        <w:rPr>
          <w:rFonts w:cs="Arial"/>
        </w:rPr>
        <w:t>In this document, we are focusing on</w:t>
      </w:r>
      <w:r w:rsidR="007E2191" w:rsidRPr="00794E4D">
        <w:rPr>
          <w:rFonts w:cs="Arial"/>
        </w:rPr>
        <w:t xml:space="preserve"> risk parameter model development used in</w:t>
      </w:r>
      <w:r w:rsidRPr="00794E4D">
        <w:rPr>
          <w:rFonts w:cs="Arial"/>
        </w:rPr>
        <w:t xml:space="preserve"> KLeasing portfolio which is car</w:t>
      </w:r>
      <w:r w:rsidR="007E2191" w:rsidRPr="00794E4D">
        <w:rPr>
          <w:rFonts w:cs="Arial"/>
        </w:rPr>
        <w:t xml:space="preserve"> leasing</w:t>
      </w:r>
      <w:r w:rsidRPr="00794E4D">
        <w:rPr>
          <w:rFonts w:cs="Arial"/>
        </w:rPr>
        <w:t xml:space="preserve"> business</w:t>
      </w:r>
      <w:r w:rsidRPr="00794E4D">
        <w:rPr>
          <w:rFonts w:cs="Arial"/>
          <w:szCs w:val="22"/>
          <w:cs/>
        </w:rPr>
        <w:t xml:space="preserve">. </w:t>
      </w:r>
      <w:r w:rsidRPr="00794E4D">
        <w:rPr>
          <w:rFonts w:cs="Arial"/>
        </w:rPr>
        <w:t>KLeasing portfolio consists of about 180,000 customers and total outstanding is about 68,</w:t>
      </w:r>
      <w:r w:rsidR="00D4785A" w:rsidRPr="00794E4D">
        <w:rPr>
          <w:rFonts w:cs="Arial"/>
        </w:rPr>
        <w:t>9</w:t>
      </w:r>
      <w:r w:rsidRPr="00794E4D">
        <w:rPr>
          <w:rFonts w:cs="Arial"/>
        </w:rPr>
        <w:t>00 million</w:t>
      </w:r>
      <w:r w:rsidRPr="00794E4D">
        <w:rPr>
          <w:rFonts w:cs="Arial"/>
          <w:szCs w:val="22"/>
          <w:cs/>
        </w:rPr>
        <w:t>.</w:t>
      </w:r>
    </w:p>
    <w:p w14:paraId="51C8FCC1" w14:textId="77777777" w:rsidR="006353CC" w:rsidRPr="00794E4D" w:rsidRDefault="006353CC" w:rsidP="006353CC">
      <w:pPr>
        <w:rPr>
          <w:rFonts w:cs="Arial"/>
          <w:szCs w:val="22"/>
        </w:rPr>
      </w:pPr>
      <w:r w:rsidRPr="00794E4D">
        <w:rPr>
          <w:rFonts w:cs="Arial"/>
          <w:szCs w:val="22"/>
        </w:rPr>
        <w:t>In the current regulatory setting, the provisioning of expected credit loss is calculated from inherent</w:t>
      </w:r>
      <w:r w:rsidRPr="00794E4D">
        <w:rPr>
          <w:rFonts w:cs="Arial"/>
          <w:szCs w:val="22"/>
          <w:cs/>
        </w:rPr>
        <w:t xml:space="preserve"> </w:t>
      </w:r>
      <w:r w:rsidRPr="00794E4D">
        <w:rPr>
          <w:rFonts w:cs="Arial"/>
          <w:szCs w:val="22"/>
        </w:rPr>
        <w:t xml:space="preserve">risk parameters; the probability of default </w:t>
      </w:r>
      <w:r w:rsidRPr="00794E4D">
        <w:rPr>
          <w:rFonts w:cs="Arial"/>
          <w:szCs w:val="22"/>
          <w:cs/>
        </w:rPr>
        <w:t>(</w:t>
      </w:r>
      <w:r w:rsidRPr="00794E4D">
        <w:rPr>
          <w:rFonts w:cs="Arial"/>
          <w:szCs w:val="22"/>
        </w:rPr>
        <w:t>PD</w:t>
      </w:r>
      <w:r w:rsidRPr="00794E4D">
        <w:rPr>
          <w:rFonts w:cs="Arial"/>
          <w:szCs w:val="22"/>
          <w:cs/>
        </w:rPr>
        <w:t>)</w:t>
      </w:r>
      <w:r w:rsidRPr="00794E4D">
        <w:rPr>
          <w:rFonts w:cs="Arial"/>
          <w:szCs w:val="22"/>
        </w:rPr>
        <w:t xml:space="preserve">, exposure at default </w:t>
      </w:r>
      <w:r w:rsidRPr="00794E4D">
        <w:rPr>
          <w:rFonts w:cs="Arial"/>
          <w:szCs w:val="22"/>
          <w:cs/>
        </w:rPr>
        <w:t>(</w:t>
      </w:r>
      <w:r w:rsidRPr="00794E4D">
        <w:rPr>
          <w:rFonts w:cs="Arial"/>
          <w:szCs w:val="22"/>
        </w:rPr>
        <w:t>EAD</w:t>
      </w:r>
      <w:r w:rsidRPr="00794E4D">
        <w:rPr>
          <w:rFonts w:cs="Arial"/>
          <w:szCs w:val="22"/>
          <w:cs/>
        </w:rPr>
        <w:t xml:space="preserve">) </w:t>
      </w:r>
      <w:r w:rsidRPr="00794E4D">
        <w:rPr>
          <w:rFonts w:cs="Arial"/>
          <w:szCs w:val="22"/>
        </w:rPr>
        <w:t xml:space="preserve">and loss given default </w:t>
      </w:r>
      <w:r w:rsidRPr="00794E4D">
        <w:rPr>
          <w:rFonts w:cs="Arial"/>
          <w:szCs w:val="22"/>
          <w:cs/>
        </w:rPr>
        <w:t>(</w:t>
      </w:r>
      <w:r w:rsidRPr="00794E4D">
        <w:rPr>
          <w:rFonts w:cs="Arial"/>
          <w:szCs w:val="22"/>
        </w:rPr>
        <w:t>LGD</w:t>
      </w:r>
      <w:r w:rsidRPr="00794E4D">
        <w:rPr>
          <w:rFonts w:cs="Arial"/>
          <w:szCs w:val="22"/>
          <w:cs/>
        </w:rPr>
        <w:t xml:space="preserve">). </w:t>
      </w:r>
      <w:r w:rsidRPr="00794E4D">
        <w:rPr>
          <w:rFonts w:cs="Arial"/>
          <w:szCs w:val="22"/>
        </w:rPr>
        <w:t>Each parameter is</w:t>
      </w:r>
      <w:r w:rsidRPr="00794E4D">
        <w:rPr>
          <w:rFonts w:cs="Arial"/>
          <w:szCs w:val="22"/>
          <w:cs/>
        </w:rPr>
        <w:t xml:space="preserve"> </w:t>
      </w:r>
      <w:r w:rsidRPr="00794E4D">
        <w:rPr>
          <w:rFonts w:cs="Arial"/>
          <w:szCs w:val="22"/>
        </w:rPr>
        <w:t>estimated by average through the economic cycle from 2007 to 2009 which can be considered as a downturn situation</w:t>
      </w:r>
      <w:r w:rsidRPr="00794E4D">
        <w:rPr>
          <w:rFonts w:cs="Arial"/>
          <w:szCs w:val="22"/>
          <w:cs/>
        </w:rPr>
        <w:t xml:space="preserve">. </w:t>
      </w:r>
      <w:r w:rsidRPr="00794E4D">
        <w:rPr>
          <w:rFonts w:cs="Arial"/>
          <w:szCs w:val="22"/>
        </w:rPr>
        <w:t>However, these risk parameters does not reflect future risk exposure</w:t>
      </w:r>
      <w:r w:rsidRPr="00794E4D">
        <w:rPr>
          <w:rFonts w:cs="Arial"/>
          <w:szCs w:val="22"/>
          <w:cs/>
        </w:rPr>
        <w:t xml:space="preserve">. </w:t>
      </w:r>
      <w:r w:rsidRPr="00794E4D">
        <w:rPr>
          <w:rFonts w:cs="Arial"/>
          <w:szCs w:val="22"/>
        </w:rPr>
        <w:t>Hence, the TFRS9 which is a new accounting standard is introduced</w:t>
      </w:r>
      <w:r w:rsidRPr="00794E4D">
        <w:rPr>
          <w:rFonts w:cs="Arial"/>
          <w:szCs w:val="22"/>
          <w:cs/>
        </w:rPr>
        <w:t xml:space="preserve">. </w:t>
      </w:r>
      <w:r w:rsidRPr="00794E4D">
        <w:rPr>
          <w:rFonts w:cs="Arial"/>
          <w:szCs w:val="22"/>
        </w:rPr>
        <w:t>The impairment under TFRS9 setting also covers forward</w:t>
      </w:r>
      <w:r w:rsidRPr="00794E4D">
        <w:rPr>
          <w:rFonts w:cs="Arial"/>
          <w:szCs w:val="22"/>
          <w:cs/>
        </w:rPr>
        <w:t>-</w:t>
      </w:r>
      <w:r w:rsidRPr="00794E4D">
        <w:rPr>
          <w:rFonts w:cs="Arial"/>
          <w:szCs w:val="22"/>
        </w:rPr>
        <w:t>looking components which should help improve financial stability and improve bank credit risk</w:t>
      </w:r>
      <w:r w:rsidRPr="00794E4D">
        <w:rPr>
          <w:rFonts w:cs="Arial"/>
          <w:szCs w:val="22"/>
          <w:cs/>
        </w:rPr>
        <w:t>.</w:t>
      </w:r>
    </w:p>
    <w:p w14:paraId="269556C0" w14:textId="77777777" w:rsidR="006353CC" w:rsidRPr="00794E4D" w:rsidRDefault="006353CC" w:rsidP="006353CC">
      <w:pPr>
        <w:rPr>
          <w:rFonts w:cs="Arial"/>
        </w:rPr>
      </w:pPr>
      <w:r w:rsidRPr="00794E4D">
        <w:rPr>
          <w:rFonts w:cs="Arial"/>
        </w:rPr>
        <w:t xml:space="preserve">This document outlines the development process of all model related to the TFRS9 calculation. For each risk component, this document shall clearly state the scope (model usage), methodology considered, model development approach, final model and the initial validation results. </w:t>
      </w:r>
    </w:p>
    <w:p w14:paraId="4A2DC709" w14:textId="77777777" w:rsidR="00030062" w:rsidRPr="00794E4D" w:rsidRDefault="00030062" w:rsidP="00030062">
      <w:pPr>
        <w:pStyle w:val="Heading2"/>
        <w:numPr>
          <w:ilvl w:val="1"/>
          <w:numId w:val="2"/>
        </w:numPr>
        <w:rPr>
          <w:rFonts w:cs="Arial"/>
        </w:rPr>
      </w:pPr>
      <w:r w:rsidRPr="00794E4D">
        <w:rPr>
          <w:rFonts w:cs="Arial"/>
        </w:rPr>
        <w:t>Portfolio Segmentation</w:t>
      </w:r>
    </w:p>
    <w:p w14:paraId="59398274" w14:textId="77777777" w:rsidR="00251C86" w:rsidRPr="000B4DD6" w:rsidRDefault="00D4785A" w:rsidP="000B4DD6">
      <w:pPr>
        <w:rPr>
          <w:rFonts w:cstheme="minorBidi"/>
        </w:rPr>
      </w:pPr>
      <w:r w:rsidRPr="00794E4D">
        <w:rPr>
          <w:rFonts w:cs="Arial"/>
        </w:rPr>
        <w:t>KLeasing portfolio consists of 3 main product including New Car, Used Car and KCar</w:t>
      </w:r>
      <w:r w:rsidRPr="00794E4D">
        <w:rPr>
          <w:rFonts w:cs="Arial"/>
          <w:szCs w:val="22"/>
          <w:cs/>
        </w:rPr>
        <w:t xml:space="preserve">. </w:t>
      </w:r>
      <w:r w:rsidRPr="00794E4D">
        <w:rPr>
          <w:rFonts w:cs="Arial"/>
        </w:rPr>
        <w:t>Proportion of each product in KLeasing portfolio by outstanding is shown below</w:t>
      </w:r>
      <w:r w:rsidRPr="00794E4D">
        <w:rPr>
          <w:rFonts w:cs="Arial"/>
          <w:szCs w:val="22"/>
          <w:cs/>
        </w:rPr>
        <w:t>.</w:t>
      </w:r>
    </w:p>
    <w:tbl>
      <w:tblPr>
        <w:tblW w:w="35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3"/>
        <w:gridCol w:w="1600"/>
      </w:tblGrid>
      <w:tr w:rsidR="00D4785A" w:rsidRPr="00794E4D" w14:paraId="7F30BDE7" w14:textId="77777777" w:rsidTr="002253DD">
        <w:trPr>
          <w:trHeight w:val="300"/>
          <w:jc w:val="center"/>
        </w:trPr>
        <w:tc>
          <w:tcPr>
            <w:tcW w:w="1993" w:type="dxa"/>
            <w:shd w:val="clear" w:color="DCE6F1" w:fill="DCE6F1"/>
            <w:noWrap/>
            <w:vAlign w:val="bottom"/>
            <w:hideMark/>
          </w:tcPr>
          <w:p w14:paraId="0E4E8259" w14:textId="77777777" w:rsidR="00D4785A" w:rsidRPr="00794E4D" w:rsidRDefault="00D4785A" w:rsidP="002253DD">
            <w:pPr>
              <w:spacing w:after="0" w:line="240" w:lineRule="auto"/>
              <w:jc w:val="center"/>
              <w:rPr>
                <w:rFonts w:eastAsia="Times New Roman" w:cs="Arial"/>
                <w:b/>
                <w:bCs/>
                <w:color w:val="000000"/>
                <w:szCs w:val="22"/>
              </w:rPr>
            </w:pPr>
            <w:r w:rsidRPr="00794E4D">
              <w:rPr>
                <w:rFonts w:eastAsia="Times New Roman" w:cs="Arial"/>
                <w:b/>
                <w:bCs/>
                <w:color w:val="000000"/>
                <w:szCs w:val="22"/>
              </w:rPr>
              <w:t>Product</w:t>
            </w:r>
          </w:p>
        </w:tc>
        <w:tc>
          <w:tcPr>
            <w:tcW w:w="1600" w:type="dxa"/>
            <w:shd w:val="clear" w:color="DCE6F1" w:fill="DCE6F1"/>
            <w:noWrap/>
            <w:vAlign w:val="bottom"/>
            <w:hideMark/>
          </w:tcPr>
          <w:p w14:paraId="74EB3A84" w14:textId="77777777" w:rsidR="00D4785A" w:rsidRPr="00794E4D" w:rsidRDefault="00D4785A" w:rsidP="002253DD">
            <w:pPr>
              <w:spacing w:after="0" w:line="240" w:lineRule="auto"/>
              <w:jc w:val="center"/>
              <w:rPr>
                <w:rFonts w:eastAsia="Times New Roman" w:cs="Arial"/>
                <w:b/>
                <w:bCs/>
                <w:color w:val="000000"/>
                <w:szCs w:val="22"/>
              </w:rPr>
            </w:pPr>
            <w:r w:rsidRPr="00794E4D">
              <w:rPr>
                <w:rFonts w:eastAsia="Times New Roman" w:cs="Arial"/>
                <w:b/>
                <w:bCs/>
                <w:color w:val="000000"/>
                <w:szCs w:val="22"/>
              </w:rPr>
              <w:t>Outstanding</w:t>
            </w:r>
            <w:r w:rsidR="007E2191" w:rsidRPr="00794E4D">
              <w:rPr>
                <w:rFonts w:eastAsia="Times New Roman" w:cs="Arial"/>
                <w:b/>
                <w:bCs/>
                <w:color w:val="000000"/>
                <w:szCs w:val="22"/>
                <w:cs/>
              </w:rPr>
              <w:t xml:space="preserve"> </w:t>
            </w:r>
            <w:r w:rsidR="007E2191" w:rsidRPr="00794E4D">
              <w:rPr>
                <w:rFonts w:eastAsia="Times New Roman" w:cs="Arial"/>
                <w:color w:val="000000"/>
                <w:sz w:val="20"/>
                <w:szCs w:val="20"/>
                <w:cs/>
              </w:rPr>
              <w:t>(</w:t>
            </w:r>
            <w:r w:rsidR="002253DD" w:rsidRPr="00794E4D">
              <w:rPr>
                <w:rFonts w:eastAsia="Times New Roman" w:cs="Arial"/>
                <w:color w:val="000000"/>
                <w:sz w:val="20"/>
                <w:szCs w:val="20"/>
              </w:rPr>
              <w:t>MB</w:t>
            </w:r>
            <w:r w:rsidR="007E2191" w:rsidRPr="00794E4D">
              <w:rPr>
                <w:rFonts w:eastAsia="Times New Roman" w:cs="Arial"/>
                <w:color w:val="000000"/>
                <w:sz w:val="20"/>
                <w:szCs w:val="20"/>
                <w:cs/>
              </w:rPr>
              <w:t>)</w:t>
            </w:r>
          </w:p>
        </w:tc>
      </w:tr>
      <w:tr w:rsidR="00D4785A" w:rsidRPr="00794E4D" w14:paraId="2CB65598" w14:textId="77777777" w:rsidTr="002253DD">
        <w:trPr>
          <w:trHeight w:val="300"/>
          <w:jc w:val="center"/>
        </w:trPr>
        <w:tc>
          <w:tcPr>
            <w:tcW w:w="1993" w:type="dxa"/>
            <w:shd w:val="clear" w:color="auto" w:fill="auto"/>
            <w:noWrap/>
            <w:vAlign w:val="bottom"/>
            <w:hideMark/>
          </w:tcPr>
          <w:p w14:paraId="0BF2531D" w14:textId="77777777" w:rsidR="00D4785A" w:rsidRPr="00794E4D" w:rsidRDefault="00D4785A" w:rsidP="00D4785A">
            <w:pPr>
              <w:spacing w:after="0" w:line="240" w:lineRule="auto"/>
              <w:rPr>
                <w:rFonts w:eastAsia="Times New Roman" w:cs="Arial"/>
                <w:color w:val="000000"/>
                <w:szCs w:val="22"/>
              </w:rPr>
            </w:pPr>
            <w:r w:rsidRPr="00794E4D">
              <w:rPr>
                <w:rFonts w:eastAsia="Times New Roman" w:cs="Arial"/>
                <w:color w:val="000000"/>
                <w:szCs w:val="22"/>
              </w:rPr>
              <w:t>New Car</w:t>
            </w:r>
          </w:p>
        </w:tc>
        <w:tc>
          <w:tcPr>
            <w:tcW w:w="1600" w:type="dxa"/>
            <w:shd w:val="clear" w:color="auto" w:fill="auto"/>
            <w:noWrap/>
            <w:vAlign w:val="bottom"/>
            <w:hideMark/>
          </w:tcPr>
          <w:p w14:paraId="6A6B2D50" w14:textId="77777777" w:rsidR="00D4785A" w:rsidRPr="00794E4D" w:rsidRDefault="00D4785A" w:rsidP="002253DD">
            <w:pPr>
              <w:spacing w:after="0" w:line="240" w:lineRule="auto"/>
              <w:jc w:val="center"/>
              <w:rPr>
                <w:rFonts w:eastAsia="Times New Roman" w:cs="Arial"/>
                <w:color w:val="000000"/>
                <w:szCs w:val="22"/>
              </w:rPr>
            </w:pPr>
            <w:r w:rsidRPr="00794E4D">
              <w:rPr>
                <w:rFonts w:eastAsia="Times New Roman" w:cs="Arial"/>
                <w:color w:val="000000"/>
                <w:szCs w:val="22"/>
              </w:rPr>
              <w:t>57,375</w:t>
            </w:r>
          </w:p>
        </w:tc>
      </w:tr>
      <w:tr w:rsidR="00D4785A" w:rsidRPr="00794E4D" w14:paraId="557F391A" w14:textId="77777777" w:rsidTr="002253DD">
        <w:trPr>
          <w:trHeight w:val="300"/>
          <w:jc w:val="center"/>
        </w:trPr>
        <w:tc>
          <w:tcPr>
            <w:tcW w:w="1993" w:type="dxa"/>
            <w:shd w:val="clear" w:color="auto" w:fill="auto"/>
            <w:noWrap/>
            <w:vAlign w:val="bottom"/>
            <w:hideMark/>
          </w:tcPr>
          <w:p w14:paraId="69FE6189" w14:textId="77777777" w:rsidR="00D4785A" w:rsidRPr="00794E4D" w:rsidRDefault="00D4785A" w:rsidP="00D4785A">
            <w:pPr>
              <w:spacing w:after="0" w:line="240" w:lineRule="auto"/>
              <w:rPr>
                <w:rFonts w:eastAsia="Times New Roman" w:cs="Arial"/>
                <w:color w:val="000000"/>
                <w:szCs w:val="22"/>
              </w:rPr>
            </w:pPr>
            <w:r w:rsidRPr="00794E4D">
              <w:rPr>
                <w:rFonts w:eastAsia="Times New Roman" w:cs="Arial"/>
                <w:color w:val="000000"/>
                <w:szCs w:val="22"/>
              </w:rPr>
              <w:t>Used Car</w:t>
            </w:r>
          </w:p>
        </w:tc>
        <w:tc>
          <w:tcPr>
            <w:tcW w:w="1600" w:type="dxa"/>
            <w:shd w:val="clear" w:color="auto" w:fill="auto"/>
            <w:noWrap/>
            <w:vAlign w:val="bottom"/>
            <w:hideMark/>
          </w:tcPr>
          <w:p w14:paraId="5EF0C33F" w14:textId="77777777" w:rsidR="00D4785A" w:rsidRPr="00794E4D" w:rsidRDefault="00D4785A" w:rsidP="002253DD">
            <w:pPr>
              <w:spacing w:after="0" w:line="240" w:lineRule="auto"/>
              <w:jc w:val="center"/>
              <w:rPr>
                <w:rFonts w:eastAsia="Times New Roman" w:cs="Arial"/>
                <w:color w:val="000000"/>
                <w:szCs w:val="22"/>
              </w:rPr>
            </w:pPr>
            <w:r w:rsidRPr="00794E4D">
              <w:rPr>
                <w:rFonts w:eastAsia="Times New Roman" w:cs="Arial"/>
                <w:color w:val="000000"/>
                <w:szCs w:val="22"/>
              </w:rPr>
              <w:t>88</w:t>
            </w:r>
          </w:p>
        </w:tc>
      </w:tr>
      <w:tr w:rsidR="00D4785A" w:rsidRPr="00794E4D" w14:paraId="5D51F37F" w14:textId="77777777" w:rsidTr="002253DD">
        <w:trPr>
          <w:trHeight w:val="300"/>
          <w:jc w:val="center"/>
        </w:trPr>
        <w:tc>
          <w:tcPr>
            <w:tcW w:w="1993" w:type="dxa"/>
            <w:shd w:val="clear" w:color="auto" w:fill="auto"/>
            <w:noWrap/>
            <w:vAlign w:val="bottom"/>
            <w:hideMark/>
          </w:tcPr>
          <w:p w14:paraId="0CBE85E5" w14:textId="77777777" w:rsidR="00D4785A" w:rsidRPr="00794E4D" w:rsidRDefault="00D4785A" w:rsidP="00D4785A">
            <w:pPr>
              <w:spacing w:after="0" w:line="240" w:lineRule="auto"/>
              <w:rPr>
                <w:rFonts w:eastAsia="Times New Roman" w:cs="Arial"/>
                <w:color w:val="000000"/>
                <w:szCs w:val="22"/>
              </w:rPr>
            </w:pPr>
            <w:r w:rsidRPr="00794E4D">
              <w:rPr>
                <w:rFonts w:eastAsia="Times New Roman" w:cs="Arial"/>
                <w:color w:val="000000"/>
                <w:szCs w:val="22"/>
              </w:rPr>
              <w:t>KCar</w:t>
            </w:r>
          </w:p>
        </w:tc>
        <w:tc>
          <w:tcPr>
            <w:tcW w:w="1600" w:type="dxa"/>
            <w:shd w:val="clear" w:color="auto" w:fill="auto"/>
            <w:noWrap/>
            <w:vAlign w:val="bottom"/>
            <w:hideMark/>
          </w:tcPr>
          <w:p w14:paraId="042367CE" w14:textId="77777777" w:rsidR="00D4785A" w:rsidRPr="00794E4D" w:rsidRDefault="00D4785A" w:rsidP="002253DD">
            <w:pPr>
              <w:spacing w:after="0" w:line="240" w:lineRule="auto"/>
              <w:jc w:val="center"/>
              <w:rPr>
                <w:rFonts w:eastAsia="Times New Roman" w:cs="Arial"/>
                <w:color w:val="000000"/>
                <w:szCs w:val="22"/>
              </w:rPr>
            </w:pPr>
            <w:r w:rsidRPr="00794E4D">
              <w:rPr>
                <w:rFonts w:eastAsia="Times New Roman" w:cs="Arial"/>
                <w:color w:val="000000"/>
                <w:szCs w:val="22"/>
              </w:rPr>
              <w:t>11,453</w:t>
            </w:r>
          </w:p>
        </w:tc>
      </w:tr>
      <w:tr w:rsidR="00D4785A" w:rsidRPr="00794E4D" w14:paraId="0F90A39B" w14:textId="77777777" w:rsidTr="002253DD">
        <w:trPr>
          <w:trHeight w:val="300"/>
          <w:jc w:val="center"/>
        </w:trPr>
        <w:tc>
          <w:tcPr>
            <w:tcW w:w="1993" w:type="dxa"/>
            <w:shd w:val="clear" w:color="DCE6F1" w:fill="DCE6F1"/>
            <w:noWrap/>
            <w:vAlign w:val="bottom"/>
            <w:hideMark/>
          </w:tcPr>
          <w:p w14:paraId="2BF728AD" w14:textId="77777777" w:rsidR="00D4785A" w:rsidRPr="00794E4D" w:rsidRDefault="00D4785A" w:rsidP="00D4785A">
            <w:pPr>
              <w:spacing w:after="0" w:line="240" w:lineRule="auto"/>
              <w:rPr>
                <w:rFonts w:eastAsia="Times New Roman" w:cs="Arial"/>
                <w:b/>
                <w:bCs/>
                <w:color w:val="000000"/>
                <w:szCs w:val="22"/>
              </w:rPr>
            </w:pPr>
            <w:r w:rsidRPr="00794E4D">
              <w:rPr>
                <w:rFonts w:eastAsia="Times New Roman" w:cs="Arial"/>
                <w:b/>
                <w:bCs/>
                <w:color w:val="000000"/>
                <w:szCs w:val="22"/>
              </w:rPr>
              <w:t>Grand Total</w:t>
            </w:r>
          </w:p>
        </w:tc>
        <w:tc>
          <w:tcPr>
            <w:tcW w:w="1600" w:type="dxa"/>
            <w:shd w:val="clear" w:color="DCE6F1" w:fill="DCE6F1"/>
            <w:noWrap/>
            <w:vAlign w:val="bottom"/>
            <w:hideMark/>
          </w:tcPr>
          <w:p w14:paraId="43E05102" w14:textId="77777777" w:rsidR="00D4785A" w:rsidRPr="00794E4D" w:rsidRDefault="00D4785A" w:rsidP="00D4785A">
            <w:pPr>
              <w:spacing w:after="0" w:line="240" w:lineRule="auto"/>
              <w:rPr>
                <w:rFonts w:eastAsia="Times New Roman" w:cs="Arial"/>
                <w:b/>
                <w:bCs/>
                <w:color w:val="000000"/>
                <w:szCs w:val="22"/>
              </w:rPr>
            </w:pPr>
            <w:r w:rsidRPr="00794E4D">
              <w:rPr>
                <w:rFonts w:eastAsia="Times New Roman" w:cs="Arial"/>
                <w:b/>
                <w:bCs/>
                <w:color w:val="000000"/>
                <w:szCs w:val="22"/>
              </w:rPr>
              <w:t xml:space="preserve">   68,916 </w:t>
            </w:r>
          </w:p>
        </w:tc>
      </w:tr>
    </w:tbl>
    <w:p w14:paraId="3AE117AC" w14:textId="77777777" w:rsidR="00D4785A" w:rsidRDefault="00D4785A" w:rsidP="00D4785A">
      <w:pPr>
        <w:ind w:firstLine="360"/>
        <w:rPr>
          <w:rFonts w:cstheme="minorBidi"/>
          <w:color w:val="FF0000"/>
        </w:rPr>
      </w:pPr>
    </w:p>
    <w:p w14:paraId="6855FB52" w14:textId="77777777" w:rsidR="00E42FBC" w:rsidRDefault="00E42FBC">
      <w:pPr>
        <w:spacing w:line="259" w:lineRule="auto"/>
        <w:jc w:val="left"/>
        <w:rPr>
          <w:rFonts w:cs="Arial"/>
          <w:b/>
          <w:sz w:val="28"/>
          <w:szCs w:val="22"/>
        </w:rPr>
      </w:pPr>
      <w:r>
        <w:rPr>
          <w:rFonts w:cs="Arial"/>
        </w:rPr>
        <w:br w:type="page"/>
      </w:r>
    </w:p>
    <w:p w14:paraId="395EF0F7" w14:textId="77777777" w:rsidR="000428CF" w:rsidRPr="00794E4D" w:rsidRDefault="000428CF" w:rsidP="00E67D92">
      <w:pPr>
        <w:pStyle w:val="Heading1"/>
        <w:numPr>
          <w:ilvl w:val="0"/>
          <w:numId w:val="2"/>
        </w:numPr>
        <w:rPr>
          <w:rFonts w:cs="Arial"/>
        </w:rPr>
      </w:pPr>
      <w:r w:rsidRPr="00794E4D">
        <w:rPr>
          <w:rFonts w:cs="Arial"/>
        </w:rPr>
        <w:lastRenderedPageBreak/>
        <w:t>TFRS9 Expected Credit Loss</w:t>
      </w:r>
    </w:p>
    <w:p w14:paraId="0A4EF944" w14:textId="77777777" w:rsidR="00030062" w:rsidRPr="00794E4D" w:rsidRDefault="00030062" w:rsidP="00030062">
      <w:pPr>
        <w:rPr>
          <w:rFonts w:cs="Arial"/>
          <w:szCs w:val="22"/>
        </w:rPr>
      </w:pPr>
      <w:r w:rsidRPr="00794E4D">
        <w:rPr>
          <w:rFonts w:cs="Arial"/>
          <w:szCs w:val="22"/>
        </w:rPr>
        <w:t xml:space="preserve">On July 24, 2014, the International Accounting Standards Board </w:t>
      </w:r>
      <w:r w:rsidRPr="00794E4D">
        <w:rPr>
          <w:rFonts w:cs="Arial"/>
          <w:szCs w:val="22"/>
          <w:cs/>
        </w:rPr>
        <w:t>(</w:t>
      </w:r>
      <w:r w:rsidRPr="00794E4D">
        <w:rPr>
          <w:rFonts w:cs="Arial"/>
          <w:szCs w:val="22"/>
        </w:rPr>
        <w:t>IASB</w:t>
      </w:r>
      <w:r w:rsidRPr="00794E4D">
        <w:rPr>
          <w:rFonts w:cs="Arial"/>
          <w:szCs w:val="22"/>
          <w:cs/>
        </w:rPr>
        <w:t xml:space="preserve">) </w:t>
      </w:r>
      <w:r w:rsidRPr="00794E4D">
        <w:rPr>
          <w:rFonts w:cs="Arial"/>
          <w:szCs w:val="22"/>
        </w:rPr>
        <w:t xml:space="preserve">issued the final version of the ‘International Financial Reporting Standard </w:t>
      </w:r>
      <w:r w:rsidRPr="00794E4D">
        <w:rPr>
          <w:rFonts w:cs="Arial"/>
          <w:szCs w:val="22"/>
          <w:cs/>
        </w:rPr>
        <w:t>(</w:t>
      </w:r>
      <w:r w:rsidRPr="00794E4D">
        <w:rPr>
          <w:rFonts w:cs="Arial"/>
          <w:szCs w:val="22"/>
        </w:rPr>
        <w:t>IFRS</w:t>
      </w:r>
      <w:r w:rsidRPr="00794E4D">
        <w:rPr>
          <w:rFonts w:cs="Arial"/>
          <w:szCs w:val="22"/>
          <w:cs/>
        </w:rPr>
        <w:t xml:space="preserve">) </w:t>
      </w:r>
      <w:r w:rsidRPr="00794E4D">
        <w:rPr>
          <w:rFonts w:cs="Arial"/>
          <w:szCs w:val="22"/>
        </w:rPr>
        <w:t>9 – Financial Instruments’</w:t>
      </w:r>
      <w:r w:rsidRPr="00794E4D">
        <w:rPr>
          <w:rFonts w:cs="Arial"/>
          <w:szCs w:val="22"/>
          <w:cs/>
        </w:rPr>
        <w:t>.</w:t>
      </w:r>
      <w:r w:rsidRPr="00794E4D">
        <w:rPr>
          <w:rFonts w:cs="Arial"/>
          <w:szCs w:val="22"/>
        </w:rPr>
        <w:t xml:space="preserve"> As a primary component of the new accounting standard, the IASB introduced a forward looking impairment model</w:t>
      </w:r>
      <w:r w:rsidRPr="00794E4D">
        <w:rPr>
          <w:rFonts w:cs="Arial"/>
          <w:szCs w:val="22"/>
          <w:cs/>
        </w:rPr>
        <w:t xml:space="preserve">. </w:t>
      </w:r>
      <w:r w:rsidRPr="00794E4D">
        <w:rPr>
          <w:rFonts w:cs="Arial"/>
          <w:szCs w:val="22"/>
        </w:rPr>
        <w:t xml:space="preserve">The IASB thereby reacted to delayed recognition of credit losses identified as a weakness of existing accounting standards during the course of the global financial crisis </w:t>
      </w:r>
      <w:r w:rsidRPr="00794E4D">
        <w:rPr>
          <w:rFonts w:cs="Arial"/>
          <w:szCs w:val="22"/>
          <w:cs/>
        </w:rPr>
        <w:t>(</w:t>
      </w:r>
      <w:r w:rsidRPr="00794E4D">
        <w:rPr>
          <w:rFonts w:cs="Arial"/>
          <w:szCs w:val="22"/>
        </w:rPr>
        <w:t>of 2007</w:t>
      </w:r>
      <w:r w:rsidRPr="00794E4D">
        <w:rPr>
          <w:rFonts w:cs="Arial"/>
          <w:szCs w:val="22"/>
          <w:cs/>
        </w:rPr>
        <w:t>/</w:t>
      </w:r>
      <w:r w:rsidRPr="00794E4D">
        <w:rPr>
          <w:rFonts w:cs="Arial"/>
          <w:szCs w:val="22"/>
        </w:rPr>
        <w:t>08</w:t>
      </w:r>
      <w:r w:rsidRPr="00794E4D">
        <w:rPr>
          <w:rFonts w:cs="Arial"/>
          <w:szCs w:val="22"/>
          <w:cs/>
        </w:rPr>
        <w:t xml:space="preserve">). </w:t>
      </w:r>
      <w:r w:rsidRPr="00794E4D">
        <w:rPr>
          <w:rFonts w:cs="Arial"/>
          <w:szCs w:val="22"/>
        </w:rPr>
        <w:t>In particular, the biggest critique of incurred loss approach under IAS 39 was the recognition of credit losses only upon evidence of a trigger event</w:t>
      </w:r>
      <w:r w:rsidRPr="00794E4D">
        <w:rPr>
          <w:rFonts w:cs="Arial"/>
          <w:szCs w:val="22"/>
          <w:cs/>
        </w:rPr>
        <w:t xml:space="preserve">. </w:t>
      </w:r>
      <w:r w:rsidRPr="00794E4D">
        <w:rPr>
          <w:rFonts w:cs="Arial"/>
          <w:szCs w:val="22"/>
        </w:rPr>
        <w:t>In this regard, IASB’s approach of forward looking credit loss estimation was evident from the below extract</w:t>
      </w:r>
      <w:r w:rsidRPr="00794E4D">
        <w:rPr>
          <w:rFonts w:cs="Arial"/>
          <w:szCs w:val="22"/>
          <w:cs/>
        </w:rPr>
        <w:t>.</w:t>
      </w:r>
    </w:p>
    <w:p w14:paraId="12BD6EC3" w14:textId="77777777" w:rsidR="00030062" w:rsidRPr="00794E4D" w:rsidRDefault="00030062" w:rsidP="00030062">
      <w:pPr>
        <w:rPr>
          <w:rFonts w:cs="Arial"/>
          <w:i/>
          <w:szCs w:val="22"/>
          <w:lang w:val="en-GB"/>
        </w:rPr>
      </w:pPr>
      <w:r w:rsidRPr="00794E4D">
        <w:rPr>
          <w:rFonts w:cs="Arial"/>
          <w:i/>
          <w:szCs w:val="22"/>
          <w:lang w:val="en-GB"/>
        </w:rPr>
        <w:t>“The new standard requires an entity to recognise expected credit losses at all times and to update the amount of expected credit losses recognised at each reporting date to reflect changes in the credit risk of financial instruments</w:t>
      </w:r>
      <w:r w:rsidRPr="00794E4D">
        <w:rPr>
          <w:rFonts w:cs="Arial"/>
          <w:i/>
          <w:iCs/>
          <w:szCs w:val="22"/>
          <w:cs/>
        </w:rPr>
        <w:t xml:space="preserve">. </w:t>
      </w:r>
      <w:r w:rsidRPr="00794E4D">
        <w:rPr>
          <w:rFonts w:cs="Arial"/>
          <w:i/>
          <w:szCs w:val="22"/>
          <w:lang w:val="en-GB"/>
        </w:rPr>
        <w:t>This model is forward</w:t>
      </w:r>
      <w:r w:rsidRPr="00794E4D">
        <w:rPr>
          <w:rFonts w:cs="Arial"/>
          <w:i/>
          <w:iCs/>
          <w:szCs w:val="22"/>
          <w:cs/>
        </w:rPr>
        <w:t>-</w:t>
      </w:r>
      <w:r w:rsidRPr="00794E4D">
        <w:rPr>
          <w:rFonts w:cs="Arial"/>
          <w:i/>
          <w:szCs w:val="22"/>
          <w:lang w:val="en-GB"/>
        </w:rPr>
        <w:t>looking and it eliminates the threshold for the recognition of expected credit losses, so that it is no longer necessary for a trigger event to have occurred before credit losses are recognised</w:t>
      </w:r>
      <w:r w:rsidRPr="00794E4D">
        <w:rPr>
          <w:rFonts w:cs="Arial"/>
          <w:i/>
          <w:iCs/>
          <w:szCs w:val="22"/>
          <w:cs/>
        </w:rPr>
        <w:t xml:space="preserve">. </w:t>
      </w:r>
      <w:r w:rsidRPr="00794E4D">
        <w:rPr>
          <w:rFonts w:cs="Arial"/>
          <w:i/>
          <w:szCs w:val="22"/>
          <w:lang w:val="en-GB"/>
        </w:rPr>
        <w:t>Consequently, more timely information is required to be provided about expected credit losses</w:t>
      </w:r>
      <w:r w:rsidRPr="00794E4D">
        <w:rPr>
          <w:rFonts w:cs="Arial"/>
          <w:i/>
          <w:iCs/>
          <w:szCs w:val="22"/>
          <w:cs/>
        </w:rPr>
        <w:t>.</w:t>
      </w:r>
      <w:r w:rsidRPr="00794E4D">
        <w:rPr>
          <w:rFonts w:cs="Arial"/>
          <w:i/>
          <w:szCs w:val="22"/>
          <w:lang w:val="en-GB"/>
        </w:rPr>
        <w:t xml:space="preserve">” </w:t>
      </w:r>
      <w:r w:rsidRPr="00794E4D">
        <w:rPr>
          <w:rFonts w:cs="Arial"/>
          <w:i/>
          <w:iCs/>
          <w:szCs w:val="22"/>
          <w:cs/>
        </w:rPr>
        <w:t>[</w:t>
      </w:r>
      <w:r w:rsidRPr="00794E4D">
        <w:rPr>
          <w:rFonts w:cs="Arial"/>
          <w:i/>
          <w:szCs w:val="22"/>
          <w:lang w:val="en-GB"/>
        </w:rPr>
        <w:t>“Project summary – IFRS 9 Financial Instruments”, IFRS Foundation, 07</w:t>
      </w:r>
      <w:r w:rsidRPr="00794E4D">
        <w:rPr>
          <w:rFonts w:cs="Arial"/>
          <w:i/>
          <w:iCs/>
          <w:szCs w:val="22"/>
          <w:cs/>
        </w:rPr>
        <w:t>/</w:t>
      </w:r>
      <w:r w:rsidRPr="00794E4D">
        <w:rPr>
          <w:rFonts w:cs="Arial"/>
          <w:i/>
          <w:szCs w:val="22"/>
          <w:lang w:val="en-GB"/>
        </w:rPr>
        <w:t>2014, p</w:t>
      </w:r>
      <w:r w:rsidRPr="00794E4D">
        <w:rPr>
          <w:rFonts w:cs="Arial"/>
          <w:i/>
          <w:iCs/>
          <w:szCs w:val="22"/>
          <w:cs/>
        </w:rPr>
        <w:t>.</w:t>
      </w:r>
      <w:r w:rsidRPr="00794E4D">
        <w:rPr>
          <w:rFonts w:cs="Arial"/>
          <w:i/>
          <w:szCs w:val="22"/>
          <w:lang w:val="en-GB"/>
        </w:rPr>
        <w:t>14</w:t>
      </w:r>
      <w:r w:rsidRPr="00794E4D">
        <w:rPr>
          <w:rFonts w:cs="Arial"/>
          <w:i/>
          <w:iCs/>
          <w:szCs w:val="22"/>
          <w:cs/>
        </w:rPr>
        <w:t>]</w:t>
      </w:r>
      <w:r w:rsidRPr="00794E4D">
        <w:rPr>
          <w:rFonts w:cs="Arial"/>
          <w:i/>
          <w:szCs w:val="22"/>
          <w:vertAlign w:val="superscript"/>
          <w:lang w:val="en-GB"/>
        </w:rPr>
        <w:footnoteReference w:id="1"/>
      </w:r>
    </w:p>
    <w:p w14:paraId="084EE624" w14:textId="77777777" w:rsidR="00030062" w:rsidRPr="00794E4D" w:rsidRDefault="00030062" w:rsidP="00030062">
      <w:pPr>
        <w:rPr>
          <w:rFonts w:cs="Arial"/>
          <w:szCs w:val="22"/>
        </w:rPr>
      </w:pPr>
      <w:r w:rsidRPr="00794E4D">
        <w:rPr>
          <w:rFonts w:cs="Arial"/>
          <w:szCs w:val="22"/>
        </w:rPr>
        <w:t xml:space="preserve">Following the publication of IFRS 9 Financial Instruments in July 2014, the Basel Committee on Banking Supervision issued their ‘Guidance on Credit Risk and Accounting for Expected Credit Losses’ </w:t>
      </w:r>
      <w:r w:rsidRPr="00794E4D">
        <w:rPr>
          <w:rFonts w:cs="Arial"/>
          <w:szCs w:val="22"/>
          <w:cs/>
        </w:rPr>
        <w:t>(</w:t>
      </w:r>
      <w:r w:rsidRPr="00794E4D">
        <w:rPr>
          <w:rFonts w:cs="Arial"/>
          <w:szCs w:val="22"/>
        </w:rPr>
        <w:t>GCRAECL</w:t>
      </w:r>
      <w:r w:rsidRPr="00794E4D">
        <w:rPr>
          <w:rFonts w:cs="Arial"/>
          <w:szCs w:val="22"/>
          <w:cs/>
        </w:rPr>
        <w:t xml:space="preserve">) </w:t>
      </w:r>
      <w:r w:rsidRPr="00794E4D">
        <w:rPr>
          <w:rFonts w:cs="Arial"/>
          <w:szCs w:val="22"/>
        </w:rPr>
        <w:t>in December 2015</w:t>
      </w:r>
      <w:r w:rsidRPr="00794E4D">
        <w:rPr>
          <w:rFonts w:cs="Arial"/>
          <w:szCs w:val="22"/>
          <w:cs/>
        </w:rPr>
        <w:t xml:space="preserve">. </w:t>
      </w:r>
      <w:r w:rsidRPr="00794E4D">
        <w:rPr>
          <w:rFonts w:cs="Arial"/>
          <w:szCs w:val="22"/>
        </w:rPr>
        <w:t xml:space="preserve">This covers in particular the impairment </w:t>
      </w:r>
      <w:r w:rsidRPr="00794E4D">
        <w:rPr>
          <w:rFonts w:cs="Arial"/>
          <w:szCs w:val="22"/>
          <w:cs/>
        </w:rPr>
        <w:t>(</w:t>
      </w:r>
      <w:r w:rsidRPr="00794E4D">
        <w:rPr>
          <w:rFonts w:cs="Arial"/>
          <w:szCs w:val="22"/>
        </w:rPr>
        <w:t>Expected Credit Losses</w:t>
      </w:r>
      <w:r w:rsidRPr="00794E4D">
        <w:rPr>
          <w:rFonts w:cs="Arial"/>
          <w:szCs w:val="22"/>
          <w:cs/>
        </w:rPr>
        <w:t>)</w:t>
      </w:r>
      <w:r w:rsidRPr="00794E4D">
        <w:rPr>
          <w:rFonts w:cs="Arial"/>
          <w:szCs w:val="22"/>
        </w:rPr>
        <w:t xml:space="preserve"> element and how it should be embedded in and supported by internal processes</w:t>
      </w:r>
      <w:r w:rsidRPr="00794E4D">
        <w:rPr>
          <w:rFonts w:cs="Arial"/>
          <w:szCs w:val="22"/>
          <w:cs/>
        </w:rPr>
        <w:t xml:space="preserve">. </w:t>
      </w:r>
    </w:p>
    <w:p w14:paraId="55DFA880" w14:textId="77777777" w:rsidR="00030062" w:rsidRPr="00794E4D" w:rsidRDefault="00030062" w:rsidP="00030062">
      <w:pPr>
        <w:rPr>
          <w:rFonts w:cs="Arial"/>
          <w:szCs w:val="22"/>
        </w:rPr>
      </w:pPr>
      <w:r w:rsidRPr="00794E4D">
        <w:rPr>
          <w:rFonts w:cs="Arial"/>
          <w:szCs w:val="22"/>
        </w:rPr>
        <w:t>Thai Accounting Standards are substantially converged with IFRS Standards, though the financial instruments Standards that are part of IFRS Standards have not yet been adopted</w:t>
      </w:r>
      <w:r w:rsidRPr="00794E4D">
        <w:rPr>
          <w:rFonts w:cs="Arial"/>
          <w:szCs w:val="22"/>
          <w:cs/>
        </w:rPr>
        <w:t xml:space="preserve">. </w:t>
      </w:r>
      <w:r w:rsidRPr="00794E4D">
        <w:rPr>
          <w:rFonts w:cs="Arial"/>
          <w:szCs w:val="22"/>
        </w:rPr>
        <w:t>Thai Accounting Standards include several national financial instruments standards that differ from IFRS Standards</w:t>
      </w:r>
      <w:r w:rsidRPr="00794E4D">
        <w:rPr>
          <w:rFonts w:cs="Arial"/>
          <w:szCs w:val="22"/>
          <w:cs/>
        </w:rPr>
        <w:t xml:space="preserve">. </w:t>
      </w:r>
      <w:r w:rsidRPr="00794E4D">
        <w:rPr>
          <w:rFonts w:cs="Arial"/>
          <w:szCs w:val="22"/>
        </w:rPr>
        <w:t>Henceforth TFRS9 can be considered as an adaptation from IFRS9 and replaces the existing TAS101</w:t>
      </w:r>
      <w:r w:rsidRPr="00794E4D">
        <w:rPr>
          <w:rFonts w:cs="Arial"/>
          <w:szCs w:val="22"/>
          <w:cs/>
        </w:rPr>
        <w:t>.</w:t>
      </w:r>
    </w:p>
    <w:p w14:paraId="005023E6" w14:textId="77777777" w:rsidR="00624CDB" w:rsidRPr="00794E4D" w:rsidRDefault="00624CDB" w:rsidP="00030062">
      <w:pPr>
        <w:rPr>
          <w:rFonts w:cs="Arial"/>
          <w:b/>
          <w:bCs/>
          <w:i/>
          <w:szCs w:val="22"/>
          <w:lang w:val="en-GB"/>
        </w:rPr>
      </w:pPr>
    </w:p>
    <w:p w14:paraId="1D7DE987" w14:textId="77777777" w:rsidR="00624CDB" w:rsidRPr="00794E4D" w:rsidRDefault="00624CDB" w:rsidP="00030062">
      <w:pPr>
        <w:rPr>
          <w:rFonts w:cs="Arial"/>
          <w:b/>
          <w:bCs/>
          <w:i/>
          <w:szCs w:val="22"/>
        </w:rPr>
      </w:pPr>
    </w:p>
    <w:p w14:paraId="027491A7" w14:textId="77777777" w:rsidR="00030062" w:rsidRPr="00794E4D" w:rsidRDefault="00030062" w:rsidP="00030062">
      <w:pPr>
        <w:rPr>
          <w:rFonts w:cs="Arial"/>
          <w:szCs w:val="22"/>
        </w:rPr>
      </w:pPr>
      <w:r w:rsidRPr="00794E4D">
        <w:rPr>
          <w:rFonts w:cs="Arial"/>
          <w:b/>
          <w:bCs/>
          <w:i/>
          <w:szCs w:val="22"/>
          <w:lang w:val="en-GB"/>
        </w:rPr>
        <w:lastRenderedPageBreak/>
        <w:t>Principle 5 states</w:t>
      </w:r>
      <w:r w:rsidRPr="00794E4D">
        <w:rPr>
          <w:rFonts w:cs="Arial"/>
          <w:i/>
          <w:szCs w:val="22"/>
        </w:rPr>
        <w:t>–A bank should have policies and procedures in place to appropriately validate models used to assess and measure expected credit losses</w:t>
      </w:r>
      <w:r w:rsidRPr="00794E4D">
        <w:rPr>
          <w:rFonts w:cs="Arial"/>
          <w:i/>
          <w:iCs/>
          <w:szCs w:val="22"/>
          <w:cs/>
        </w:rPr>
        <w:t xml:space="preserve">. </w:t>
      </w:r>
      <w:r w:rsidRPr="00794E4D">
        <w:rPr>
          <w:rFonts w:cs="Arial"/>
          <w:i/>
          <w:szCs w:val="22"/>
        </w:rPr>
        <w:t>This presentation will provide an overview of the scope of work and the proposed validation approach for KBank, based on further discussions we will provide a more detailed view of the approach based on the complexity and materiality of the underlying models</w:t>
      </w:r>
      <w:r w:rsidRPr="00794E4D">
        <w:rPr>
          <w:rFonts w:cs="Arial"/>
          <w:i/>
          <w:iCs/>
          <w:szCs w:val="22"/>
          <w:cs/>
        </w:rPr>
        <w:t>.</w:t>
      </w:r>
    </w:p>
    <w:p w14:paraId="4D04589B" w14:textId="77777777" w:rsidR="00030062" w:rsidRPr="00794E4D" w:rsidRDefault="00030062" w:rsidP="00030062">
      <w:pPr>
        <w:rPr>
          <w:rFonts w:cs="Arial"/>
          <w:szCs w:val="22"/>
          <w:lang w:val="en-GB"/>
        </w:rPr>
      </w:pPr>
      <w:r w:rsidRPr="00794E4D">
        <w:rPr>
          <w:rFonts w:cs="Arial"/>
          <w:szCs w:val="22"/>
          <w:lang w:val="en-GB"/>
        </w:rPr>
        <w:t>Changes due to ‘</w:t>
      </w:r>
      <w:r w:rsidRPr="00794E4D">
        <w:rPr>
          <w:rFonts w:cs="Arial"/>
          <w:i/>
          <w:szCs w:val="22"/>
          <w:lang w:val="en-GB"/>
        </w:rPr>
        <w:t>IFRS 9 – Financial Instruments</w:t>
      </w:r>
      <w:r w:rsidRPr="00794E4D">
        <w:rPr>
          <w:rFonts w:cs="Arial"/>
          <w:szCs w:val="22"/>
          <w:lang w:val="en-GB"/>
        </w:rPr>
        <w:t>’ can be grouped into three categories</w:t>
      </w:r>
      <w:r w:rsidRPr="00794E4D">
        <w:rPr>
          <w:rFonts w:cs="Arial"/>
          <w:szCs w:val="22"/>
          <w:cs/>
        </w:rPr>
        <w:t>.</w:t>
      </w:r>
    </w:p>
    <w:p w14:paraId="3AC82135" w14:textId="77777777" w:rsidR="00030062" w:rsidRPr="00794E4D" w:rsidRDefault="00030062" w:rsidP="00030062">
      <w:pPr>
        <w:numPr>
          <w:ilvl w:val="0"/>
          <w:numId w:val="9"/>
        </w:numPr>
        <w:rPr>
          <w:rFonts w:cs="Arial"/>
          <w:szCs w:val="22"/>
          <w:lang w:val="en-GB"/>
        </w:rPr>
      </w:pPr>
      <w:r w:rsidRPr="00794E4D">
        <w:rPr>
          <w:rFonts w:cs="Arial"/>
          <w:b/>
          <w:i/>
          <w:szCs w:val="22"/>
          <w:lang w:val="en-GB"/>
        </w:rPr>
        <w:t>Classification and measurement</w:t>
      </w:r>
      <w:r w:rsidRPr="00794E4D">
        <w:rPr>
          <w:rFonts w:cs="Arial"/>
          <w:szCs w:val="22"/>
          <w:cs/>
        </w:rPr>
        <w:t xml:space="preserve">: </w:t>
      </w:r>
      <w:r w:rsidRPr="00794E4D">
        <w:rPr>
          <w:rFonts w:cs="Arial"/>
          <w:szCs w:val="22"/>
          <w:lang w:val="en-GB"/>
        </w:rPr>
        <w:t>Classification determines how financial assets and liabilities are accounted for in financial statements and, in particular, how they are measured on an ongoing basis</w:t>
      </w:r>
      <w:r w:rsidRPr="00794E4D">
        <w:rPr>
          <w:rFonts w:cs="Arial"/>
          <w:szCs w:val="22"/>
          <w:cs/>
        </w:rPr>
        <w:t>:</w:t>
      </w:r>
    </w:p>
    <w:p w14:paraId="2AAEB224" w14:textId="77777777" w:rsidR="00030062" w:rsidRPr="00794E4D" w:rsidRDefault="00030062" w:rsidP="00030062">
      <w:pPr>
        <w:numPr>
          <w:ilvl w:val="1"/>
          <w:numId w:val="9"/>
        </w:numPr>
        <w:rPr>
          <w:rFonts w:cs="Arial"/>
          <w:szCs w:val="22"/>
          <w:lang w:val="en-GB"/>
        </w:rPr>
      </w:pPr>
      <w:r w:rsidRPr="00794E4D">
        <w:rPr>
          <w:rFonts w:cs="Arial"/>
          <w:szCs w:val="22"/>
          <w:lang w:val="en-GB"/>
        </w:rPr>
        <w:t>Assets</w:t>
      </w:r>
      <w:r w:rsidRPr="00794E4D">
        <w:rPr>
          <w:rFonts w:cs="Arial"/>
          <w:szCs w:val="22"/>
          <w:cs/>
        </w:rPr>
        <w:t xml:space="preserve">: </w:t>
      </w:r>
      <w:r w:rsidRPr="00794E4D">
        <w:rPr>
          <w:rFonts w:cs="Arial"/>
          <w:szCs w:val="22"/>
          <w:lang w:val="en-GB"/>
        </w:rPr>
        <w:t>one classification approach</w:t>
      </w:r>
    </w:p>
    <w:p w14:paraId="0AF4D849" w14:textId="77777777" w:rsidR="00030062" w:rsidRPr="00794E4D" w:rsidRDefault="00030062" w:rsidP="00030062">
      <w:pPr>
        <w:numPr>
          <w:ilvl w:val="1"/>
          <w:numId w:val="9"/>
        </w:numPr>
        <w:rPr>
          <w:rFonts w:cs="Arial"/>
          <w:szCs w:val="22"/>
          <w:lang w:val="en-GB"/>
        </w:rPr>
      </w:pPr>
      <w:r w:rsidRPr="00794E4D">
        <w:rPr>
          <w:rFonts w:cs="Arial"/>
          <w:szCs w:val="22"/>
          <w:lang w:val="en-GB"/>
        </w:rPr>
        <w:t>Liabilities</w:t>
      </w:r>
      <w:r w:rsidRPr="00794E4D">
        <w:rPr>
          <w:rFonts w:cs="Arial"/>
          <w:szCs w:val="22"/>
          <w:cs/>
        </w:rPr>
        <w:t xml:space="preserve">: </w:t>
      </w:r>
      <w:r w:rsidRPr="00794E4D">
        <w:rPr>
          <w:rFonts w:cs="Arial"/>
          <w:szCs w:val="22"/>
          <w:lang w:val="en-GB"/>
        </w:rPr>
        <w:t>addressing the volatility in profit or loss caused by changes in the credit risk of financial liabilities that are measured at fair value</w:t>
      </w:r>
    </w:p>
    <w:p w14:paraId="6E1A2DC0" w14:textId="77777777" w:rsidR="00030062" w:rsidRPr="00794E4D" w:rsidRDefault="00030062" w:rsidP="00030062">
      <w:pPr>
        <w:numPr>
          <w:ilvl w:val="0"/>
          <w:numId w:val="8"/>
        </w:numPr>
        <w:rPr>
          <w:rFonts w:cs="Arial"/>
          <w:szCs w:val="22"/>
          <w:lang w:val="en-GB"/>
        </w:rPr>
      </w:pPr>
      <w:r w:rsidRPr="00794E4D">
        <w:rPr>
          <w:rFonts w:cs="Arial"/>
          <w:b/>
          <w:i/>
          <w:szCs w:val="22"/>
          <w:lang w:val="en-GB"/>
        </w:rPr>
        <w:t>Impairments</w:t>
      </w:r>
      <w:r w:rsidRPr="00794E4D">
        <w:rPr>
          <w:rFonts w:cs="Arial"/>
          <w:szCs w:val="22"/>
          <w:cs/>
        </w:rPr>
        <w:t xml:space="preserve">: </w:t>
      </w:r>
      <w:r w:rsidRPr="00794E4D">
        <w:rPr>
          <w:rFonts w:cs="Arial"/>
          <w:szCs w:val="22"/>
          <w:lang w:val="en-GB"/>
        </w:rPr>
        <w:t>Forward</w:t>
      </w:r>
      <w:r w:rsidRPr="00794E4D">
        <w:rPr>
          <w:rFonts w:cs="Arial"/>
          <w:szCs w:val="22"/>
          <w:cs/>
        </w:rPr>
        <w:t>-</w:t>
      </w:r>
      <w:r w:rsidRPr="00794E4D">
        <w:rPr>
          <w:rFonts w:cs="Arial"/>
          <w:szCs w:val="22"/>
          <w:lang w:val="en-GB"/>
        </w:rPr>
        <w:t>looking impairment model based on expected losses</w:t>
      </w:r>
      <w:r w:rsidRPr="00794E4D">
        <w:rPr>
          <w:rFonts w:cs="Arial"/>
          <w:szCs w:val="22"/>
          <w:cs/>
        </w:rPr>
        <w:t>:</w:t>
      </w:r>
    </w:p>
    <w:p w14:paraId="7D5A18A8" w14:textId="77777777" w:rsidR="00030062" w:rsidRPr="00794E4D" w:rsidRDefault="00030062" w:rsidP="00030062">
      <w:pPr>
        <w:numPr>
          <w:ilvl w:val="1"/>
          <w:numId w:val="8"/>
        </w:numPr>
        <w:rPr>
          <w:rFonts w:cs="Arial"/>
          <w:szCs w:val="22"/>
          <w:lang w:val="en-GB"/>
        </w:rPr>
      </w:pPr>
      <w:r w:rsidRPr="00794E4D">
        <w:rPr>
          <w:rFonts w:cs="Arial"/>
          <w:szCs w:val="22"/>
          <w:lang w:val="en-GB"/>
        </w:rPr>
        <w:t xml:space="preserve">The new model requires entities to recognise expected credit losses at all times </w:t>
      </w:r>
      <w:r w:rsidRPr="00794E4D">
        <w:rPr>
          <w:rFonts w:cs="Arial"/>
          <w:szCs w:val="22"/>
          <w:cs/>
        </w:rPr>
        <w:t>(</w:t>
      </w:r>
      <w:r w:rsidRPr="00794E4D">
        <w:rPr>
          <w:rFonts w:cs="Arial"/>
          <w:szCs w:val="22"/>
          <w:lang w:val="en-GB"/>
        </w:rPr>
        <w:t>12</w:t>
      </w:r>
      <w:r w:rsidRPr="00794E4D">
        <w:rPr>
          <w:rFonts w:cs="Arial"/>
          <w:szCs w:val="22"/>
          <w:cs/>
        </w:rPr>
        <w:t>-</w:t>
      </w:r>
      <w:r w:rsidRPr="00794E4D">
        <w:rPr>
          <w:rFonts w:cs="Arial"/>
          <w:szCs w:val="22"/>
          <w:lang w:val="en-GB"/>
        </w:rPr>
        <w:t>month or lifetime expected loss</w:t>
      </w:r>
      <w:r w:rsidRPr="00794E4D">
        <w:rPr>
          <w:rFonts w:cs="Arial"/>
          <w:szCs w:val="22"/>
          <w:cs/>
        </w:rPr>
        <w:t xml:space="preserve">) </w:t>
      </w:r>
      <w:r w:rsidRPr="00794E4D">
        <w:rPr>
          <w:rFonts w:cs="Arial"/>
          <w:szCs w:val="22"/>
          <w:lang w:val="en-GB"/>
        </w:rPr>
        <w:t>which includes measurement of changes in expected credit losses</w:t>
      </w:r>
    </w:p>
    <w:p w14:paraId="0470D341" w14:textId="77777777" w:rsidR="00030062" w:rsidRPr="00794E4D" w:rsidRDefault="00030062" w:rsidP="00030062">
      <w:pPr>
        <w:numPr>
          <w:ilvl w:val="1"/>
          <w:numId w:val="8"/>
        </w:numPr>
        <w:rPr>
          <w:rFonts w:cs="Arial"/>
          <w:szCs w:val="22"/>
          <w:lang w:val="en-GB"/>
        </w:rPr>
      </w:pPr>
      <w:r w:rsidRPr="00794E4D">
        <w:rPr>
          <w:rFonts w:cs="Arial"/>
          <w:szCs w:val="22"/>
          <w:lang w:val="en-GB"/>
        </w:rPr>
        <w:t>It is no longer necessary for a trigger event to have occurred before credit losses are recognised</w:t>
      </w:r>
    </w:p>
    <w:p w14:paraId="77651F94" w14:textId="77777777" w:rsidR="00030062" w:rsidRPr="00794E4D" w:rsidRDefault="00030062" w:rsidP="00030062">
      <w:pPr>
        <w:numPr>
          <w:ilvl w:val="1"/>
          <w:numId w:val="8"/>
        </w:numPr>
        <w:rPr>
          <w:rFonts w:cs="Arial"/>
          <w:szCs w:val="22"/>
          <w:lang w:val="en-GB"/>
        </w:rPr>
      </w:pPr>
      <w:r w:rsidRPr="00794E4D">
        <w:rPr>
          <w:rFonts w:cs="Arial"/>
          <w:szCs w:val="22"/>
          <w:lang w:val="en-GB"/>
        </w:rPr>
        <w:t>The new model is also accompanied by improved disclosures about expected credit losses and credit risk</w:t>
      </w:r>
    </w:p>
    <w:p w14:paraId="7D796F17" w14:textId="77777777" w:rsidR="00030062" w:rsidRPr="00794E4D" w:rsidRDefault="00030062" w:rsidP="00030062">
      <w:pPr>
        <w:numPr>
          <w:ilvl w:val="0"/>
          <w:numId w:val="8"/>
        </w:numPr>
        <w:rPr>
          <w:rFonts w:cs="Arial"/>
          <w:szCs w:val="22"/>
          <w:lang w:val="en-GB"/>
        </w:rPr>
      </w:pPr>
      <w:r w:rsidRPr="00794E4D">
        <w:rPr>
          <w:rFonts w:cs="Arial"/>
          <w:b/>
          <w:i/>
          <w:szCs w:val="22"/>
          <w:lang w:val="en-GB"/>
        </w:rPr>
        <w:t>Hedge accounting</w:t>
      </w:r>
      <w:r w:rsidRPr="00794E4D">
        <w:rPr>
          <w:rFonts w:cs="Arial"/>
          <w:szCs w:val="22"/>
          <w:cs/>
        </w:rPr>
        <w:t xml:space="preserve">: </w:t>
      </w:r>
      <w:r w:rsidRPr="00794E4D">
        <w:rPr>
          <w:rFonts w:cs="Arial"/>
          <w:szCs w:val="22"/>
          <w:lang w:val="en-GB"/>
        </w:rPr>
        <w:t>Clear alignment with risk management</w:t>
      </w:r>
      <w:r w:rsidRPr="00794E4D">
        <w:rPr>
          <w:rFonts w:cs="Arial"/>
          <w:szCs w:val="22"/>
          <w:cs/>
        </w:rPr>
        <w:t>:</w:t>
      </w:r>
    </w:p>
    <w:p w14:paraId="36A7CF26" w14:textId="77777777" w:rsidR="00030062" w:rsidRPr="00794E4D" w:rsidRDefault="00030062" w:rsidP="00030062">
      <w:pPr>
        <w:numPr>
          <w:ilvl w:val="1"/>
          <w:numId w:val="8"/>
        </w:numPr>
        <w:rPr>
          <w:rFonts w:cs="Arial"/>
          <w:szCs w:val="22"/>
          <w:lang w:val="en-GB"/>
        </w:rPr>
      </w:pPr>
      <w:r w:rsidRPr="00794E4D">
        <w:rPr>
          <w:rFonts w:cs="Arial"/>
          <w:szCs w:val="22"/>
          <w:lang w:val="en-GB"/>
        </w:rPr>
        <w:t>The rules allow components of non</w:t>
      </w:r>
      <w:r w:rsidRPr="00794E4D">
        <w:rPr>
          <w:rFonts w:cs="Arial"/>
          <w:szCs w:val="22"/>
          <w:cs/>
        </w:rPr>
        <w:t>-</w:t>
      </w:r>
      <w:r w:rsidRPr="00794E4D">
        <w:rPr>
          <w:rFonts w:cs="Arial"/>
          <w:szCs w:val="22"/>
          <w:lang w:val="en-GB"/>
        </w:rPr>
        <w:t xml:space="preserve">financial items to be hedged </w:t>
      </w:r>
      <w:r w:rsidRPr="00794E4D">
        <w:rPr>
          <w:rFonts w:cs="Arial"/>
          <w:szCs w:val="22"/>
          <w:cs/>
        </w:rPr>
        <w:t>(</w:t>
      </w:r>
      <w:r w:rsidRPr="00794E4D">
        <w:rPr>
          <w:rFonts w:cs="Arial"/>
          <w:szCs w:val="22"/>
          <w:lang w:val="en-GB"/>
        </w:rPr>
        <w:t>previously not allowed by IAS 39</w:t>
      </w:r>
      <w:r w:rsidRPr="00794E4D">
        <w:rPr>
          <w:rFonts w:cs="Arial"/>
          <w:szCs w:val="22"/>
          <w:cs/>
        </w:rPr>
        <w:t>)</w:t>
      </w:r>
    </w:p>
    <w:p w14:paraId="5EC2C024" w14:textId="77777777" w:rsidR="00030062" w:rsidRPr="00794E4D" w:rsidRDefault="00030062" w:rsidP="00030062">
      <w:pPr>
        <w:numPr>
          <w:ilvl w:val="1"/>
          <w:numId w:val="8"/>
        </w:numPr>
        <w:rPr>
          <w:rFonts w:cs="Arial"/>
          <w:szCs w:val="22"/>
          <w:lang w:val="en-GB"/>
        </w:rPr>
      </w:pPr>
      <w:r w:rsidRPr="00794E4D">
        <w:rPr>
          <w:rFonts w:cs="Arial"/>
          <w:szCs w:val="22"/>
          <w:lang w:val="en-GB"/>
        </w:rPr>
        <w:t>IFRS 9 eliminates the distinction between financial and non</w:t>
      </w:r>
      <w:r w:rsidRPr="00794E4D">
        <w:rPr>
          <w:rFonts w:cs="Arial"/>
          <w:szCs w:val="22"/>
          <w:cs/>
        </w:rPr>
        <w:t>-</w:t>
      </w:r>
      <w:r w:rsidRPr="00794E4D">
        <w:rPr>
          <w:rFonts w:cs="Arial"/>
          <w:szCs w:val="22"/>
          <w:lang w:val="en-GB"/>
        </w:rPr>
        <w:t>financial items and looks at whether a risk component can be identified and measured and therefore reflected in management activities</w:t>
      </w:r>
    </w:p>
    <w:p w14:paraId="70520F06" w14:textId="77777777" w:rsidR="00030062" w:rsidRPr="00794E4D" w:rsidRDefault="00030062" w:rsidP="00030062">
      <w:pPr>
        <w:rPr>
          <w:rFonts w:cs="Arial"/>
          <w:szCs w:val="22"/>
          <w:lang w:val="en-GB"/>
        </w:rPr>
      </w:pPr>
      <w:r w:rsidRPr="00794E4D">
        <w:rPr>
          <w:rFonts w:cs="Arial"/>
          <w:szCs w:val="22"/>
          <w:lang w:val="en-GB"/>
        </w:rPr>
        <w:t>The primary change from IAS 39 to IFRS 9 is the evolution from an incurred loss view to a forward looking expected loss view which needs to be accounted for in the impairment models</w:t>
      </w:r>
      <w:r w:rsidRPr="00794E4D">
        <w:rPr>
          <w:rFonts w:cs="Arial"/>
          <w:szCs w:val="22"/>
          <w:cs/>
        </w:rPr>
        <w:t xml:space="preserve">. </w:t>
      </w:r>
    </w:p>
    <w:p w14:paraId="1717533E" w14:textId="77777777" w:rsidR="00030062" w:rsidRPr="00794E4D" w:rsidRDefault="00030062" w:rsidP="00030062">
      <w:pPr>
        <w:rPr>
          <w:rFonts w:cs="Arial"/>
          <w:szCs w:val="22"/>
          <w:lang w:val="en-GB"/>
        </w:rPr>
      </w:pPr>
      <w:bookmarkStart w:id="5" w:name="_Ref468871544"/>
      <w:r w:rsidRPr="00794E4D">
        <w:rPr>
          <w:rFonts w:cs="Arial"/>
          <w:szCs w:val="22"/>
          <w:lang w:val="en-GB"/>
        </w:rPr>
        <w:t>This new accounting standard will be effective from 2020</w:t>
      </w:r>
      <w:r w:rsidRPr="00794E4D">
        <w:rPr>
          <w:rFonts w:cs="Arial"/>
          <w:szCs w:val="22"/>
          <w:cs/>
        </w:rPr>
        <w:t xml:space="preserve">. </w:t>
      </w:r>
      <w:r w:rsidRPr="00794E4D">
        <w:rPr>
          <w:rFonts w:cs="Arial"/>
          <w:szCs w:val="22"/>
          <w:lang w:val="en-GB"/>
        </w:rPr>
        <w:t>The IFRS 9 standard provides a new set of regulations that the new loss provisioning process will need to satisfy</w:t>
      </w:r>
      <w:r w:rsidRPr="00794E4D">
        <w:rPr>
          <w:rFonts w:cs="Arial"/>
          <w:szCs w:val="22"/>
          <w:cs/>
        </w:rPr>
        <w:t>.</w:t>
      </w:r>
    </w:p>
    <w:bookmarkEnd w:id="5"/>
    <w:p w14:paraId="74E120F3" w14:textId="77777777" w:rsidR="00030062" w:rsidRPr="00794E4D" w:rsidRDefault="00030062" w:rsidP="00030062">
      <w:pPr>
        <w:keepNext/>
        <w:rPr>
          <w:rFonts w:cs="Arial"/>
        </w:rPr>
      </w:pPr>
      <w:r w:rsidRPr="00794E4D">
        <w:rPr>
          <w:rFonts w:cs="Arial"/>
          <w:noProof/>
        </w:rPr>
        <w:lastRenderedPageBreak/>
        <w:drawing>
          <wp:inline distT="0" distB="0" distL="0" distR="0" wp14:anchorId="2BC9F7CC" wp14:editId="7E342299">
            <wp:extent cx="5655310" cy="2162175"/>
            <wp:effectExtent l="19050" t="19050" r="21590" b="285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37109"/>
                    <a:stretch/>
                  </pic:blipFill>
                  <pic:spPr bwMode="auto">
                    <a:xfrm>
                      <a:off x="0" y="0"/>
                      <a:ext cx="5657206" cy="21629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BBA09A7" w14:textId="77777777" w:rsidR="00030062" w:rsidRPr="00794E4D" w:rsidRDefault="00030062" w:rsidP="004617D5">
      <w:pPr>
        <w:pStyle w:val="Caption"/>
        <w:rPr>
          <w:rFonts w:cs="Arial"/>
          <w:lang w:val="en-GB"/>
        </w:rPr>
      </w:pPr>
      <w:r w:rsidRPr="00794E4D">
        <w:rPr>
          <w:rFonts w:cs="Arial"/>
        </w:rPr>
        <w:t xml:space="preserve">Figure </w:t>
      </w:r>
      <w:r w:rsidR="002429A2" w:rsidRPr="00794E4D">
        <w:rPr>
          <w:rFonts w:cs="Arial"/>
        </w:rPr>
        <w:fldChar w:fldCharType="begin"/>
      </w:r>
      <w:r w:rsidR="002429A2" w:rsidRPr="00794E4D">
        <w:rPr>
          <w:rFonts w:cs="Arial"/>
        </w:rPr>
        <w:instrText xml:space="preserve"> SEQ Figure \</w:instrText>
      </w:r>
      <w:r w:rsidR="002429A2" w:rsidRPr="00794E4D">
        <w:rPr>
          <w:rFonts w:cs="Arial"/>
          <w:szCs w:val="18"/>
          <w:cs/>
        </w:rPr>
        <w:instrText xml:space="preserve">* </w:instrText>
      </w:r>
      <w:r w:rsidR="002429A2" w:rsidRPr="00794E4D">
        <w:rPr>
          <w:rFonts w:cs="Arial"/>
        </w:rPr>
        <w:instrText xml:space="preserve">ARABIC </w:instrText>
      </w:r>
      <w:r w:rsidR="002429A2" w:rsidRPr="00794E4D">
        <w:rPr>
          <w:rFonts w:cs="Arial"/>
        </w:rPr>
        <w:fldChar w:fldCharType="separate"/>
      </w:r>
      <w:r w:rsidR="00CC7D55">
        <w:rPr>
          <w:rFonts w:cs="Arial"/>
          <w:noProof/>
        </w:rPr>
        <w:t>1</w:t>
      </w:r>
      <w:r w:rsidR="002429A2" w:rsidRPr="00794E4D">
        <w:rPr>
          <w:rFonts w:cs="Arial"/>
          <w:noProof/>
        </w:rPr>
        <w:fldChar w:fldCharType="end"/>
      </w:r>
      <w:r w:rsidR="004617D5" w:rsidRPr="00794E4D">
        <w:rPr>
          <w:rFonts w:cs="Arial"/>
        </w:rPr>
        <w:t xml:space="preserve">, </w:t>
      </w:r>
      <w:r w:rsidR="004617D5" w:rsidRPr="00794E4D">
        <w:rPr>
          <w:rFonts w:cs="Arial"/>
          <w:lang w:val="en-GB"/>
        </w:rPr>
        <w:t xml:space="preserve">From </w:t>
      </w:r>
      <w:proofErr w:type="gramStart"/>
      <w:r w:rsidR="004617D5" w:rsidRPr="00794E4D">
        <w:rPr>
          <w:rFonts w:cs="Arial"/>
          <w:lang w:val="en-GB"/>
        </w:rPr>
        <w:t>IAS39  to</w:t>
      </w:r>
      <w:proofErr w:type="gramEnd"/>
      <w:r w:rsidR="004617D5" w:rsidRPr="00794E4D">
        <w:rPr>
          <w:rFonts w:cs="Arial"/>
          <w:lang w:val="en-GB"/>
        </w:rPr>
        <w:t xml:space="preserve"> IFRS 9</w:t>
      </w:r>
    </w:p>
    <w:p w14:paraId="2B1143C8" w14:textId="77777777" w:rsidR="00030062" w:rsidRPr="00794E4D" w:rsidRDefault="00030062" w:rsidP="00030062">
      <w:pPr>
        <w:rPr>
          <w:rFonts w:cs="Arial"/>
          <w:szCs w:val="22"/>
          <w:lang w:val="en-GB"/>
        </w:rPr>
      </w:pPr>
      <w:r w:rsidRPr="00794E4D">
        <w:rPr>
          <w:rFonts w:cs="Arial"/>
          <w:szCs w:val="22"/>
          <w:lang w:val="en-GB"/>
        </w:rPr>
        <w:t>In particular, the new impairment rules require that the lifetime credit risk of an account be assessed at each model run to determine if there has been a significant increase in credit risk since origination</w:t>
      </w:r>
      <w:r w:rsidRPr="00794E4D">
        <w:rPr>
          <w:rFonts w:cs="Arial"/>
          <w:szCs w:val="22"/>
          <w:cs/>
        </w:rPr>
        <w:t xml:space="preserve">. </w:t>
      </w:r>
      <w:r w:rsidRPr="00794E4D">
        <w:rPr>
          <w:rFonts w:cs="Arial"/>
          <w:szCs w:val="22"/>
          <w:lang w:val="en-GB"/>
        </w:rPr>
        <w:t xml:space="preserve">For accounts where the credit risk has significantly increased </w:t>
      </w:r>
      <w:r w:rsidRPr="00794E4D">
        <w:rPr>
          <w:rFonts w:cs="Arial"/>
          <w:szCs w:val="22"/>
          <w:cs/>
        </w:rPr>
        <w:t>(</w:t>
      </w:r>
      <w:r w:rsidRPr="00794E4D">
        <w:rPr>
          <w:rFonts w:cs="Arial"/>
          <w:szCs w:val="22"/>
          <w:lang w:val="en-GB"/>
        </w:rPr>
        <w:t>including defaults</w:t>
      </w:r>
      <w:r w:rsidRPr="00794E4D">
        <w:rPr>
          <w:rFonts w:cs="Arial"/>
          <w:szCs w:val="22"/>
          <w:cs/>
        </w:rPr>
        <w:t xml:space="preserve">) </w:t>
      </w:r>
      <w:r w:rsidRPr="00794E4D">
        <w:rPr>
          <w:rFonts w:cs="Arial"/>
          <w:szCs w:val="22"/>
          <w:lang w:val="en-GB"/>
        </w:rPr>
        <w:t>the lifetime expected credit losses must be used</w:t>
      </w:r>
      <w:r w:rsidRPr="00794E4D">
        <w:rPr>
          <w:rFonts w:cs="Arial"/>
          <w:szCs w:val="22"/>
          <w:cs/>
        </w:rPr>
        <w:t xml:space="preserve">. </w:t>
      </w:r>
      <w:r w:rsidRPr="00794E4D">
        <w:rPr>
          <w:rFonts w:cs="Arial"/>
          <w:szCs w:val="22"/>
          <w:lang w:val="en-GB"/>
        </w:rPr>
        <w:t>If the credit risk has not significantly increased, then only credit losses resulting from expected defaults in the next 12 months must be used</w:t>
      </w:r>
      <w:r w:rsidRPr="00794E4D">
        <w:rPr>
          <w:rFonts w:cs="Arial"/>
          <w:szCs w:val="22"/>
          <w:cs/>
        </w:rPr>
        <w:t xml:space="preserve">. </w:t>
      </w:r>
      <w:r w:rsidRPr="00794E4D">
        <w:rPr>
          <w:rFonts w:cs="Arial"/>
          <w:szCs w:val="22"/>
          <w:lang w:val="en-GB"/>
        </w:rPr>
        <w:t>The approach is outlined in terms of a stage classification accounting for significant increase in credit risk as a pivotal element of IFRS 9</w:t>
      </w:r>
      <w:r w:rsidRPr="00794E4D">
        <w:rPr>
          <w:rFonts w:cs="Arial"/>
          <w:szCs w:val="22"/>
          <w:cs/>
        </w:rPr>
        <w:t>.</w:t>
      </w:r>
    </w:p>
    <w:p w14:paraId="334B9C6A" w14:textId="77777777" w:rsidR="004B2DBF" w:rsidRDefault="004B2DBF">
      <w:pPr>
        <w:spacing w:line="259" w:lineRule="auto"/>
        <w:jc w:val="left"/>
        <w:rPr>
          <w:rFonts w:cs="Arial"/>
          <w:b/>
          <w:bCs/>
        </w:rPr>
      </w:pPr>
      <w:bookmarkStart w:id="6" w:name="_Ref474335153"/>
      <w:r>
        <w:rPr>
          <w:rFonts w:cs="Arial"/>
          <w:b/>
          <w:bCs/>
        </w:rPr>
        <w:br w:type="page"/>
      </w:r>
    </w:p>
    <w:p w14:paraId="506209BA" w14:textId="7EDE5ABA" w:rsidR="00030062" w:rsidRPr="004B2DBF" w:rsidRDefault="004B2DBF" w:rsidP="00030062">
      <w:pPr>
        <w:rPr>
          <w:rFonts w:cs="Arial"/>
          <w:b/>
          <w:bCs/>
          <w:lang w:val="en-GB"/>
        </w:rPr>
      </w:pPr>
      <w:r w:rsidRPr="004B2DBF">
        <w:rPr>
          <w:rFonts w:cs="Arial"/>
          <w:b/>
          <w:bCs/>
        </w:rPr>
        <w:lastRenderedPageBreak/>
        <w:fldChar w:fldCharType="begin"/>
      </w:r>
      <w:r w:rsidRPr="004B2DBF">
        <w:rPr>
          <w:rFonts w:cs="Arial"/>
          <w:b/>
          <w:bCs/>
        </w:rPr>
        <w:instrText xml:space="preserve"> REF _Ref12025654 \h </w:instrText>
      </w:r>
      <w:r>
        <w:rPr>
          <w:rFonts w:cs="Arial"/>
          <w:b/>
          <w:bCs/>
        </w:rPr>
        <w:instrText xml:space="preserve"> \* MERGEFORMAT </w:instrText>
      </w:r>
      <w:r w:rsidRPr="004B2DBF">
        <w:rPr>
          <w:rFonts w:cs="Arial"/>
          <w:b/>
          <w:bCs/>
        </w:rPr>
      </w:r>
      <w:r w:rsidRPr="004B2DBF">
        <w:rPr>
          <w:rFonts w:cs="Arial"/>
          <w:b/>
          <w:bCs/>
        </w:rPr>
        <w:fldChar w:fldCharType="separate"/>
      </w:r>
      <w:r w:rsidR="00CC7D55" w:rsidRPr="00CC7D55">
        <w:rPr>
          <w:b/>
          <w:bCs/>
        </w:rPr>
        <w:t xml:space="preserve">Table </w:t>
      </w:r>
      <w:r w:rsidR="00CC7D55" w:rsidRPr="00CC7D55">
        <w:rPr>
          <w:rFonts w:cs="Arial"/>
          <w:b/>
          <w:bCs/>
          <w:noProof/>
          <w:lang w:val="en-GB"/>
        </w:rPr>
        <w:t>1</w:t>
      </w:r>
      <w:r w:rsidRPr="004B2DBF">
        <w:rPr>
          <w:rFonts w:cs="Arial"/>
          <w:b/>
          <w:bCs/>
        </w:rPr>
        <w:fldChar w:fldCharType="end"/>
      </w:r>
      <w:r w:rsidRPr="004B2DBF">
        <w:rPr>
          <w:rFonts w:cs="Arial"/>
          <w:b/>
          <w:bCs/>
        </w:rPr>
        <w:t>: Stages under IFRS 9</w:t>
      </w:r>
    </w:p>
    <w:bookmarkEnd w:id="6"/>
    <w:tbl>
      <w:tblPr>
        <w:tblW w:w="9184" w:type="dxa"/>
        <w:jc w:val="center"/>
        <w:tblLayout w:type="fixed"/>
        <w:tblLook w:val="04A0" w:firstRow="1" w:lastRow="0" w:firstColumn="1" w:lastColumn="0" w:noHBand="0" w:noVBand="1"/>
      </w:tblPr>
      <w:tblGrid>
        <w:gridCol w:w="340"/>
        <w:gridCol w:w="2948"/>
        <w:gridCol w:w="2948"/>
        <w:gridCol w:w="2948"/>
      </w:tblGrid>
      <w:tr w:rsidR="00030062" w:rsidRPr="00794E4D" w14:paraId="68A8D33F" w14:textId="77777777" w:rsidTr="00A8362A">
        <w:trPr>
          <w:cantSplit/>
          <w:trHeight w:val="227"/>
          <w:jc w:val="center"/>
        </w:trPr>
        <w:tc>
          <w:tcPr>
            <w:tcW w:w="340" w:type="dxa"/>
            <w:tcBorders>
              <w:top w:val="single" w:sz="4" w:space="0" w:color="auto"/>
              <w:left w:val="single" w:sz="4" w:space="0" w:color="auto"/>
              <w:bottom w:val="single" w:sz="4" w:space="0" w:color="auto"/>
            </w:tcBorders>
            <w:shd w:val="clear" w:color="auto" w:fill="44546A" w:themeFill="text2"/>
            <w:noWrap/>
            <w:textDirection w:val="btLr"/>
            <w:hideMark/>
          </w:tcPr>
          <w:p w14:paraId="5C1BF5A4" w14:textId="77777777" w:rsidR="00030062" w:rsidRPr="00794E4D" w:rsidRDefault="00030062" w:rsidP="004617D5">
            <w:pPr>
              <w:spacing w:line="240" w:lineRule="auto"/>
              <w:jc w:val="center"/>
              <w:rPr>
                <w:rFonts w:cs="Arial"/>
                <w:b/>
                <w:color w:val="FFFFFF" w:themeColor="background1"/>
                <w:sz w:val="16"/>
                <w:szCs w:val="16"/>
                <w:lang w:val="en-GB"/>
              </w:rPr>
            </w:pPr>
          </w:p>
        </w:tc>
        <w:tc>
          <w:tcPr>
            <w:tcW w:w="2948" w:type="dxa"/>
            <w:tcBorders>
              <w:top w:val="single" w:sz="4" w:space="0" w:color="auto"/>
              <w:bottom w:val="single" w:sz="4" w:space="0" w:color="auto"/>
              <w:right w:val="single" w:sz="4" w:space="0" w:color="auto"/>
            </w:tcBorders>
            <w:shd w:val="clear" w:color="auto" w:fill="44546A" w:themeFill="text2"/>
            <w:noWrap/>
            <w:vAlign w:val="center"/>
            <w:hideMark/>
          </w:tcPr>
          <w:p w14:paraId="37AB82F3" w14:textId="77777777" w:rsidR="00030062" w:rsidRPr="00794E4D" w:rsidRDefault="00030062" w:rsidP="004617D5">
            <w:pPr>
              <w:spacing w:line="240" w:lineRule="auto"/>
              <w:jc w:val="center"/>
              <w:rPr>
                <w:rFonts w:cs="Arial"/>
                <w:b/>
                <w:color w:val="FFFFFF" w:themeColor="background1"/>
                <w:sz w:val="16"/>
                <w:szCs w:val="16"/>
                <w:lang w:val="en-GB"/>
              </w:rPr>
            </w:pPr>
            <w:r w:rsidRPr="00794E4D">
              <w:rPr>
                <w:rFonts w:cs="Arial"/>
                <w:b/>
                <w:color w:val="FFFFFF" w:themeColor="background1"/>
                <w:sz w:val="16"/>
                <w:szCs w:val="16"/>
                <w:lang w:val="en-GB"/>
              </w:rPr>
              <w:t>Stage 1</w:t>
            </w:r>
          </w:p>
        </w:tc>
        <w:tc>
          <w:tcPr>
            <w:tcW w:w="2948" w:type="dxa"/>
            <w:tcBorders>
              <w:top w:val="single" w:sz="4" w:space="0" w:color="auto"/>
              <w:left w:val="single" w:sz="4" w:space="0" w:color="auto"/>
              <w:bottom w:val="single" w:sz="4" w:space="0" w:color="auto"/>
              <w:right w:val="single" w:sz="4" w:space="0" w:color="auto"/>
            </w:tcBorders>
            <w:shd w:val="clear" w:color="auto" w:fill="44546A" w:themeFill="text2"/>
            <w:noWrap/>
            <w:vAlign w:val="center"/>
            <w:hideMark/>
          </w:tcPr>
          <w:p w14:paraId="49CB6D1B" w14:textId="77777777" w:rsidR="00030062" w:rsidRPr="00794E4D" w:rsidRDefault="00030062" w:rsidP="004617D5">
            <w:pPr>
              <w:spacing w:line="240" w:lineRule="auto"/>
              <w:jc w:val="center"/>
              <w:rPr>
                <w:rFonts w:cs="Arial"/>
                <w:b/>
                <w:color w:val="FFFFFF" w:themeColor="background1"/>
                <w:sz w:val="16"/>
                <w:szCs w:val="16"/>
                <w:lang w:val="en-GB"/>
              </w:rPr>
            </w:pPr>
            <w:r w:rsidRPr="00794E4D">
              <w:rPr>
                <w:rFonts w:cs="Arial"/>
                <w:b/>
                <w:color w:val="FFFFFF" w:themeColor="background1"/>
                <w:sz w:val="16"/>
                <w:szCs w:val="16"/>
                <w:lang w:val="en-GB"/>
              </w:rPr>
              <w:t>Stage 2</w:t>
            </w:r>
          </w:p>
        </w:tc>
        <w:tc>
          <w:tcPr>
            <w:tcW w:w="2948" w:type="dxa"/>
            <w:tcBorders>
              <w:top w:val="single" w:sz="4" w:space="0" w:color="auto"/>
              <w:left w:val="nil"/>
              <w:bottom w:val="single" w:sz="4" w:space="0" w:color="auto"/>
              <w:right w:val="single" w:sz="4" w:space="0" w:color="auto"/>
            </w:tcBorders>
            <w:shd w:val="clear" w:color="auto" w:fill="44546A" w:themeFill="text2"/>
            <w:noWrap/>
            <w:vAlign w:val="center"/>
            <w:hideMark/>
          </w:tcPr>
          <w:p w14:paraId="1C2593EE" w14:textId="77777777" w:rsidR="00030062" w:rsidRPr="00794E4D" w:rsidRDefault="00030062" w:rsidP="004617D5">
            <w:pPr>
              <w:spacing w:line="240" w:lineRule="auto"/>
              <w:jc w:val="center"/>
              <w:rPr>
                <w:rFonts w:cs="Arial"/>
                <w:b/>
                <w:color w:val="FFFFFF" w:themeColor="background1"/>
                <w:sz w:val="16"/>
                <w:szCs w:val="16"/>
                <w:lang w:val="en-GB"/>
              </w:rPr>
            </w:pPr>
            <w:r w:rsidRPr="00794E4D">
              <w:rPr>
                <w:rFonts w:cs="Arial"/>
                <w:b/>
                <w:color w:val="FFFFFF" w:themeColor="background1"/>
                <w:sz w:val="16"/>
                <w:szCs w:val="16"/>
                <w:lang w:val="en-GB"/>
              </w:rPr>
              <w:t>Stage 3</w:t>
            </w:r>
          </w:p>
        </w:tc>
      </w:tr>
      <w:tr w:rsidR="00030062" w:rsidRPr="00794E4D" w14:paraId="01A67DCA" w14:textId="77777777" w:rsidTr="00A8362A">
        <w:trPr>
          <w:cantSplit/>
          <w:trHeight w:val="20"/>
          <w:jc w:val="center"/>
        </w:trPr>
        <w:tc>
          <w:tcPr>
            <w:tcW w:w="340" w:type="dxa"/>
            <w:vMerge w:val="restart"/>
            <w:tcBorders>
              <w:top w:val="single" w:sz="4" w:space="0" w:color="auto"/>
              <w:left w:val="single" w:sz="4" w:space="0" w:color="auto"/>
              <w:bottom w:val="single" w:sz="4" w:space="0" w:color="auto"/>
              <w:right w:val="single" w:sz="4" w:space="0" w:color="auto"/>
            </w:tcBorders>
            <w:shd w:val="clear" w:color="auto" w:fill="44546A" w:themeFill="text2"/>
            <w:textDirection w:val="btLr"/>
            <w:hideMark/>
          </w:tcPr>
          <w:p w14:paraId="2FBD0429" w14:textId="77777777" w:rsidR="00030062" w:rsidRPr="00794E4D" w:rsidRDefault="00030062" w:rsidP="004617D5">
            <w:pPr>
              <w:spacing w:line="240" w:lineRule="auto"/>
              <w:jc w:val="center"/>
              <w:rPr>
                <w:rFonts w:cs="Arial"/>
                <w:b/>
                <w:bCs/>
                <w:color w:val="FFFFFF" w:themeColor="background1"/>
                <w:sz w:val="16"/>
                <w:szCs w:val="16"/>
                <w:lang w:val="en-GB"/>
              </w:rPr>
            </w:pPr>
            <w:r w:rsidRPr="00794E4D">
              <w:rPr>
                <w:rFonts w:cs="Arial"/>
                <w:b/>
                <w:bCs/>
                <w:color w:val="FFFFFF" w:themeColor="background1"/>
                <w:sz w:val="16"/>
                <w:szCs w:val="16"/>
                <w:lang w:val="en-GB"/>
              </w:rPr>
              <w:t>Stage description</w:t>
            </w:r>
          </w:p>
        </w:tc>
        <w:tc>
          <w:tcPr>
            <w:tcW w:w="2948" w:type="dxa"/>
            <w:tcBorders>
              <w:top w:val="single" w:sz="4" w:space="0" w:color="auto"/>
              <w:left w:val="nil"/>
              <w:bottom w:val="single" w:sz="4" w:space="0" w:color="auto"/>
              <w:right w:val="single" w:sz="4" w:space="0" w:color="auto"/>
            </w:tcBorders>
            <w:shd w:val="clear" w:color="auto" w:fill="auto"/>
            <w:vAlign w:val="center"/>
            <w:hideMark/>
          </w:tcPr>
          <w:p w14:paraId="01555E6F" w14:textId="77777777" w:rsidR="00030062" w:rsidRPr="00794E4D" w:rsidRDefault="00030062" w:rsidP="004617D5">
            <w:pPr>
              <w:spacing w:line="240" w:lineRule="auto"/>
              <w:rPr>
                <w:rFonts w:cs="Arial"/>
                <w:sz w:val="16"/>
                <w:szCs w:val="16"/>
                <w:lang w:val="en-GB"/>
              </w:rPr>
            </w:pPr>
            <w:r w:rsidRPr="00794E4D">
              <w:rPr>
                <w:rFonts w:cs="Arial"/>
                <w:sz w:val="16"/>
                <w:szCs w:val="16"/>
                <w:lang w:val="en-GB"/>
              </w:rPr>
              <w:t>Includes accounts for whom no significant increase in credit risk since initial recognition has been observed</w:t>
            </w:r>
          </w:p>
        </w:tc>
        <w:tc>
          <w:tcPr>
            <w:tcW w:w="2948" w:type="dxa"/>
            <w:tcBorders>
              <w:top w:val="nil"/>
              <w:left w:val="nil"/>
              <w:bottom w:val="single" w:sz="4" w:space="0" w:color="auto"/>
              <w:right w:val="single" w:sz="4" w:space="0" w:color="auto"/>
            </w:tcBorders>
            <w:shd w:val="clear" w:color="auto" w:fill="auto"/>
            <w:vAlign w:val="center"/>
            <w:hideMark/>
          </w:tcPr>
          <w:p w14:paraId="43146B04" w14:textId="77777777" w:rsidR="00030062" w:rsidRPr="00794E4D" w:rsidRDefault="00030062" w:rsidP="004617D5">
            <w:pPr>
              <w:spacing w:line="240" w:lineRule="auto"/>
              <w:rPr>
                <w:rFonts w:cs="Arial"/>
                <w:sz w:val="16"/>
                <w:szCs w:val="16"/>
                <w:lang w:val="en-GB"/>
              </w:rPr>
            </w:pPr>
            <w:r w:rsidRPr="00794E4D">
              <w:rPr>
                <w:rFonts w:cs="Arial"/>
                <w:sz w:val="16"/>
                <w:szCs w:val="16"/>
                <w:lang w:val="en-GB"/>
              </w:rPr>
              <w:t>Includes accounts whose credit risk has significantly increased since initial recognition but no objective evidence of impairment has been observed, with a rebuttal presumption that this occurs when the account reaches 30 days past due</w:t>
            </w:r>
          </w:p>
        </w:tc>
        <w:tc>
          <w:tcPr>
            <w:tcW w:w="2948" w:type="dxa"/>
            <w:tcBorders>
              <w:top w:val="nil"/>
              <w:left w:val="nil"/>
              <w:bottom w:val="single" w:sz="4" w:space="0" w:color="auto"/>
              <w:right w:val="single" w:sz="4" w:space="0" w:color="auto"/>
            </w:tcBorders>
            <w:shd w:val="clear" w:color="auto" w:fill="auto"/>
            <w:vAlign w:val="center"/>
            <w:hideMark/>
          </w:tcPr>
          <w:p w14:paraId="015A561E" w14:textId="77777777" w:rsidR="00030062" w:rsidRPr="00794E4D" w:rsidRDefault="00030062" w:rsidP="004617D5">
            <w:pPr>
              <w:spacing w:line="240" w:lineRule="auto"/>
              <w:rPr>
                <w:rFonts w:cs="Arial"/>
                <w:sz w:val="16"/>
                <w:szCs w:val="16"/>
                <w:lang w:val="en-GB"/>
              </w:rPr>
            </w:pPr>
            <w:r w:rsidRPr="00794E4D">
              <w:rPr>
                <w:rFonts w:cs="Arial"/>
                <w:sz w:val="16"/>
                <w:szCs w:val="16"/>
                <w:lang w:val="en-GB"/>
              </w:rPr>
              <w:t>Includes accounts where the objective evidence of impairment has been observed</w:t>
            </w:r>
          </w:p>
        </w:tc>
      </w:tr>
      <w:tr w:rsidR="00030062" w:rsidRPr="00794E4D" w14:paraId="20F3FFA9" w14:textId="77777777" w:rsidTr="00A8362A">
        <w:trPr>
          <w:cantSplit/>
          <w:trHeight w:val="20"/>
          <w:jc w:val="center"/>
        </w:trPr>
        <w:tc>
          <w:tcPr>
            <w:tcW w:w="340" w:type="dxa"/>
            <w:vMerge/>
            <w:tcBorders>
              <w:top w:val="nil"/>
              <w:left w:val="single" w:sz="4" w:space="0" w:color="auto"/>
              <w:bottom w:val="single" w:sz="4" w:space="0" w:color="auto"/>
              <w:right w:val="single" w:sz="4" w:space="0" w:color="auto"/>
            </w:tcBorders>
            <w:shd w:val="clear" w:color="auto" w:fill="44546A" w:themeFill="text2"/>
            <w:hideMark/>
          </w:tcPr>
          <w:p w14:paraId="6B346D65" w14:textId="77777777" w:rsidR="00030062" w:rsidRPr="00794E4D" w:rsidRDefault="00030062" w:rsidP="004617D5">
            <w:pPr>
              <w:spacing w:line="240" w:lineRule="auto"/>
              <w:jc w:val="center"/>
              <w:rPr>
                <w:rFonts w:cs="Arial"/>
                <w:b/>
                <w:bCs/>
                <w:color w:val="FFFFFF" w:themeColor="background1"/>
                <w:sz w:val="16"/>
                <w:szCs w:val="16"/>
                <w:lang w:val="en-GB"/>
              </w:rPr>
            </w:pPr>
          </w:p>
        </w:tc>
        <w:tc>
          <w:tcPr>
            <w:tcW w:w="2948" w:type="dxa"/>
            <w:tcBorders>
              <w:top w:val="nil"/>
              <w:left w:val="nil"/>
              <w:bottom w:val="single" w:sz="4" w:space="0" w:color="auto"/>
              <w:right w:val="single" w:sz="4" w:space="0" w:color="auto"/>
            </w:tcBorders>
            <w:shd w:val="clear" w:color="auto" w:fill="auto"/>
            <w:vAlign w:val="center"/>
            <w:hideMark/>
          </w:tcPr>
          <w:p w14:paraId="5555BE2D" w14:textId="77777777" w:rsidR="00030062" w:rsidRPr="00794E4D" w:rsidRDefault="00030062" w:rsidP="004617D5">
            <w:pPr>
              <w:spacing w:line="240" w:lineRule="auto"/>
              <w:rPr>
                <w:rFonts w:cs="Arial"/>
                <w:sz w:val="16"/>
                <w:szCs w:val="16"/>
                <w:lang w:val="en-GB"/>
              </w:rPr>
            </w:pPr>
            <w:r w:rsidRPr="00794E4D">
              <w:rPr>
                <w:rFonts w:cs="Arial"/>
                <w:sz w:val="16"/>
                <w:szCs w:val="16"/>
                <w:lang w:val="en-GB"/>
              </w:rPr>
              <w:t>12</w:t>
            </w:r>
            <w:r w:rsidRPr="00794E4D">
              <w:rPr>
                <w:rFonts w:cs="Arial"/>
                <w:sz w:val="16"/>
                <w:szCs w:val="16"/>
                <w:cs/>
              </w:rPr>
              <w:t>-</w:t>
            </w:r>
            <w:r w:rsidRPr="00794E4D">
              <w:rPr>
                <w:rFonts w:cs="Arial"/>
                <w:sz w:val="16"/>
                <w:szCs w:val="16"/>
                <w:lang w:val="en-GB"/>
              </w:rPr>
              <w:t>month expected credit losses, i</w:t>
            </w:r>
            <w:r w:rsidRPr="00794E4D">
              <w:rPr>
                <w:rFonts w:cs="Arial"/>
                <w:sz w:val="16"/>
                <w:szCs w:val="16"/>
                <w:cs/>
              </w:rPr>
              <w:t>.</w:t>
            </w:r>
            <w:r w:rsidRPr="00794E4D">
              <w:rPr>
                <w:rFonts w:cs="Arial"/>
                <w:sz w:val="16"/>
                <w:szCs w:val="16"/>
                <w:lang w:val="en-GB"/>
              </w:rPr>
              <w:t>e</w:t>
            </w:r>
            <w:r w:rsidRPr="00794E4D">
              <w:rPr>
                <w:rFonts w:cs="Arial"/>
                <w:sz w:val="16"/>
                <w:szCs w:val="16"/>
                <w:cs/>
              </w:rPr>
              <w:t xml:space="preserve">. </w:t>
            </w:r>
            <w:r w:rsidRPr="00794E4D">
              <w:rPr>
                <w:rFonts w:cs="Arial"/>
                <w:sz w:val="16"/>
                <w:szCs w:val="16"/>
                <w:lang w:val="en-GB"/>
              </w:rPr>
              <w:t>credit losses due to default events within subsequent 12 months, are recognised in balance sheet</w:t>
            </w:r>
          </w:p>
        </w:tc>
        <w:tc>
          <w:tcPr>
            <w:tcW w:w="2948" w:type="dxa"/>
            <w:tcBorders>
              <w:top w:val="nil"/>
              <w:left w:val="nil"/>
              <w:bottom w:val="single" w:sz="4" w:space="0" w:color="auto"/>
              <w:right w:val="single" w:sz="4" w:space="0" w:color="auto"/>
            </w:tcBorders>
            <w:shd w:val="clear" w:color="auto" w:fill="auto"/>
            <w:vAlign w:val="center"/>
            <w:hideMark/>
          </w:tcPr>
          <w:p w14:paraId="556DA707" w14:textId="77777777" w:rsidR="00030062" w:rsidRPr="00794E4D" w:rsidRDefault="00030062" w:rsidP="004617D5">
            <w:pPr>
              <w:spacing w:line="240" w:lineRule="auto"/>
              <w:rPr>
                <w:rFonts w:cs="Arial"/>
                <w:sz w:val="16"/>
                <w:szCs w:val="16"/>
                <w:lang w:val="en-GB"/>
              </w:rPr>
            </w:pPr>
            <w:r w:rsidRPr="00794E4D">
              <w:rPr>
                <w:rFonts w:cs="Arial"/>
                <w:sz w:val="16"/>
                <w:szCs w:val="16"/>
                <w:lang w:val="en-GB"/>
              </w:rPr>
              <w:t xml:space="preserve">Lifetime expected credit losses </w:t>
            </w:r>
            <w:r w:rsidRPr="00794E4D">
              <w:rPr>
                <w:rFonts w:cs="Arial"/>
                <w:sz w:val="16"/>
                <w:szCs w:val="16"/>
                <w:cs/>
              </w:rPr>
              <w:t>(</w:t>
            </w:r>
            <w:r w:rsidRPr="00794E4D">
              <w:rPr>
                <w:rFonts w:cs="Arial"/>
                <w:sz w:val="16"/>
                <w:szCs w:val="16"/>
                <w:lang w:val="en-GB"/>
              </w:rPr>
              <w:t>LTECL</w:t>
            </w:r>
            <w:r w:rsidRPr="00794E4D">
              <w:rPr>
                <w:rFonts w:cs="Arial"/>
                <w:sz w:val="16"/>
                <w:szCs w:val="16"/>
                <w:cs/>
              </w:rPr>
              <w:t xml:space="preserve">) </w:t>
            </w:r>
            <w:r w:rsidRPr="00794E4D">
              <w:rPr>
                <w:rFonts w:cs="Arial"/>
                <w:sz w:val="16"/>
                <w:szCs w:val="16"/>
                <w:lang w:val="en-GB"/>
              </w:rPr>
              <w:t>i</w:t>
            </w:r>
            <w:r w:rsidRPr="00794E4D">
              <w:rPr>
                <w:rFonts w:cs="Arial"/>
                <w:sz w:val="16"/>
                <w:szCs w:val="16"/>
                <w:cs/>
              </w:rPr>
              <w:t>.</w:t>
            </w:r>
            <w:r w:rsidRPr="00794E4D">
              <w:rPr>
                <w:rFonts w:cs="Arial"/>
                <w:sz w:val="16"/>
                <w:szCs w:val="16"/>
                <w:lang w:val="en-GB"/>
              </w:rPr>
              <w:t>e</w:t>
            </w:r>
            <w:r w:rsidRPr="00794E4D">
              <w:rPr>
                <w:rFonts w:cs="Arial"/>
                <w:sz w:val="16"/>
                <w:szCs w:val="16"/>
                <w:cs/>
              </w:rPr>
              <w:t xml:space="preserve">. </w:t>
            </w:r>
            <w:r w:rsidRPr="00794E4D">
              <w:rPr>
                <w:rFonts w:cs="Arial"/>
                <w:sz w:val="16"/>
                <w:szCs w:val="16"/>
                <w:lang w:val="en-GB"/>
              </w:rPr>
              <w:t xml:space="preserve">credit losses due to default events spanning the </w:t>
            </w:r>
            <w:r w:rsidRPr="00794E4D">
              <w:rPr>
                <w:rFonts w:cs="Arial"/>
                <w:sz w:val="16"/>
                <w:szCs w:val="16"/>
                <w:cs/>
              </w:rPr>
              <w:t>(</w:t>
            </w:r>
            <w:r w:rsidRPr="00794E4D">
              <w:rPr>
                <w:rFonts w:cs="Arial"/>
                <w:sz w:val="16"/>
                <w:szCs w:val="16"/>
                <w:lang w:val="en-GB"/>
              </w:rPr>
              <w:t>expected</w:t>
            </w:r>
            <w:r w:rsidRPr="00794E4D">
              <w:rPr>
                <w:rFonts w:cs="Arial"/>
                <w:sz w:val="16"/>
                <w:szCs w:val="16"/>
                <w:cs/>
              </w:rPr>
              <w:t xml:space="preserve">) </w:t>
            </w:r>
            <w:r w:rsidRPr="00794E4D">
              <w:rPr>
                <w:rFonts w:cs="Arial"/>
                <w:sz w:val="16"/>
                <w:szCs w:val="16"/>
                <w:lang w:val="en-GB"/>
              </w:rPr>
              <w:t>lifetime of the facility, are recognised in balance sheet</w:t>
            </w:r>
          </w:p>
        </w:tc>
        <w:tc>
          <w:tcPr>
            <w:tcW w:w="2948" w:type="dxa"/>
            <w:tcBorders>
              <w:top w:val="nil"/>
              <w:left w:val="nil"/>
              <w:bottom w:val="single" w:sz="4" w:space="0" w:color="auto"/>
              <w:right w:val="single" w:sz="4" w:space="0" w:color="auto"/>
            </w:tcBorders>
            <w:shd w:val="clear" w:color="auto" w:fill="auto"/>
            <w:vAlign w:val="center"/>
            <w:hideMark/>
          </w:tcPr>
          <w:p w14:paraId="6AAD99D9" w14:textId="77777777" w:rsidR="00030062" w:rsidRPr="00794E4D" w:rsidRDefault="00030062" w:rsidP="004617D5">
            <w:pPr>
              <w:spacing w:line="240" w:lineRule="auto"/>
              <w:rPr>
                <w:rFonts w:cs="Arial"/>
                <w:sz w:val="16"/>
                <w:szCs w:val="16"/>
                <w:lang w:val="en-GB"/>
              </w:rPr>
            </w:pPr>
            <w:r w:rsidRPr="00794E4D">
              <w:rPr>
                <w:rFonts w:cs="Arial"/>
                <w:sz w:val="16"/>
                <w:szCs w:val="16"/>
                <w:lang w:val="en-GB"/>
              </w:rPr>
              <w:t xml:space="preserve">Lifetime expected credit losses </w:t>
            </w:r>
            <w:r w:rsidRPr="00794E4D">
              <w:rPr>
                <w:rFonts w:cs="Arial"/>
                <w:sz w:val="16"/>
                <w:szCs w:val="16"/>
                <w:cs/>
              </w:rPr>
              <w:t>(</w:t>
            </w:r>
            <w:r w:rsidRPr="00794E4D">
              <w:rPr>
                <w:rFonts w:cs="Arial"/>
                <w:sz w:val="16"/>
                <w:szCs w:val="16"/>
                <w:lang w:val="en-GB"/>
              </w:rPr>
              <w:t>LTECL</w:t>
            </w:r>
            <w:r w:rsidRPr="00794E4D">
              <w:rPr>
                <w:rFonts w:cs="Arial"/>
                <w:sz w:val="16"/>
                <w:szCs w:val="16"/>
                <w:cs/>
              </w:rPr>
              <w:t xml:space="preserve">) </w:t>
            </w:r>
            <w:r w:rsidRPr="00794E4D">
              <w:rPr>
                <w:rFonts w:cs="Arial"/>
                <w:sz w:val="16"/>
                <w:szCs w:val="16"/>
                <w:lang w:val="en-GB"/>
              </w:rPr>
              <w:t>are recognised in balance sheet</w:t>
            </w:r>
          </w:p>
        </w:tc>
      </w:tr>
      <w:tr w:rsidR="00030062" w:rsidRPr="00794E4D" w14:paraId="10F8AC46" w14:textId="77777777" w:rsidTr="00A8362A">
        <w:trPr>
          <w:cantSplit/>
          <w:trHeight w:val="20"/>
          <w:jc w:val="center"/>
        </w:trPr>
        <w:tc>
          <w:tcPr>
            <w:tcW w:w="340" w:type="dxa"/>
            <w:tcBorders>
              <w:top w:val="nil"/>
              <w:left w:val="single" w:sz="4" w:space="0" w:color="auto"/>
              <w:bottom w:val="single" w:sz="4" w:space="0" w:color="auto"/>
              <w:right w:val="single" w:sz="4" w:space="0" w:color="auto"/>
            </w:tcBorders>
            <w:shd w:val="clear" w:color="auto" w:fill="44546A" w:themeFill="text2"/>
            <w:textDirection w:val="btLr"/>
            <w:hideMark/>
          </w:tcPr>
          <w:p w14:paraId="4BA3CA77" w14:textId="77777777" w:rsidR="00030062" w:rsidRPr="00794E4D" w:rsidRDefault="00030062" w:rsidP="004617D5">
            <w:pPr>
              <w:spacing w:line="240" w:lineRule="auto"/>
              <w:jc w:val="center"/>
              <w:rPr>
                <w:rFonts w:cs="Arial"/>
                <w:b/>
                <w:bCs/>
                <w:color w:val="FFFFFF" w:themeColor="background1"/>
                <w:sz w:val="16"/>
                <w:szCs w:val="16"/>
                <w:lang w:val="en-GB"/>
              </w:rPr>
            </w:pPr>
            <w:r w:rsidRPr="00794E4D">
              <w:rPr>
                <w:rFonts w:cs="Arial"/>
                <w:b/>
                <w:bCs/>
                <w:color w:val="FFFFFF" w:themeColor="background1"/>
                <w:sz w:val="16"/>
                <w:szCs w:val="16"/>
                <w:lang w:val="en-GB"/>
              </w:rPr>
              <w:t>Expected loss</w:t>
            </w:r>
          </w:p>
        </w:tc>
        <w:tc>
          <w:tcPr>
            <w:tcW w:w="2948" w:type="dxa"/>
            <w:tcBorders>
              <w:top w:val="nil"/>
              <w:left w:val="nil"/>
              <w:bottom w:val="single" w:sz="4" w:space="0" w:color="auto"/>
              <w:right w:val="single" w:sz="4" w:space="0" w:color="auto"/>
            </w:tcBorders>
            <w:shd w:val="clear" w:color="auto" w:fill="auto"/>
            <w:vAlign w:val="center"/>
            <w:hideMark/>
          </w:tcPr>
          <w:p w14:paraId="659B096D" w14:textId="77777777" w:rsidR="00030062" w:rsidRPr="00794E4D" w:rsidRDefault="00030062" w:rsidP="004617D5">
            <w:pPr>
              <w:spacing w:line="240" w:lineRule="auto"/>
              <w:rPr>
                <w:rFonts w:cs="Arial"/>
                <w:sz w:val="16"/>
                <w:szCs w:val="16"/>
                <w:lang w:val="en-GB"/>
              </w:rPr>
            </w:pPr>
            <w:r w:rsidRPr="00794E4D">
              <w:rPr>
                <w:rFonts w:cs="Arial"/>
                <w:sz w:val="16"/>
                <w:szCs w:val="16"/>
                <w:lang w:val="en-GB"/>
              </w:rPr>
              <w:t>IFRS 9 guidelines require to assess the 1 year expected credit losses without prescribing the tangible estimation procedure</w:t>
            </w:r>
            <w:r w:rsidRPr="00794E4D">
              <w:rPr>
                <w:rFonts w:cs="Arial"/>
                <w:sz w:val="16"/>
                <w:szCs w:val="16"/>
                <w:lang w:val="en-GB"/>
              </w:rPr>
              <w:br/>
            </w:r>
            <w:r w:rsidRPr="00794E4D">
              <w:rPr>
                <w:rFonts w:cs="Arial"/>
                <w:sz w:val="16"/>
                <w:szCs w:val="16"/>
                <w:lang w:val="en-GB"/>
              </w:rPr>
              <w:br/>
            </w:r>
            <m:oMathPara>
              <m:oMath>
                <m:r>
                  <w:rPr>
                    <w:rFonts w:ascii="Cambria Math" w:hAnsi="Cambria Math" w:cs="Cambria Math" w:hint="cs"/>
                    <w:sz w:val="16"/>
                    <w:szCs w:val="16"/>
                    <w:cs/>
                  </w:rPr>
                  <m:t>LTECL</m:t>
                </m:r>
                <m:r>
                  <w:rPr>
                    <w:rFonts w:ascii="Cambria Math" w:hAnsi="Cambria Math" w:cs="Arial"/>
                    <w:sz w:val="16"/>
                    <w:szCs w:val="16"/>
                    <w:cs/>
                  </w:rPr>
                  <m:t xml:space="preserve">= </m:t>
                </m:r>
                <m:nary>
                  <m:naryPr>
                    <m:chr m:val="∑"/>
                    <m:limLoc m:val="undOvr"/>
                    <m:ctrlPr>
                      <w:rPr>
                        <w:rFonts w:ascii="Cambria Math" w:hAnsi="Cambria Math" w:cs="Arial"/>
                        <w:i/>
                        <w:sz w:val="16"/>
                        <w:szCs w:val="16"/>
                        <w:lang w:val="en-GB"/>
                      </w:rPr>
                    </m:ctrlPr>
                  </m:naryPr>
                  <m:sub>
                    <m:r>
                      <w:rPr>
                        <w:rFonts w:ascii="Cambria Math" w:hAnsi="Cambria Math" w:cs="Cambria Math" w:hint="cs"/>
                        <w:sz w:val="16"/>
                        <w:szCs w:val="16"/>
                        <w:cs/>
                      </w:rPr>
                      <m:t>t</m:t>
                    </m:r>
                    <m:r>
                      <w:rPr>
                        <w:rFonts w:ascii="Cambria Math" w:hAnsi="Cambria Math" w:cs="Arial"/>
                        <w:sz w:val="16"/>
                        <w:szCs w:val="16"/>
                        <w:cs/>
                      </w:rPr>
                      <m:t>=</m:t>
                    </m:r>
                    <m:r>
                      <w:rPr>
                        <w:rFonts w:ascii="Cambria Math" w:hAnsi="Cambria Math" w:cs="Arial"/>
                        <w:sz w:val="16"/>
                        <w:szCs w:val="16"/>
                        <w:lang w:val="en-GB"/>
                      </w:rPr>
                      <m:t>1</m:t>
                    </m:r>
                  </m:sub>
                  <m:sup>
                    <m:r>
                      <w:rPr>
                        <w:rFonts w:ascii="Cambria Math" w:hAnsi="Cambria Math" w:cs="Arial"/>
                        <w:sz w:val="16"/>
                        <w:szCs w:val="16"/>
                        <w:lang w:val="en-GB"/>
                      </w:rPr>
                      <m:t>12</m:t>
                    </m:r>
                  </m:sup>
                  <m:e>
                    <m:sSub>
                      <m:sSubPr>
                        <m:ctrlPr>
                          <w:rPr>
                            <w:rFonts w:ascii="Cambria Math" w:hAnsi="Cambria Math" w:cs="Arial"/>
                            <w:i/>
                            <w:sz w:val="16"/>
                            <w:szCs w:val="16"/>
                            <w:lang w:val="en-GB"/>
                          </w:rPr>
                        </m:ctrlPr>
                      </m:sSubPr>
                      <m:e>
                        <m:r>
                          <w:rPr>
                            <w:rFonts w:ascii="Cambria Math" w:hAnsi="Cambria Math" w:cs="Cambria Math" w:hint="cs"/>
                            <w:sz w:val="16"/>
                            <w:szCs w:val="16"/>
                            <w:cs/>
                          </w:rPr>
                          <m:t>PD</m:t>
                        </m:r>
                      </m:e>
                      <m:sub>
                        <m:r>
                          <w:rPr>
                            <w:rFonts w:ascii="Cambria Math" w:hAnsi="Cambria Math" w:cs="Cambria Math" w:hint="cs"/>
                            <w:sz w:val="16"/>
                            <w:szCs w:val="16"/>
                            <w:cs/>
                          </w:rPr>
                          <m:t>t</m:t>
                        </m:r>
                      </m:sub>
                    </m:sSub>
                    <m:r>
                      <w:rPr>
                        <w:rFonts w:ascii="Cambria Math" w:hAnsi="Cambria Math" w:cs="Arial"/>
                        <w:sz w:val="16"/>
                        <w:szCs w:val="16"/>
                        <w:lang w:val="en-GB"/>
                      </w:rPr>
                      <m:t xml:space="preserve"> × </m:t>
                    </m:r>
                    <m:sSub>
                      <m:sSubPr>
                        <m:ctrlPr>
                          <w:rPr>
                            <w:rFonts w:ascii="Cambria Math" w:hAnsi="Cambria Math" w:cs="Arial"/>
                            <w:i/>
                            <w:sz w:val="16"/>
                            <w:szCs w:val="16"/>
                            <w:lang w:val="en-GB"/>
                          </w:rPr>
                        </m:ctrlPr>
                      </m:sSubPr>
                      <m:e>
                        <m:r>
                          <w:rPr>
                            <w:rFonts w:ascii="Cambria Math" w:hAnsi="Cambria Math" w:cs="Cambria Math" w:hint="cs"/>
                            <w:sz w:val="16"/>
                            <w:szCs w:val="16"/>
                            <w:cs/>
                          </w:rPr>
                          <m:t>EAD</m:t>
                        </m:r>
                      </m:e>
                      <m:sub>
                        <m:r>
                          <w:rPr>
                            <w:rFonts w:ascii="Cambria Math" w:hAnsi="Cambria Math" w:cs="Cambria Math" w:hint="cs"/>
                            <w:sz w:val="16"/>
                            <w:szCs w:val="16"/>
                            <w:cs/>
                          </w:rPr>
                          <m:t>t</m:t>
                        </m:r>
                      </m:sub>
                    </m:sSub>
                  </m:e>
                </m:nary>
                <m:r>
                  <w:rPr>
                    <w:rFonts w:ascii="Cambria Math" w:hAnsi="Cambria Math" w:cs="Arial"/>
                    <w:sz w:val="16"/>
                    <w:szCs w:val="16"/>
                    <w:lang w:val="en-GB"/>
                  </w:rPr>
                  <m:t xml:space="preserve"> × </m:t>
                </m:r>
                <m:sSub>
                  <m:sSubPr>
                    <m:ctrlPr>
                      <w:rPr>
                        <w:rFonts w:ascii="Cambria Math" w:hAnsi="Cambria Math" w:cs="Arial"/>
                        <w:i/>
                        <w:sz w:val="16"/>
                        <w:szCs w:val="16"/>
                        <w:lang w:val="en-GB"/>
                      </w:rPr>
                    </m:ctrlPr>
                  </m:sSubPr>
                  <m:e>
                    <m:r>
                      <w:rPr>
                        <w:rFonts w:ascii="Cambria Math" w:hAnsi="Cambria Math" w:cs="Cambria Math" w:hint="cs"/>
                        <w:sz w:val="16"/>
                        <w:szCs w:val="16"/>
                        <w:cs/>
                      </w:rPr>
                      <m:t>LGD</m:t>
                    </m:r>
                  </m:e>
                  <m:sub>
                    <m:r>
                      <w:rPr>
                        <w:rFonts w:ascii="Cambria Math" w:hAnsi="Cambria Math" w:cs="Cambria Math" w:hint="cs"/>
                        <w:sz w:val="16"/>
                        <w:szCs w:val="16"/>
                        <w:cs/>
                      </w:rPr>
                      <m:t>t</m:t>
                    </m:r>
                  </m:sub>
                </m:sSub>
                <m:r>
                  <m:rPr>
                    <m:sty m:val="p"/>
                  </m:rPr>
                  <w:rPr>
                    <w:rFonts w:ascii="Cambria Math" w:hAnsi="Cambria Math" w:cs="Arial"/>
                    <w:sz w:val="16"/>
                    <w:szCs w:val="16"/>
                    <w:lang w:val="en-GB"/>
                  </w:rPr>
                  <w:br/>
                </m:r>
              </m:oMath>
            </m:oMathPara>
            <w:r w:rsidRPr="00794E4D">
              <w:rPr>
                <w:rFonts w:cs="Arial"/>
                <w:sz w:val="16"/>
                <w:szCs w:val="16"/>
                <w:lang w:val="en-GB"/>
              </w:rPr>
              <w:br/>
            </w:r>
            <m:oMath>
              <m:r>
                <m:rPr>
                  <m:sty m:val="p"/>
                </m:rPr>
                <w:rPr>
                  <w:rFonts w:ascii="Cambria Math" w:hAnsi="Cambria Math" w:cs="Arial"/>
                  <w:sz w:val="16"/>
                  <w:szCs w:val="16"/>
                  <w:lang w:val="en-GB"/>
                </w:rPr>
                <m:t>Where,</m:t>
              </m:r>
            </m:oMath>
            <w:r w:rsidRPr="00794E4D">
              <w:rPr>
                <w:rFonts w:cs="Arial"/>
                <w:sz w:val="16"/>
                <w:szCs w:val="16"/>
                <w:cs/>
              </w:rPr>
              <w:t xml:space="preserve"> </w:t>
            </w:r>
            <m:oMath>
              <m:sSub>
                <m:sSubPr>
                  <m:ctrlPr>
                    <w:rPr>
                      <w:rFonts w:ascii="Cambria Math" w:hAnsi="Cambria Math" w:cs="Arial"/>
                      <w:i/>
                      <w:sz w:val="16"/>
                      <w:szCs w:val="16"/>
                      <w:lang w:val="en-GB"/>
                    </w:rPr>
                  </m:ctrlPr>
                </m:sSubPr>
                <m:e>
                  <m:r>
                    <w:rPr>
                      <w:rFonts w:ascii="Cambria Math" w:hAnsi="Cambria Math" w:cs="Cambria Math" w:hint="cs"/>
                      <w:sz w:val="16"/>
                      <w:szCs w:val="16"/>
                      <w:cs/>
                    </w:rPr>
                    <m:t>PD</m:t>
                  </m:r>
                </m:e>
                <m:sub>
                  <m:r>
                    <w:rPr>
                      <w:rFonts w:ascii="Cambria Math" w:hAnsi="Cambria Math" w:cs="Cambria Math" w:hint="cs"/>
                      <w:sz w:val="16"/>
                      <w:szCs w:val="16"/>
                      <w:cs/>
                    </w:rPr>
                    <m:t>t</m:t>
                  </m:r>
                </m:sub>
              </m:sSub>
            </m:oMath>
            <w:r w:rsidRPr="00794E4D">
              <w:rPr>
                <w:rFonts w:cs="Arial"/>
                <w:sz w:val="16"/>
                <w:szCs w:val="16"/>
                <w:lang w:val="en-GB"/>
              </w:rPr>
              <w:t xml:space="preserve">,  </w:t>
            </w:r>
            <m:oMath>
              <m:sSub>
                <m:sSubPr>
                  <m:ctrlPr>
                    <w:rPr>
                      <w:rFonts w:ascii="Cambria Math" w:hAnsi="Cambria Math" w:cs="Arial"/>
                      <w:i/>
                      <w:sz w:val="16"/>
                      <w:szCs w:val="16"/>
                      <w:lang w:val="en-GB"/>
                    </w:rPr>
                  </m:ctrlPr>
                </m:sSubPr>
                <m:e>
                  <m:r>
                    <w:rPr>
                      <w:rFonts w:ascii="Cambria Math" w:hAnsi="Cambria Math" w:cs="Cambria Math" w:hint="cs"/>
                      <w:sz w:val="16"/>
                      <w:szCs w:val="16"/>
                      <w:cs/>
                    </w:rPr>
                    <m:t>EAD</m:t>
                  </m:r>
                </m:e>
                <m:sub>
                  <m:r>
                    <w:rPr>
                      <w:rFonts w:ascii="Cambria Math" w:hAnsi="Cambria Math" w:cs="Cambria Math" w:hint="cs"/>
                      <w:sz w:val="16"/>
                      <w:szCs w:val="16"/>
                      <w:cs/>
                    </w:rPr>
                    <m:t>t</m:t>
                  </m:r>
                </m:sub>
              </m:sSub>
            </m:oMath>
            <w:r w:rsidRPr="00794E4D">
              <w:rPr>
                <w:rFonts w:cs="Arial"/>
                <w:sz w:val="16"/>
                <w:szCs w:val="16"/>
                <w:lang w:val="en-GB"/>
              </w:rPr>
              <w:t xml:space="preserve">, </w:t>
            </w:r>
            <m:oMath>
              <m:sSub>
                <m:sSubPr>
                  <m:ctrlPr>
                    <w:rPr>
                      <w:rFonts w:ascii="Cambria Math" w:hAnsi="Cambria Math" w:cs="Arial"/>
                      <w:i/>
                      <w:sz w:val="16"/>
                      <w:szCs w:val="16"/>
                      <w:lang w:val="en-GB"/>
                    </w:rPr>
                  </m:ctrlPr>
                </m:sSubPr>
                <m:e>
                  <m:r>
                    <w:rPr>
                      <w:rFonts w:ascii="Cambria Math" w:hAnsi="Cambria Math" w:cs="Cambria Math" w:hint="cs"/>
                      <w:sz w:val="16"/>
                      <w:szCs w:val="16"/>
                      <w:cs/>
                    </w:rPr>
                    <m:t>LGD</m:t>
                  </m:r>
                </m:e>
                <m:sub>
                  <m:r>
                    <w:rPr>
                      <w:rFonts w:ascii="Cambria Math" w:hAnsi="Cambria Math" w:cs="Cambria Math" w:hint="cs"/>
                      <w:sz w:val="16"/>
                      <w:szCs w:val="16"/>
                      <w:cs/>
                    </w:rPr>
                    <m:t>t</m:t>
                  </m:r>
                </m:sub>
              </m:sSub>
            </m:oMath>
            <w:r w:rsidRPr="00794E4D">
              <w:rPr>
                <w:rFonts w:cs="Arial"/>
                <w:sz w:val="16"/>
                <w:szCs w:val="16"/>
                <w:lang w:val="en-GB"/>
              </w:rPr>
              <w:t xml:space="preserve">, represent marginal PD, EAD and LGD at time </w:t>
            </w:r>
            <w:r w:rsidRPr="00794E4D">
              <w:rPr>
                <w:rFonts w:cs="Arial"/>
                <w:i/>
                <w:sz w:val="16"/>
                <w:szCs w:val="16"/>
                <w:lang w:val="en-GB"/>
              </w:rPr>
              <w:t>t</w:t>
            </w:r>
          </w:p>
        </w:tc>
        <w:tc>
          <w:tcPr>
            <w:tcW w:w="2948" w:type="dxa"/>
            <w:tcBorders>
              <w:top w:val="nil"/>
              <w:left w:val="nil"/>
              <w:bottom w:val="single" w:sz="4" w:space="0" w:color="auto"/>
              <w:right w:val="single" w:sz="4" w:space="0" w:color="auto"/>
            </w:tcBorders>
            <w:shd w:val="clear" w:color="auto" w:fill="auto"/>
            <w:vAlign w:val="center"/>
            <w:hideMark/>
          </w:tcPr>
          <w:p w14:paraId="07C57E68" w14:textId="77777777" w:rsidR="00030062" w:rsidRPr="00794E4D" w:rsidRDefault="00030062" w:rsidP="004617D5">
            <w:pPr>
              <w:spacing w:line="240" w:lineRule="auto"/>
              <w:rPr>
                <w:rFonts w:cs="Arial"/>
                <w:sz w:val="16"/>
                <w:szCs w:val="16"/>
                <w:lang w:val="en-GB"/>
              </w:rPr>
            </w:pPr>
            <w:r w:rsidRPr="00794E4D">
              <w:rPr>
                <w:rFonts w:cs="Arial"/>
                <w:sz w:val="16"/>
                <w:szCs w:val="16"/>
                <w:lang w:val="en-GB"/>
              </w:rPr>
              <w:t>IFRS 9 guidelines require the lifetime expected credit losses without prescribing the tangible estimation procedure</w:t>
            </w:r>
            <w:r w:rsidRPr="00794E4D">
              <w:rPr>
                <w:rFonts w:cs="Arial"/>
                <w:sz w:val="16"/>
                <w:szCs w:val="16"/>
                <w:lang w:val="en-GB"/>
              </w:rPr>
              <w:br/>
            </w:r>
            <w:r w:rsidRPr="00794E4D">
              <w:rPr>
                <w:rFonts w:cs="Arial"/>
                <w:sz w:val="16"/>
                <w:szCs w:val="16"/>
                <w:lang w:val="en-GB"/>
              </w:rPr>
              <w:br/>
            </w:r>
            <m:oMathPara>
              <m:oMath>
                <m:r>
                  <w:rPr>
                    <w:rFonts w:ascii="Cambria Math" w:hAnsi="Cambria Math" w:cs="Cambria Math" w:hint="cs"/>
                    <w:sz w:val="16"/>
                    <w:szCs w:val="16"/>
                    <w:cs/>
                  </w:rPr>
                  <m:t>LTECL</m:t>
                </m:r>
                <m:r>
                  <w:rPr>
                    <w:rFonts w:ascii="Cambria Math" w:hAnsi="Cambria Math" w:cs="Arial"/>
                    <w:sz w:val="16"/>
                    <w:szCs w:val="16"/>
                    <w:cs/>
                  </w:rPr>
                  <m:t xml:space="preserve">= </m:t>
                </m:r>
                <m:nary>
                  <m:naryPr>
                    <m:chr m:val="∑"/>
                    <m:limLoc m:val="undOvr"/>
                    <m:ctrlPr>
                      <w:rPr>
                        <w:rFonts w:ascii="Cambria Math" w:hAnsi="Cambria Math" w:cs="Arial"/>
                        <w:i/>
                        <w:sz w:val="16"/>
                        <w:szCs w:val="16"/>
                        <w:lang w:val="en-GB"/>
                      </w:rPr>
                    </m:ctrlPr>
                  </m:naryPr>
                  <m:sub>
                    <m:r>
                      <w:rPr>
                        <w:rFonts w:ascii="Cambria Math" w:hAnsi="Cambria Math" w:cs="Cambria Math" w:hint="cs"/>
                        <w:sz w:val="16"/>
                        <w:szCs w:val="16"/>
                        <w:cs/>
                      </w:rPr>
                      <m:t>t</m:t>
                    </m:r>
                    <m:r>
                      <w:rPr>
                        <w:rFonts w:ascii="Cambria Math" w:hAnsi="Cambria Math" w:cs="Arial"/>
                        <w:sz w:val="16"/>
                        <w:szCs w:val="16"/>
                        <w:cs/>
                      </w:rPr>
                      <m:t>=</m:t>
                    </m:r>
                    <m:r>
                      <w:rPr>
                        <w:rFonts w:ascii="Cambria Math" w:hAnsi="Cambria Math" w:cs="Arial"/>
                        <w:sz w:val="16"/>
                        <w:szCs w:val="16"/>
                        <w:lang w:val="en-GB"/>
                      </w:rPr>
                      <m:t>1</m:t>
                    </m:r>
                  </m:sub>
                  <m:sup>
                    <m:r>
                      <w:rPr>
                        <w:rFonts w:ascii="Cambria Math" w:hAnsi="Cambria Math" w:cs="Cambria Math" w:hint="cs"/>
                        <w:sz w:val="16"/>
                        <w:szCs w:val="16"/>
                        <w:cs/>
                      </w:rPr>
                      <m:t>T</m:t>
                    </m:r>
                  </m:sup>
                  <m:e>
                    <m:sSub>
                      <m:sSubPr>
                        <m:ctrlPr>
                          <w:rPr>
                            <w:rFonts w:ascii="Cambria Math" w:hAnsi="Cambria Math" w:cs="Arial"/>
                            <w:i/>
                            <w:sz w:val="16"/>
                            <w:szCs w:val="16"/>
                            <w:lang w:val="en-GB"/>
                          </w:rPr>
                        </m:ctrlPr>
                      </m:sSubPr>
                      <m:e>
                        <m:r>
                          <w:rPr>
                            <w:rFonts w:ascii="Cambria Math" w:hAnsi="Cambria Math" w:cs="Cambria Math" w:hint="cs"/>
                            <w:sz w:val="16"/>
                            <w:szCs w:val="16"/>
                            <w:cs/>
                          </w:rPr>
                          <m:t>PD</m:t>
                        </m:r>
                      </m:e>
                      <m:sub>
                        <m:r>
                          <w:rPr>
                            <w:rFonts w:ascii="Cambria Math" w:hAnsi="Cambria Math" w:cs="Cambria Math" w:hint="cs"/>
                            <w:sz w:val="16"/>
                            <w:szCs w:val="16"/>
                            <w:cs/>
                          </w:rPr>
                          <m:t>t</m:t>
                        </m:r>
                      </m:sub>
                    </m:sSub>
                    <m:r>
                      <w:rPr>
                        <w:rFonts w:ascii="Cambria Math" w:hAnsi="Cambria Math" w:cs="Arial"/>
                        <w:sz w:val="16"/>
                        <w:szCs w:val="16"/>
                        <w:lang w:val="en-GB"/>
                      </w:rPr>
                      <m:t xml:space="preserve"> × </m:t>
                    </m:r>
                    <m:sSub>
                      <m:sSubPr>
                        <m:ctrlPr>
                          <w:rPr>
                            <w:rFonts w:ascii="Cambria Math" w:hAnsi="Cambria Math" w:cs="Arial"/>
                            <w:i/>
                            <w:sz w:val="16"/>
                            <w:szCs w:val="16"/>
                            <w:lang w:val="en-GB"/>
                          </w:rPr>
                        </m:ctrlPr>
                      </m:sSubPr>
                      <m:e>
                        <m:r>
                          <w:rPr>
                            <w:rFonts w:ascii="Cambria Math" w:hAnsi="Cambria Math" w:cs="Cambria Math" w:hint="cs"/>
                            <w:sz w:val="16"/>
                            <w:szCs w:val="16"/>
                            <w:cs/>
                          </w:rPr>
                          <m:t>EAD</m:t>
                        </m:r>
                      </m:e>
                      <m:sub>
                        <m:r>
                          <w:rPr>
                            <w:rFonts w:ascii="Cambria Math" w:hAnsi="Cambria Math" w:cs="Cambria Math" w:hint="cs"/>
                            <w:sz w:val="16"/>
                            <w:szCs w:val="16"/>
                            <w:cs/>
                          </w:rPr>
                          <m:t>t</m:t>
                        </m:r>
                      </m:sub>
                    </m:sSub>
                  </m:e>
                </m:nary>
                <m:r>
                  <w:rPr>
                    <w:rFonts w:ascii="Cambria Math" w:hAnsi="Cambria Math" w:cs="Arial"/>
                    <w:sz w:val="16"/>
                    <w:szCs w:val="16"/>
                    <w:lang w:val="en-GB"/>
                  </w:rPr>
                  <m:t xml:space="preserve"> ×</m:t>
                </m:r>
                <m:r>
                  <w:rPr>
                    <w:rFonts w:ascii="Cambria Math" w:hAnsi="Cambria Math" w:cs="Arial"/>
                    <w:sz w:val="16"/>
                    <w:szCs w:val="16"/>
                    <w:cs/>
                    <w:lang w:val="en-GB"/>
                  </w:rPr>
                  <m:t xml:space="preserve"> </m:t>
                </m:r>
                <m:sSub>
                  <m:sSubPr>
                    <m:ctrlPr>
                      <w:rPr>
                        <w:rFonts w:ascii="Cambria Math" w:hAnsi="Cambria Math" w:cs="Arial"/>
                        <w:i/>
                        <w:sz w:val="16"/>
                        <w:szCs w:val="16"/>
                        <w:lang w:val="en-GB"/>
                      </w:rPr>
                    </m:ctrlPr>
                  </m:sSubPr>
                  <m:e>
                    <m:r>
                      <w:rPr>
                        <w:rFonts w:ascii="Cambria Math" w:hAnsi="Cambria Math" w:cs="Cambria Math" w:hint="cs"/>
                        <w:sz w:val="16"/>
                        <w:szCs w:val="16"/>
                        <w:cs/>
                      </w:rPr>
                      <m:t>LGD</m:t>
                    </m:r>
                  </m:e>
                  <m:sub>
                    <m:r>
                      <w:rPr>
                        <w:rFonts w:ascii="Cambria Math" w:hAnsi="Cambria Math" w:cs="Cambria Math" w:hint="cs"/>
                        <w:sz w:val="16"/>
                        <w:szCs w:val="16"/>
                        <w:cs/>
                      </w:rPr>
                      <m:t>t</m:t>
                    </m:r>
                  </m:sub>
                </m:sSub>
                <m:r>
                  <m:rPr>
                    <m:sty m:val="p"/>
                  </m:rPr>
                  <w:rPr>
                    <w:rFonts w:ascii="Cambria Math" w:hAnsi="Cambria Math" w:cs="Arial"/>
                    <w:sz w:val="16"/>
                    <w:szCs w:val="16"/>
                    <w:lang w:val="en-GB"/>
                  </w:rPr>
                  <w:br/>
                </m:r>
              </m:oMath>
            </m:oMathPara>
            <w:r w:rsidRPr="00794E4D">
              <w:rPr>
                <w:rFonts w:cs="Arial"/>
                <w:sz w:val="16"/>
                <w:szCs w:val="16"/>
                <w:lang w:val="en-GB"/>
              </w:rPr>
              <w:br/>
            </w:r>
            <w:r w:rsidRPr="00794E4D">
              <w:rPr>
                <w:rFonts w:cs="Arial"/>
                <w:sz w:val="16"/>
                <w:szCs w:val="16"/>
                <w:lang w:val="en-GB"/>
              </w:rPr>
              <w:t xml:space="preserve">Where, </w:t>
            </w:r>
            <m:oMath>
              <m:sSub>
                <m:sSubPr>
                  <m:ctrlPr>
                    <w:rPr>
                      <w:rFonts w:ascii="Cambria Math" w:hAnsi="Cambria Math" w:cs="Arial"/>
                      <w:i/>
                      <w:sz w:val="16"/>
                      <w:szCs w:val="16"/>
                      <w:lang w:val="en-GB"/>
                    </w:rPr>
                  </m:ctrlPr>
                </m:sSubPr>
                <m:e>
                  <m:r>
                    <w:rPr>
                      <w:rFonts w:ascii="Cambria Math" w:hAnsi="Cambria Math" w:cs="Cambria Math" w:hint="cs"/>
                      <w:sz w:val="16"/>
                      <w:szCs w:val="16"/>
                      <w:cs/>
                    </w:rPr>
                    <m:t>PD</m:t>
                  </m:r>
                </m:e>
                <m:sub>
                  <m:r>
                    <w:rPr>
                      <w:rFonts w:ascii="Cambria Math" w:hAnsi="Cambria Math" w:cs="Cambria Math" w:hint="cs"/>
                      <w:sz w:val="16"/>
                      <w:szCs w:val="16"/>
                      <w:cs/>
                    </w:rPr>
                    <m:t>t</m:t>
                  </m:r>
                </m:sub>
              </m:sSub>
            </m:oMath>
            <w:r w:rsidRPr="00794E4D">
              <w:rPr>
                <w:rFonts w:cs="Arial"/>
                <w:sz w:val="16"/>
                <w:szCs w:val="16"/>
                <w:lang w:val="en-GB"/>
              </w:rPr>
              <w:t xml:space="preserve">,  </w:t>
            </w:r>
            <m:oMath>
              <m:sSub>
                <m:sSubPr>
                  <m:ctrlPr>
                    <w:rPr>
                      <w:rFonts w:ascii="Cambria Math" w:hAnsi="Cambria Math" w:cs="Arial"/>
                      <w:i/>
                      <w:sz w:val="16"/>
                      <w:szCs w:val="16"/>
                      <w:lang w:val="en-GB"/>
                    </w:rPr>
                  </m:ctrlPr>
                </m:sSubPr>
                <m:e>
                  <m:r>
                    <w:rPr>
                      <w:rFonts w:ascii="Cambria Math" w:hAnsi="Cambria Math" w:cs="Cambria Math" w:hint="cs"/>
                      <w:sz w:val="16"/>
                      <w:szCs w:val="16"/>
                      <w:cs/>
                    </w:rPr>
                    <m:t>EAD</m:t>
                  </m:r>
                </m:e>
                <m:sub>
                  <m:r>
                    <w:rPr>
                      <w:rFonts w:ascii="Cambria Math" w:hAnsi="Cambria Math" w:cs="Cambria Math" w:hint="cs"/>
                      <w:sz w:val="16"/>
                      <w:szCs w:val="16"/>
                      <w:cs/>
                    </w:rPr>
                    <m:t>t</m:t>
                  </m:r>
                </m:sub>
              </m:sSub>
            </m:oMath>
            <w:r w:rsidRPr="00794E4D">
              <w:rPr>
                <w:rFonts w:cs="Arial"/>
                <w:sz w:val="16"/>
                <w:szCs w:val="16"/>
                <w:lang w:val="en-GB"/>
              </w:rPr>
              <w:t xml:space="preserve">, </w:t>
            </w:r>
            <m:oMath>
              <m:sSub>
                <m:sSubPr>
                  <m:ctrlPr>
                    <w:rPr>
                      <w:rFonts w:ascii="Cambria Math" w:hAnsi="Cambria Math" w:cs="Arial"/>
                      <w:i/>
                      <w:sz w:val="16"/>
                      <w:szCs w:val="16"/>
                      <w:lang w:val="en-GB"/>
                    </w:rPr>
                  </m:ctrlPr>
                </m:sSubPr>
                <m:e>
                  <m:r>
                    <w:rPr>
                      <w:rFonts w:ascii="Cambria Math" w:hAnsi="Cambria Math" w:cs="Cambria Math" w:hint="cs"/>
                      <w:sz w:val="16"/>
                      <w:szCs w:val="16"/>
                      <w:cs/>
                    </w:rPr>
                    <m:t>LGD</m:t>
                  </m:r>
                </m:e>
                <m:sub>
                  <m:r>
                    <w:rPr>
                      <w:rFonts w:ascii="Cambria Math" w:hAnsi="Cambria Math" w:cs="Cambria Math" w:hint="cs"/>
                      <w:sz w:val="16"/>
                      <w:szCs w:val="16"/>
                      <w:cs/>
                    </w:rPr>
                    <m:t>t</m:t>
                  </m:r>
                </m:sub>
              </m:sSub>
            </m:oMath>
            <w:r w:rsidRPr="00794E4D">
              <w:rPr>
                <w:rFonts w:cs="Arial"/>
                <w:sz w:val="16"/>
                <w:szCs w:val="16"/>
                <w:lang w:val="en-GB"/>
              </w:rPr>
              <w:t xml:space="preserve">, represent marginal PD, EAD and LGD at time </w:t>
            </w:r>
            <w:r w:rsidRPr="00794E4D">
              <w:rPr>
                <w:rFonts w:cs="Arial"/>
                <w:i/>
                <w:sz w:val="16"/>
                <w:szCs w:val="16"/>
                <w:lang w:val="en-GB"/>
              </w:rPr>
              <w:t xml:space="preserve">t </w:t>
            </w:r>
            <w:r w:rsidRPr="00794E4D">
              <w:rPr>
                <w:rFonts w:cs="Arial"/>
                <w:sz w:val="16"/>
                <w:szCs w:val="16"/>
                <w:lang w:val="en-GB"/>
              </w:rPr>
              <w:t xml:space="preserve">and </w:t>
            </w:r>
            <w:r w:rsidRPr="00794E4D">
              <w:rPr>
                <w:rFonts w:cs="Arial"/>
                <w:i/>
                <w:sz w:val="16"/>
                <w:szCs w:val="16"/>
                <w:lang w:val="en-GB"/>
              </w:rPr>
              <w:t>T</w:t>
            </w:r>
            <w:r w:rsidRPr="00794E4D">
              <w:rPr>
                <w:rFonts w:cs="Arial"/>
                <w:sz w:val="16"/>
                <w:szCs w:val="16"/>
                <w:lang w:val="en-GB"/>
              </w:rPr>
              <w:t xml:space="preserve"> represents the remaining lifetime of the account</w:t>
            </w:r>
          </w:p>
        </w:tc>
        <w:tc>
          <w:tcPr>
            <w:tcW w:w="2948" w:type="dxa"/>
            <w:tcBorders>
              <w:top w:val="nil"/>
              <w:left w:val="nil"/>
              <w:bottom w:val="single" w:sz="4" w:space="0" w:color="auto"/>
              <w:right w:val="single" w:sz="4" w:space="0" w:color="auto"/>
            </w:tcBorders>
            <w:shd w:val="clear" w:color="auto" w:fill="auto"/>
            <w:vAlign w:val="center"/>
            <w:hideMark/>
          </w:tcPr>
          <w:p w14:paraId="3E8F0D29" w14:textId="77777777" w:rsidR="00030062" w:rsidRPr="00794E4D" w:rsidRDefault="00030062" w:rsidP="000B4DD6">
            <w:pPr>
              <w:keepNext/>
              <w:spacing w:line="240" w:lineRule="auto"/>
              <w:rPr>
                <w:rFonts w:cs="Arial"/>
                <w:sz w:val="16"/>
                <w:szCs w:val="16"/>
                <w:lang w:val="en-GB"/>
              </w:rPr>
            </w:pPr>
            <w:r w:rsidRPr="00794E4D">
              <w:rPr>
                <w:rFonts w:cs="Arial"/>
                <w:sz w:val="16"/>
                <w:szCs w:val="16"/>
                <w:lang w:val="en-GB"/>
              </w:rPr>
              <w:t>Expected loss of a defaulted client given the loss rate, i</w:t>
            </w:r>
            <w:r w:rsidRPr="00794E4D">
              <w:rPr>
                <w:rFonts w:cs="Arial"/>
                <w:sz w:val="16"/>
                <w:szCs w:val="16"/>
                <w:cs/>
              </w:rPr>
              <w:t>.</w:t>
            </w:r>
            <w:r w:rsidRPr="00794E4D">
              <w:rPr>
                <w:rFonts w:cs="Arial"/>
                <w:sz w:val="16"/>
                <w:szCs w:val="16"/>
                <w:lang w:val="en-GB"/>
              </w:rPr>
              <w:t>e</w:t>
            </w:r>
            <w:r w:rsidRPr="00794E4D">
              <w:rPr>
                <w:rFonts w:cs="Arial"/>
                <w:sz w:val="16"/>
                <w:szCs w:val="16"/>
                <w:cs/>
              </w:rPr>
              <w:t xml:space="preserve">. </w:t>
            </w:r>
            <w:r w:rsidRPr="00794E4D">
              <w:rPr>
                <w:rFonts w:cs="Arial"/>
                <w:sz w:val="16"/>
                <w:szCs w:val="16"/>
                <w:lang w:val="en-GB"/>
              </w:rPr>
              <w:t>the shortfall in net present value of expected cash flows versus the carrying amount of the loan</w:t>
            </w:r>
            <w:r w:rsidRPr="00794E4D">
              <w:rPr>
                <w:rFonts w:cs="Arial"/>
                <w:sz w:val="16"/>
                <w:szCs w:val="16"/>
                <w:lang w:val="en-GB"/>
              </w:rPr>
              <w:br/>
            </w:r>
            <w:r w:rsidRPr="00794E4D">
              <w:rPr>
                <w:rFonts w:cs="Arial"/>
                <w:sz w:val="16"/>
                <w:szCs w:val="16"/>
                <w:lang w:val="en-GB"/>
              </w:rPr>
              <w:br/>
            </w:r>
            <m:oMathPara>
              <m:oMath>
                <m:r>
                  <w:rPr>
                    <w:rFonts w:ascii="Cambria Math" w:hAnsi="Cambria Math" w:cs="Cambria Math" w:hint="cs"/>
                    <w:sz w:val="16"/>
                    <w:szCs w:val="16"/>
                    <w:cs/>
                  </w:rPr>
                  <m:t>LTECL</m:t>
                </m:r>
                <m:r>
                  <w:rPr>
                    <w:rFonts w:ascii="Cambria Math" w:hAnsi="Cambria Math" w:cs="Arial"/>
                    <w:sz w:val="16"/>
                    <w:szCs w:val="16"/>
                    <w:cs/>
                  </w:rPr>
                  <m:t>=</m:t>
                </m:r>
                <m:r>
                  <w:rPr>
                    <w:rFonts w:ascii="Cambria Math" w:hAnsi="Cambria Math" w:cs="Cambria Math" w:hint="cs"/>
                    <w:sz w:val="16"/>
                    <w:szCs w:val="16"/>
                    <w:cs/>
                  </w:rPr>
                  <m:t>Outstanding</m:t>
                </m:r>
                <m:r>
                  <w:rPr>
                    <w:rFonts w:ascii="Cambria Math" w:hAnsi="Cambria Math" w:cs="Arial"/>
                    <w:sz w:val="16"/>
                    <w:szCs w:val="16"/>
                    <w:cs/>
                  </w:rPr>
                  <m:t xml:space="preserve"> </m:t>
                </m:r>
                <m:r>
                  <w:rPr>
                    <w:rFonts w:ascii="Cambria Math" w:hAnsi="Cambria Math" w:cs="Cambria Math" w:hint="cs"/>
                    <w:sz w:val="16"/>
                    <w:szCs w:val="16"/>
                    <w:cs/>
                  </w:rPr>
                  <m:t>Balance</m:t>
                </m:r>
                <m:r>
                  <w:rPr>
                    <w:rFonts w:ascii="Cambria Math" w:hAnsi="Cambria Math" w:cs="Arial"/>
                    <w:sz w:val="16"/>
                    <w:szCs w:val="16"/>
                    <w:lang w:val="en-GB"/>
                  </w:rPr>
                  <m:t xml:space="preserve"> × </m:t>
                </m:r>
                <m:r>
                  <w:rPr>
                    <w:rFonts w:ascii="Cambria Math" w:hAnsi="Cambria Math" w:cs="Cambria Math" w:hint="cs"/>
                    <w:sz w:val="16"/>
                    <w:szCs w:val="16"/>
                    <w:cs/>
                  </w:rPr>
                  <m:t>Loss</m:t>
                </m:r>
                <m:r>
                  <w:rPr>
                    <w:rFonts w:ascii="Cambria Math" w:hAnsi="Cambria Math" w:cs="Arial"/>
                    <w:sz w:val="16"/>
                    <w:szCs w:val="16"/>
                    <w:cs/>
                  </w:rPr>
                  <m:t xml:space="preserve"> </m:t>
                </m:r>
                <m:r>
                  <w:rPr>
                    <w:rFonts w:ascii="Cambria Math" w:hAnsi="Cambria Math" w:cs="Cambria Math" w:hint="cs"/>
                    <w:sz w:val="16"/>
                    <w:szCs w:val="16"/>
                    <w:cs/>
                  </w:rPr>
                  <m:t>Rate</m:t>
                </m:r>
              </m:oMath>
            </m:oMathPara>
          </w:p>
        </w:tc>
      </w:tr>
    </w:tbl>
    <w:p w14:paraId="2EF5ACC2" w14:textId="77777777" w:rsidR="000B4DD6" w:rsidRDefault="000B4DD6" w:rsidP="000B4DD6">
      <w:pPr>
        <w:pStyle w:val="Caption"/>
      </w:pPr>
    </w:p>
    <w:p w14:paraId="21F15237" w14:textId="77777777" w:rsidR="00030062" w:rsidRPr="00794E4D" w:rsidRDefault="000B4DD6" w:rsidP="000B4DD6">
      <w:pPr>
        <w:pStyle w:val="Caption"/>
        <w:rPr>
          <w:rFonts w:cs="Arial"/>
          <w:lang w:val="en-GB"/>
        </w:rPr>
      </w:pPr>
      <w:bookmarkStart w:id="7" w:name="_Ref12025654"/>
      <w:r>
        <w:t xml:space="preserve">Table </w:t>
      </w:r>
      <w:r>
        <w:rPr>
          <w:rFonts w:cs="Arial"/>
          <w:lang w:val="en-GB"/>
        </w:rPr>
        <w:fldChar w:fldCharType="begin"/>
      </w:r>
      <w:r>
        <w:rPr>
          <w:rFonts w:cs="Arial"/>
          <w:lang w:val="en-GB"/>
        </w:rPr>
        <w:instrText xml:space="preserve"> SEQ Table \* ARABIC </w:instrText>
      </w:r>
      <w:r>
        <w:rPr>
          <w:rFonts w:cs="Arial"/>
          <w:lang w:val="en-GB"/>
        </w:rPr>
        <w:fldChar w:fldCharType="separate"/>
      </w:r>
      <w:r w:rsidR="00CC7D55">
        <w:rPr>
          <w:rFonts w:cs="Arial"/>
          <w:noProof/>
          <w:lang w:val="en-GB"/>
        </w:rPr>
        <w:t>1</w:t>
      </w:r>
      <w:r>
        <w:rPr>
          <w:rFonts w:cs="Arial"/>
          <w:lang w:val="en-GB"/>
        </w:rPr>
        <w:fldChar w:fldCharType="end"/>
      </w:r>
      <w:bookmarkEnd w:id="7"/>
      <w:r>
        <w:rPr>
          <w:noProof/>
        </w:rPr>
        <w:t xml:space="preserve">, </w:t>
      </w:r>
      <w:r w:rsidRPr="00612BFD">
        <w:rPr>
          <w:noProof/>
        </w:rPr>
        <w:t>Stages under IFRS 9</w:t>
      </w:r>
    </w:p>
    <w:p w14:paraId="41EBC340" w14:textId="77777777" w:rsidR="00294632" w:rsidRPr="0059344F" w:rsidRDefault="00030062" w:rsidP="00794E4D">
      <w:pPr>
        <w:rPr>
          <w:rFonts w:cstheme="minorBidi"/>
          <w:szCs w:val="22"/>
          <w:cs/>
          <w:lang w:val="en-GB"/>
        </w:rPr>
      </w:pPr>
      <w:r w:rsidRPr="00794E4D">
        <w:rPr>
          <w:rFonts w:cs="Arial"/>
          <w:szCs w:val="22"/>
          <w:lang w:val="en-GB"/>
        </w:rPr>
        <w:t xml:space="preserve">The exemplary expected loss </w:t>
      </w:r>
      <w:r w:rsidRPr="00794E4D">
        <w:rPr>
          <w:rFonts w:cs="Arial"/>
          <w:szCs w:val="22"/>
          <w:cs/>
        </w:rPr>
        <w:t>(</w:t>
      </w:r>
      <w:r w:rsidRPr="00794E4D">
        <w:rPr>
          <w:rFonts w:cs="Arial"/>
          <w:szCs w:val="22"/>
          <w:lang w:val="en-GB"/>
        </w:rPr>
        <w:t>EL</w:t>
      </w:r>
      <w:r w:rsidRPr="00794E4D">
        <w:rPr>
          <w:rFonts w:cs="Arial"/>
          <w:szCs w:val="22"/>
          <w:cs/>
        </w:rPr>
        <w:t xml:space="preserve">) </w:t>
      </w:r>
      <w:r w:rsidRPr="00794E4D">
        <w:rPr>
          <w:rFonts w:cs="Arial"/>
          <w:szCs w:val="22"/>
          <w:lang w:val="en-GB"/>
        </w:rPr>
        <w:t xml:space="preserve">assessment in </w:t>
      </w:r>
      <w:r w:rsidR="000B4DD6">
        <w:rPr>
          <w:rFonts w:cs="Arial"/>
          <w:szCs w:val="22"/>
          <w:lang w:val="en-GB"/>
        </w:rPr>
        <w:fldChar w:fldCharType="begin"/>
      </w:r>
      <w:r w:rsidR="000B4DD6">
        <w:rPr>
          <w:rFonts w:cs="Arial"/>
          <w:szCs w:val="22"/>
          <w:lang w:val="en-GB"/>
        </w:rPr>
        <w:instrText xml:space="preserve"> REF _Ref12025654 \h </w:instrText>
      </w:r>
      <w:r w:rsidR="000B4DD6">
        <w:rPr>
          <w:rFonts w:cs="Arial"/>
          <w:szCs w:val="22"/>
          <w:lang w:val="en-GB"/>
        </w:rPr>
      </w:r>
      <w:r w:rsidR="000B4DD6">
        <w:rPr>
          <w:rFonts w:cs="Arial"/>
          <w:szCs w:val="22"/>
          <w:lang w:val="en-GB"/>
        </w:rPr>
        <w:fldChar w:fldCharType="separate"/>
      </w:r>
      <w:r w:rsidR="00CC7D55">
        <w:t xml:space="preserve">Table </w:t>
      </w:r>
      <w:r w:rsidR="00CC7D55">
        <w:rPr>
          <w:rFonts w:cs="Arial"/>
          <w:noProof/>
          <w:lang w:val="en-GB"/>
        </w:rPr>
        <w:t>1</w:t>
      </w:r>
      <w:r w:rsidR="000B4DD6">
        <w:rPr>
          <w:rFonts w:cs="Arial"/>
          <w:szCs w:val="22"/>
          <w:lang w:val="en-GB"/>
        </w:rPr>
        <w:fldChar w:fldCharType="end"/>
      </w:r>
      <w:r w:rsidR="000B4DD6">
        <w:rPr>
          <w:rFonts w:cs="Arial"/>
          <w:szCs w:val="22"/>
          <w:lang w:val="en-GB"/>
        </w:rPr>
        <w:t xml:space="preserve"> </w:t>
      </w:r>
      <w:r w:rsidRPr="00794E4D">
        <w:rPr>
          <w:rFonts w:cs="Arial"/>
          <w:szCs w:val="22"/>
          <w:lang w:val="en-GB"/>
        </w:rPr>
        <w:t xml:space="preserve">listed above is based on an estimate of 1 year parameters probability of default </w:t>
      </w:r>
      <w:r w:rsidRPr="00794E4D">
        <w:rPr>
          <w:rFonts w:cs="Arial"/>
          <w:szCs w:val="22"/>
          <w:cs/>
        </w:rPr>
        <w:t>(</w:t>
      </w:r>
      <w:r w:rsidRPr="00794E4D">
        <w:rPr>
          <w:rFonts w:cs="Arial"/>
          <w:szCs w:val="22"/>
          <w:lang w:val="en-GB"/>
        </w:rPr>
        <w:t>PD</w:t>
      </w:r>
      <w:r w:rsidRPr="00794E4D">
        <w:rPr>
          <w:rFonts w:cs="Arial"/>
          <w:szCs w:val="22"/>
          <w:cs/>
        </w:rPr>
        <w:t>)</w:t>
      </w:r>
      <w:r w:rsidRPr="00794E4D">
        <w:rPr>
          <w:rFonts w:cs="Arial"/>
          <w:szCs w:val="22"/>
          <w:lang w:val="en-GB"/>
        </w:rPr>
        <w:t xml:space="preserve">, loss given default </w:t>
      </w:r>
      <w:r w:rsidRPr="00794E4D">
        <w:rPr>
          <w:rFonts w:cs="Arial"/>
          <w:szCs w:val="22"/>
          <w:cs/>
        </w:rPr>
        <w:t>(</w:t>
      </w:r>
      <w:r w:rsidRPr="00794E4D">
        <w:rPr>
          <w:rFonts w:cs="Arial"/>
          <w:szCs w:val="22"/>
          <w:lang w:val="en-GB"/>
        </w:rPr>
        <w:t>LGD</w:t>
      </w:r>
      <w:r w:rsidRPr="00794E4D">
        <w:rPr>
          <w:rFonts w:cs="Arial"/>
          <w:szCs w:val="22"/>
          <w:cs/>
        </w:rPr>
        <w:t xml:space="preserve">) </w:t>
      </w:r>
      <w:r w:rsidRPr="00794E4D">
        <w:rPr>
          <w:rFonts w:cs="Arial"/>
          <w:szCs w:val="22"/>
          <w:lang w:val="en-GB"/>
        </w:rPr>
        <w:t xml:space="preserve">and exposure at default </w:t>
      </w:r>
      <w:r w:rsidRPr="00794E4D">
        <w:rPr>
          <w:rFonts w:cs="Arial"/>
          <w:szCs w:val="22"/>
          <w:cs/>
        </w:rPr>
        <w:t>(</w:t>
      </w:r>
      <w:r w:rsidRPr="00794E4D">
        <w:rPr>
          <w:rFonts w:cs="Arial"/>
          <w:szCs w:val="22"/>
          <w:lang w:val="en-GB"/>
        </w:rPr>
        <w:t>EAD</w:t>
      </w:r>
      <w:r w:rsidRPr="00794E4D">
        <w:rPr>
          <w:rFonts w:cs="Arial"/>
          <w:szCs w:val="22"/>
          <w:cs/>
        </w:rPr>
        <w:t xml:space="preserve">) </w:t>
      </w:r>
      <w:r w:rsidRPr="00794E4D">
        <w:rPr>
          <w:rFonts w:cs="Arial"/>
          <w:szCs w:val="22"/>
          <w:lang w:val="en-GB"/>
        </w:rPr>
        <w:t>for stage 1 and multi</w:t>
      </w:r>
      <w:r w:rsidRPr="00794E4D">
        <w:rPr>
          <w:rFonts w:cs="Arial"/>
          <w:szCs w:val="22"/>
          <w:cs/>
        </w:rPr>
        <w:t>-</w:t>
      </w:r>
      <w:r w:rsidRPr="00794E4D">
        <w:rPr>
          <w:rFonts w:cs="Arial"/>
          <w:szCs w:val="22"/>
          <w:lang w:val="en-GB"/>
        </w:rPr>
        <w:t>year PD, LGD and EAD assessments for stage 2 including a discount factor to the reporting date</w:t>
      </w:r>
      <w:r w:rsidRPr="00794E4D">
        <w:rPr>
          <w:rFonts w:cs="Arial"/>
          <w:szCs w:val="22"/>
          <w:cs/>
        </w:rPr>
        <w:t>.</w:t>
      </w:r>
    </w:p>
    <w:p w14:paraId="0CAE3BBB" w14:textId="77777777" w:rsidR="005B3742" w:rsidRPr="0059344F" w:rsidRDefault="005B3742">
      <w:pPr>
        <w:spacing w:line="259" w:lineRule="auto"/>
        <w:rPr>
          <w:rFonts w:eastAsiaTheme="majorEastAsia" w:cstheme="minorBidi"/>
          <w:b/>
          <w:sz w:val="32"/>
          <w:szCs w:val="40"/>
        </w:rPr>
      </w:pPr>
      <w:r w:rsidRPr="00794E4D">
        <w:rPr>
          <w:rFonts w:cs="Arial"/>
          <w:szCs w:val="22"/>
          <w:cs/>
        </w:rPr>
        <w:br w:type="page"/>
      </w:r>
    </w:p>
    <w:p w14:paraId="1336215E" w14:textId="77777777" w:rsidR="00E67D92" w:rsidRPr="00794E4D" w:rsidRDefault="00E67D92" w:rsidP="00E67D92">
      <w:pPr>
        <w:pStyle w:val="Heading1"/>
        <w:numPr>
          <w:ilvl w:val="0"/>
          <w:numId w:val="2"/>
        </w:numPr>
        <w:rPr>
          <w:rFonts w:cs="Arial"/>
        </w:rPr>
      </w:pPr>
      <w:r w:rsidRPr="00794E4D">
        <w:rPr>
          <w:rFonts w:cs="Arial"/>
        </w:rPr>
        <w:lastRenderedPageBreak/>
        <w:t>Definition</w:t>
      </w:r>
    </w:p>
    <w:tbl>
      <w:tblPr>
        <w:tblW w:w="8570" w:type="dxa"/>
        <w:tblCellMar>
          <w:left w:w="0" w:type="dxa"/>
          <w:right w:w="0" w:type="dxa"/>
        </w:tblCellMar>
        <w:tblLook w:val="04A0" w:firstRow="1" w:lastRow="0" w:firstColumn="1" w:lastColumn="0" w:noHBand="0" w:noVBand="1"/>
      </w:tblPr>
      <w:tblGrid>
        <w:gridCol w:w="2359"/>
        <w:gridCol w:w="1663"/>
        <w:gridCol w:w="4548"/>
      </w:tblGrid>
      <w:tr w:rsidR="00E42FBC" w:rsidRPr="0059344F" w14:paraId="445E76BC" w14:textId="77777777" w:rsidTr="0059344F">
        <w:trPr>
          <w:trHeight w:val="285"/>
          <w:tblHeader/>
        </w:trPr>
        <w:tc>
          <w:tcPr>
            <w:tcW w:w="2359" w:type="dxa"/>
            <w:tcBorders>
              <w:top w:val="single" w:sz="8" w:space="0" w:color="auto"/>
              <w:left w:val="single" w:sz="8" w:space="0" w:color="auto"/>
              <w:bottom w:val="single" w:sz="8" w:space="0" w:color="auto"/>
              <w:right w:val="single" w:sz="8" w:space="0" w:color="auto"/>
            </w:tcBorders>
            <w:shd w:val="clear" w:color="auto" w:fill="1F4E79" w:themeFill="accent1" w:themeFillShade="80"/>
            <w:tcMar>
              <w:top w:w="0" w:type="dxa"/>
              <w:left w:w="108" w:type="dxa"/>
              <w:bottom w:w="0" w:type="dxa"/>
              <w:right w:w="108" w:type="dxa"/>
            </w:tcMar>
            <w:vAlign w:val="center"/>
            <w:hideMark/>
          </w:tcPr>
          <w:p w14:paraId="1EAAE1FA" w14:textId="77777777" w:rsidR="00E42FBC" w:rsidRPr="0059344F" w:rsidRDefault="00E42FBC" w:rsidP="0059344F">
            <w:pPr>
              <w:jc w:val="center"/>
              <w:rPr>
                <w:rFonts w:cs="Arial"/>
                <w:b/>
                <w:bCs/>
                <w:color w:val="FFFFFF"/>
                <w:sz w:val="20"/>
              </w:rPr>
            </w:pPr>
            <w:r w:rsidRPr="0059344F">
              <w:rPr>
                <w:rFonts w:cs="Arial"/>
                <w:b/>
                <w:bCs/>
                <w:color w:val="FFFFFF"/>
                <w:sz w:val="20"/>
              </w:rPr>
              <w:t>Term</w:t>
            </w:r>
          </w:p>
        </w:tc>
        <w:tc>
          <w:tcPr>
            <w:tcW w:w="1663" w:type="dxa"/>
            <w:tcBorders>
              <w:top w:val="single" w:sz="8" w:space="0" w:color="auto"/>
              <w:left w:val="nil"/>
              <w:bottom w:val="single" w:sz="8" w:space="0" w:color="auto"/>
              <w:right w:val="single" w:sz="8" w:space="0" w:color="auto"/>
            </w:tcBorders>
            <w:shd w:val="clear" w:color="auto" w:fill="1F4E79" w:themeFill="accent1" w:themeFillShade="80"/>
            <w:tcMar>
              <w:top w:w="0" w:type="dxa"/>
              <w:left w:w="108" w:type="dxa"/>
              <w:bottom w:w="0" w:type="dxa"/>
              <w:right w:w="108" w:type="dxa"/>
            </w:tcMar>
            <w:vAlign w:val="center"/>
            <w:hideMark/>
          </w:tcPr>
          <w:p w14:paraId="1CABEA98" w14:textId="77777777" w:rsidR="00E42FBC" w:rsidRPr="0059344F" w:rsidRDefault="00E42FBC" w:rsidP="0059344F">
            <w:pPr>
              <w:jc w:val="center"/>
              <w:rPr>
                <w:rFonts w:cs="Arial"/>
                <w:b/>
                <w:bCs/>
                <w:color w:val="FFFFFF"/>
                <w:sz w:val="20"/>
              </w:rPr>
            </w:pPr>
            <w:r w:rsidRPr="0059344F">
              <w:rPr>
                <w:rFonts w:cs="Arial"/>
                <w:b/>
                <w:bCs/>
                <w:color w:val="FFFFFF"/>
                <w:sz w:val="20"/>
              </w:rPr>
              <w:t>Acronym</w:t>
            </w:r>
          </w:p>
        </w:tc>
        <w:tc>
          <w:tcPr>
            <w:tcW w:w="4548" w:type="dxa"/>
            <w:tcBorders>
              <w:top w:val="single" w:sz="8" w:space="0" w:color="auto"/>
              <w:left w:val="nil"/>
              <w:bottom w:val="single" w:sz="8" w:space="0" w:color="auto"/>
              <w:right w:val="single" w:sz="8" w:space="0" w:color="auto"/>
            </w:tcBorders>
            <w:shd w:val="clear" w:color="auto" w:fill="1F4E79" w:themeFill="accent1" w:themeFillShade="80"/>
            <w:tcMar>
              <w:top w:w="0" w:type="dxa"/>
              <w:left w:w="108" w:type="dxa"/>
              <w:bottom w:w="0" w:type="dxa"/>
              <w:right w:w="108" w:type="dxa"/>
            </w:tcMar>
            <w:vAlign w:val="center"/>
            <w:hideMark/>
          </w:tcPr>
          <w:p w14:paraId="0A539A98" w14:textId="77777777" w:rsidR="00E42FBC" w:rsidRPr="0059344F" w:rsidRDefault="00E42FBC" w:rsidP="0059344F">
            <w:pPr>
              <w:jc w:val="center"/>
              <w:rPr>
                <w:rFonts w:cs="Arial"/>
                <w:b/>
                <w:bCs/>
                <w:color w:val="FFFFFF"/>
                <w:sz w:val="20"/>
              </w:rPr>
            </w:pPr>
            <w:r w:rsidRPr="0059344F">
              <w:rPr>
                <w:rFonts w:cs="Arial"/>
                <w:b/>
                <w:bCs/>
                <w:color w:val="FFFFFF"/>
                <w:sz w:val="20"/>
              </w:rPr>
              <w:t>Description</w:t>
            </w:r>
          </w:p>
        </w:tc>
      </w:tr>
      <w:tr w:rsidR="00E42FBC" w:rsidRPr="0059344F" w14:paraId="069A4557" w14:textId="77777777" w:rsidTr="000E2554">
        <w:trPr>
          <w:trHeight w:val="571"/>
        </w:trPr>
        <w:tc>
          <w:tcPr>
            <w:tcW w:w="23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6FDE901" w14:textId="77777777" w:rsidR="00E42FBC" w:rsidRPr="0059344F" w:rsidRDefault="00E42FBC" w:rsidP="0059344F">
            <w:pPr>
              <w:jc w:val="left"/>
              <w:rPr>
                <w:rFonts w:cs="Arial"/>
                <w:color w:val="000000"/>
                <w:szCs w:val="24"/>
              </w:rPr>
            </w:pPr>
            <w:r w:rsidRPr="0059344F">
              <w:rPr>
                <w:rFonts w:cs="Arial"/>
                <w:color w:val="000000"/>
                <w:szCs w:val="24"/>
              </w:rPr>
              <w:t>Days Past Due</w:t>
            </w:r>
          </w:p>
        </w:tc>
        <w:tc>
          <w:tcPr>
            <w:tcW w:w="166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05E0BBFC" w14:textId="77777777" w:rsidR="00E42FBC" w:rsidRPr="0059344F" w:rsidRDefault="00E42FBC" w:rsidP="0059344F">
            <w:pPr>
              <w:jc w:val="center"/>
              <w:rPr>
                <w:rFonts w:cs="Arial"/>
                <w:color w:val="000000"/>
                <w:szCs w:val="24"/>
              </w:rPr>
            </w:pPr>
            <w:r w:rsidRPr="0059344F">
              <w:rPr>
                <w:rFonts w:cs="Arial"/>
                <w:color w:val="000000"/>
                <w:szCs w:val="24"/>
              </w:rPr>
              <w:t>DPD</w:t>
            </w:r>
          </w:p>
        </w:tc>
        <w:tc>
          <w:tcPr>
            <w:tcW w:w="454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9986653" w14:textId="77777777" w:rsidR="00E42FBC" w:rsidRPr="0059344F" w:rsidRDefault="00E42FBC" w:rsidP="000E2554">
            <w:pPr>
              <w:rPr>
                <w:rFonts w:cs="Arial"/>
                <w:color w:val="000000"/>
                <w:szCs w:val="24"/>
              </w:rPr>
            </w:pPr>
            <w:r w:rsidRPr="0059344F">
              <w:rPr>
                <w:rFonts w:cs="Arial"/>
                <w:color w:val="000000"/>
                <w:szCs w:val="24"/>
              </w:rPr>
              <w:t>The number of days that an account is currently in arrears</w:t>
            </w:r>
          </w:p>
        </w:tc>
      </w:tr>
      <w:tr w:rsidR="00E42FBC" w:rsidRPr="0059344F" w14:paraId="7A0BDC2F" w14:textId="77777777" w:rsidTr="000E2554">
        <w:trPr>
          <w:trHeight w:val="856"/>
        </w:trPr>
        <w:tc>
          <w:tcPr>
            <w:tcW w:w="23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6762BD25" w14:textId="77777777" w:rsidR="00E42FBC" w:rsidRPr="0059344F" w:rsidRDefault="00E42FBC" w:rsidP="0059344F">
            <w:pPr>
              <w:jc w:val="left"/>
              <w:rPr>
                <w:rFonts w:cs="Arial"/>
                <w:color w:val="000000"/>
                <w:szCs w:val="24"/>
              </w:rPr>
            </w:pPr>
            <w:r w:rsidRPr="0059344F">
              <w:rPr>
                <w:rFonts w:cs="Arial"/>
                <w:color w:val="000000"/>
                <w:szCs w:val="24"/>
              </w:rPr>
              <w:t>Delinquent</w:t>
            </w:r>
          </w:p>
        </w:tc>
        <w:tc>
          <w:tcPr>
            <w:tcW w:w="166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1FF2A87" w14:textId="77777777" w:rsidR="00E42FBC" w:rsidRPr="0059344F" w:rsidRDefault="00E42FBC" w:rsidP="0059344F">
            <w:pPr>
              <w:jc w:val="center"/>
              <w:rPr>
                <w:rFonts w:cs="Arial"/>
                <w:color w:val="000000"/>
                <w:szCs w:val="24"/>
              </w:rPr>
            </w:pPr>
          </w:p>
        </w:tc>
        <w:tc>
          <w:tcPr>
            <w:tcW w:w="454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450F6112" w14:textId="77777777" w:rsidR="00E42FBC" w:rsidRPr="0059344F" w:rsidRDefault="00E42FBC" w:rsidP="000E2554">
            <w:pPr>
              <w:rPr>
                <w:rFonts w:cs="Arial"/>
                <w:color w:val="000000"/>
                <w:szCs w:val="24"/>
              </w:rPr>
            </w:pPr>
            <w:r w:rsidRPr="0059344F">
              <w:rPr>
                <w:rFonts w:cs="Arial"/>
                <w:color w:val="000000"/>
                <w:szCs w:val="24"/>
              </w:rPr>
              <w:t>An asset is described as delinquent if it is associated with any amount of arrears</w:t>
            </w:r>
          </w:p>
        </w:tc>
      </w:tr>
      <w:tr w:rsidR="00E42FBC" w:rsidRPr="0059344F" w14:paraId="64935165" w14:textId="77777777" w:rsidTr="000E2554">
        <w:trPr>
          <w:trHeight w:val="856"/>
        </w:trPr>
        <w:tc>
          <w:tcPr>
            <w:tcW w:w="23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40ADF73" w14:textId="77777777" w:rsidR="00E42FBC" w:rsidRPr="0059344F" w:rsidRDefault="00E42FBC" w:rsidP="0059344F">
            <w:pPr>
              <w:jc w:val="left"/>
              <w:rPr>
                <w:rFonts w:cs="Arial"/>
                <w:color w:val="000000"/>
                <w:szCs w:val="24"/>
              </w:rPr>
            </w:pPr>
            <w:r w:rsidRPr="0059344F">
              <w:rPr>
                <w:rFonts w:cs="Arial"/>
                <w:color w:val="000000"/>
                <w:szCs w:val="24"/>
              </w:rPr>
              <w:t>Expected Loss</w:t>
            </w:r>
            <w:r w:rsidRPr="0059344F">
              <w:rPr>
                <w:rFonts w:cs="Arial"/>
                <w:color w:val="000000"/>
                <w:szCs w:val="22"/>
                <w:cs/>
              </w:rPr>
              <w:t>/</w:t>
            </w:r>
            <w:r w:rsidRPr="0059344F">
              <w:rPr>
                <w:rFonts w:cs="Arial"/>
                <w:color w:val="000000"/>
                <w:szCs w:val="24"/>
              </w:rPr>
              <w:t>Expected Credit Loss</w:t>
            </w:r>
          </w:p>
        </w:tc>
        <w:tc>
          <w:tcPr>
            <w:tcW w:w="166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02B19AB" w14:textId="77777777" w:rsidR="00E42FBC" w:rsidRPr="0059344F" w:rsidRDefault="00E42FBC" w:rsidP="0059344F">
            <w:pPr>
              <w:jc w:val="center"/>
              <w:rPr>
                <w:rFonts w:cs="Arial"/>
                <w:color w:val="000000"/>
                <w:szCs w:val="24"/>
              </w:rPr>
            </w:pPr>
            <w:r w:rsidRPr="0059344F">
              <w:rPr>
                <w:rFonts w:cs="Arial"/>
                <w:color w:val="000000"/>
                <w:szCs w:val="24"/>
              </w:rPr>
              <w:t>EL</w:t>
            </w:r>
            <w:r w:rsidRPr="0059344F">
              <w:rPr>
                <w:rFonts w:cs="Arial"/>
                <w:color w:val="000000"/>
                <w:szCs w:val="22"/>
                <w:cs/>
              </w:rPr>
              <w:t>/</w:t>
            </w:r>
            <w:r w:rsidRPr="0059344F">
              <w:rPr>
                <w:rFonts w:cs="Arial"/>
                <w:color w:val="000000"/>
                <w:szCs w:val="24"/>
              </w:rPr>
              <w:t>ECL</w:t>
            </w:r>
          </w:p>
        </w:tc>
        <w:tc>
          <w:tcPr>
            <w:tcW w:w="454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0847543" w14:textId="77777777" w:rsidR="00E42FBC" w:rsidRPr="0059344F" w:rsidRDefault="00E42FBC" w:rsidP="000E2554">
            <w:pPr>
              <w:rPr>
                <w:rFonts w:cs="Arial"/>
                <w:color w:val="000000"/>
                <w:szCs w:val="24"/>
              </w:rPr>
            </w:pPr>
            <w:r w:rsidRPr="0059344F">
              <w:rPr>
                <w:rFonts w:cs="Arial"/>
                <w:color w:val="000000"/>
                <w:szCs w:val="24"/>
              </w:rPr>
              <w:t>Interchangeable terms</w:t>
            </w:r>
            <w:r w:rsidRPr="0059344F">
              <w:rPr>
                <w:rFonts w:cs="Arial"/>
                <w:color w:val="000000"/>
                <w:szCs w:val="22"/>
                <w:cs/>
              </w:rPr>
              <w:t xml:space="preserve">. </w:t>
            </w:r>
            <w:r w:rsidRPr="0059344F">
              <w:rPr>
                <w:rFonts w:cs="Arial"/>
                <w:color w:val="000000"/>
                <w:szCs w:val="24"/>
              </w:rPr>
              <w:t xml:space="preserve">EL </w:t>
            </w:r>
            <w:r w:rsidRPr="0059344F">
              <w:rPr>
                <w:rFonts w:cs="Arial"/>
                <w:color w:val="000000"/>
                <w:szCs w:val="22"/>
                <w:cs/>
              </w:rPr>
              <w:t xml:space="preserve">= </w:t>
            </w:r>
            <w:r w:rsidRPr="0059344F">
              <w:rPr>
                <w:rFonts w:cs="Arial"/>
                <w:color w:val="000000"/>
                <w:szCs w:val="24"/>
              </w:rPr>
              <w:t>PD</w:t>
            </w:r>
            <w:r w:rsidRPr="0059344F">
              <w:rPr>
                <w:rFonts w:cs="Arial"/>
                <w:color w:val="000000"/>
                <w:szCs w:val="22"/>
                <w:cs/>
              </w:rPr>
              <w:t>*</w:t>
            </w:r>
            <w:r w:rsidRPr="0059344F">
              <w:rPr>
                <w:rFonts w:cs="Arial"/>
                <w:color w:val="000000"/>
                <w:szCs w:val="24"/>
              </w:rPr>
              <w:t>EAD</w:t>
            </w:r>
            <w:r w:rsidRPr="0059344F">
              <w:rPr>
                <w:rFonts w:cs="Arial"/>
                <w:color w:val="000000"/>
                <w:szCs w:val="22"/>
                <w:cs/>
              </w:rPr>
              <w:t>*</w:t>
            </w:r>
            <w:r w:rsidRPr="0059344F">
              <w:rPr>
                <w:rFonts w:cs="Arial"/>
                <w:color w:val="000000"/>
                <w:szCs w:val="24"/>
              </w:rPr>
              <w:t>LGD</w:t>
            </w:r>
          </w:p>
        </w:tc>
      </w:tr>
      <w:tr w:rsidR="00E42FBC" w:rsidRPr="0059344F" w14:paraId="414168D7" w14:textId="77777777" w:rsidTr="000E2554">
        <w:trPr>
          <w:trHeight w:val="571"/>
        </w:trPr>
        <w:tc>
          <w:tcPr>
            <w:tcW w:w="23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2A68987" w14:textId="77777777" w:rsidR="00E42FBC" w:rsidRPr="0059344F" w:rsidRDefault="00E42FBC" w:rsidP="0059344F">
            <w:pPr>
              <w:jc w:val="left"/>
              <w:rPr>
                <w:rFonts w:cs="Arial"/>
                <w:color w:val="000000"/>
                <w:szCs w:val="24"/>
              </w:rPr>
            </w:pPr>
            <w:r w:rsidRPr="0059344F">
              <w:rPr>
                <w:rFonts w:cs="Arial"/>
                <w:color w:val="000000"/>
                <w:szCs w:val="24"/>
              </w:rPr>
              <w:t>Exposure at Default</w:t>
            </w:r>
          </w:p>
        </w:tc>
        <w:tc>
          <w:tcPr>
            <w:tcW w:w="166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49F6C0DB" w14:textId="77777777" w:rsidR="00E42FBC" w:rsidRPr="0059344F" w:rsidRDefault="00E42FBC" w:rsidP="0059344F">
            <w:pPr>
              <w:jc w:val="center"/>
              <w:rPr>
                <w:rFonts w:cs="Arial"/>
                <w:color w:val="000000"/>
                <w:szCs w:val="24"/>
              </w:rPr>
            </w:pPr>
            <w:r w:rsidRPr="0059344F">
              <w:rPr>
                <w:rFonts w:cs="Arial"/>
                <w:color w:val="000000"/>
                <w:szCs w:val="24"/>
              </w:rPr>
              <w:t>EAD</w:t>
            </w:r>
          </w:p>
        </w:tc>
        <w:tc>
          <w:tcPr>
            <w:tcW w:w="454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A516FF9" w14:textId="77777777" w:rsidR="00E42FBC" w:rsidRPr="0059344F" w:rsidRDefault="00E42FBC" w:rsidP="000E2554">
            <w:pPr>
              <w:rPr>
                <w:rFonts w:cs="Arial"/>
                <w:color w:val="000000"/>
                <w:szCs w:val="24"/>
              </w:rPr>
            </w:pPr>
            <w:r w:rsidRPr="0059344F">
              <w:rPr>
                <w:rFonts w:cs="Arial"/>
                <w:color w:val="000000"/>
                <w:szCs w:val="24"/>
              </w:rPr>
              <w:t>Estimation of the extent of the exposure at the point of default</w:t>
            </w:r>
          </w:p>
        </w:tc>
      </w:tr>
      <w:tr w:rsidR="00E42FBC" w:rsidRPr="0059344F" w14:paraId="1E2F8203" w14:textId="77777777" w:rsidTr="000E2554">
        <w:trPr>
          <w:trHeight w:val="2855"/>
        </w:trPr>
        <w:tc>
          <w:tcPr>
            <w:tcW w:w="23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55FE197" w14:textId="77777777" w:rsidR="00E42FBC" w:rsidRPr="0059344F" w:rsidRDefault="00E42FBC" w:rsidP="0059344F">
            <w:pPr>
              <w:jc w:val="left"/>
              <w:rPr>
                <w:rFonts w:cs="Arial"/>
                <w:color w:val="000000"/>
                <w:szCs w:val="24"/>
              </w:rPr>
            </w:pPr>
            <w:r w:rsidRPr="0059344F">
              <w:rPr>
                <w:rFonts w:cs="Arial"/>
                <w:color w:val="000000"/>
                <w:szCs w:val="24"/>
              </w:rPr>
              <w:t>Forward in Time</w:t>
            </w:r>
          </w:p>
        </w:tc>
        <w:tc>
          <w:tcPr>
            <w:tcW w:w="166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4A5E1D65" w14:textId="77777777" w:rsidR="00E42FBC" w:rsidRPr="0059344F" w:rsidRDefault="00E42FBC" w:rsidP="0059344F">
            <w:pPr>
              <w:jc w:val="center"/>
              <w:rPr>
                <w:rFonts w:cs="Arial"/>
                <w:color w:val="000000"/>
                <w:szCs w:val="24"/>
              </w:rPr>
            </w:pPr>
            <w:r w:rsidRPr="0059344F">
              <w:rPr>
                <w:rFonts w:cs="Arial"/>
                <w:color w:val="000000"/>
                <w:szCs w:val="24"/>
              </w:rPr>
              <w:t>FiT</w:t>
            </w:r>
          </w:p>
        </w:tc>
        <w:tc>
          <w:tcPr>
            <w:tcW w:w="454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79A86BB" w14:textId="77777777" w:rsidR="00E42FBC" w:rsidRPr="0059344F" w:rsidRDefault="00E42FBC" w:rsidP="000E2554">
            <w:pPr>
              <w:rPr>
                <w:rFonts w:cs="Arial"/>
                <w:color w:val="000000"/>
                <w:szCs w:val="24"/>
              </w:rPr>
            </w:pPr>
            <w:r w:rsidRPr="0059344F">
              <w:rPr>
                <w:rFonts w:cs="Arial"/>
                <w:color w:val="000000"/>
                <w:szCs w:val="24"/>
              </w:rPr>
              <w:t xml:space="preserve">This represents </w:t>
            </w:r>
            <w:proofErr w:type="gramStart"/>
            <w:r w:rsidRPr="0059344F">
              <w:rPr>
                <w:rFonts w:cs="Arial"/>
                <w:color w:val="000000"/>
                <w:szCs w:val="24"/>
              </w:rPr>
              <w:t>an</w:t>
            </w:r>
            <w:proofErr w:type="gramEnd"/>
            <w:r w:rsidRPr="0059344F">
              <w:rPr>
                <w:rFonts w:cs="Arial"/>
                <w:color w:val="000000"/>
                <w:szCs w:val="24"/>
              </w:rPr>
              <w:t xml:space="preserve"> TFRS 9 version of the Point in Time </w:t>
            </w:r>
            <w:r w:rsidRPr="0059344F">
              <w:rPr>
                <w:rFonts w:cs="Arial"/>
                <w:color w:val="000000"/>
                <w:szCs w:val="22"/>
                <w:cs/>
              </w:rPr>
              <w:t>(</w:t>
            </w:r>
            <w:r w:rsidRPr="0059344F">
              <w:rPr>
                <w:rFonts w:cs="Arial"/>
                <w:color w:val="000000"/>
                <w:szCs w:val="24"/>
              </w:rPr>
              <w:t>PiT</w:t>
            </w:r>
            <w:r w:rsidRPr="0059344F">
              <w:rPr>
                <w:rFonts w:cs="Arial"/>
                <w:color w:val="000000"/>
                <w:szCs w:val="22"/>
                <w:cs/>
              </w:rPr>
              <w:t xml:space="preserve">) </w:t>
            </w:r>
            <w:r w:rsidRPr="0059344F">
              <w:rPr>
                <w:rFonts w:cs="Arial"/>
                <w:color w:val="000000"/>
                <w:szCs w:val="24"/>
              </w:rPr>
              <w:t>PD used in Basel capital models</w:t>
            </w:r>
            <w:r w:rsidRPr="0059344F">
              <w:rPr>
                <w:rFonts w:cs="Arial"/>
                <w:color w:val="000000"/>
                <w:szCs w:val="22"/>
                <w:cs/>
              </w:rPr>
              <w:t xml:space="preserve">. </w:t>
            </w:r>
            <w:r w:rsidRPr="0059344F">
              <w:rPr>
                <w:rFonts w:cs="Arial"/>
                <w:color w:val="000000"/>
                <w:szCs w:val="24"/>
              </w:rPr>
              <w:t>Under TFRS 9 the best expectation of future default risk is modelled as a series of marginal future default probabilities rather than a single cumulative value as represent by a PiT PD, hence it is described as being “Forward” in Time</w:t>
            </w:r>
            <w:r w:rsidRPr="0059344F">
              <w:rPr>
                <w:rFonts w:cs="Arial"/>
                <w:color w:val="000000"/>
                <w:szCs w:val="22"/>
                <w:cs/>
              </w:rPr>
              <w:t>.</w:t>
            </w:r>
          </w:p>
        </w:tc>
      </w:tr>
      <w:tr w:rsidR="00E42FBC" w:rsidRPr="0059344F" w14:paraId="024DA26B" w14:textId="77777777" w:rsidTr="000E2554">
        <w:trPr>
          <w:trHeight w:val="1427"/>
        </w:trPr>
        <w:tc>
          <w:tcPr>
            <w:tcW w:w="23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F9B6AE8" w14:textId="77777777" w:rsidR="00E42FBC" w:rsidRPr="0059344F" w:rsidRDefault="00E42FBC" w:rsidP="0059344F">
            <w:pPr>
              <w:jc w:val="left"/>
              <w:rPr>
                <w:rFonts w:cs="Arial"/>
                <w:color w:val="000000"/>
                <w:szCs w:val="24"/>
              </w:rPr>
            </w:pPr>
            <w:r w:rsidRPr="0059344F">
              <w:rPr>
                <w:rFonts w:cs="Arial"/>
                <w:color w:val="000000"/>
                <w:szCs w:val="24"/>
              </w:rPr>
              <w:t>Forward</w:t>
            </w:r>
            <w:r w:rsidRPr="0059344F">
              <w:rPr>
                <w:rFonts w:cs="Arial"/>
                <w:color w:val="000000"/>
                <w:szCs w:val="22"/>
                <w:cs/>
              </w:rPr>
              <w:t>-</w:t>
            </w:r>
            <w:r w:rsidRPr="0059344F">
              <w:rPr>
                <w:rFonts w:cs="Arial"/>
                <w:color w:val="000000"/>
                <w:szCs w:val="24"/>
              </w:rPr>
              <w:t>Looking</w:t>
            </w:r>
          </w:p>
        </w:tc>
        <w:tc>
          <w:tcPr>
            <w:tcW w:w="166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8611A81" w14:textId="77777777" w:rsidR="00E42FBC" w:rsidRPr="0059344F" w:rsidRDefault="00E42FBC" w:rsidP="0059344F">
            <w:pPr>
              <w:jc w:val="center"/>
              <w:rPr>
                <w:rFonts w:cs="Arial"/>
                <w:color w:val="000000"/>
                <w:szCs w:val="24"/>
              </w:rPr>
            </w:pPr>
          </w:p>
        </w:tc>
        <w:tc>
          <w:tcPr>
            <w:tcW w:w="454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04280A2" w14:textId="77777777" w:rsidR="00E42FBC" w:rsidRPr="0059344F" w:rsidRDefault="00E42FBC" w:rsidP="000E2554">
            <w:pPr>
              <w:rPr>
                <w:rFonts w:cs="Arial"/>
                <w:color w:val="000000"/>
                <w:szCs w:val="24"/>
              </w:rPr>
            </w:pPr>
            <w:r w:rsidRPr="0059344F">
              <w:rPr>
                <w:rFonts w:cs="Arial"/>
                <w:color w:val="000000"/>
                <w:szCs w:val="24"/>
              </w:rPr>
              <w:t>The required element by TFRS 9 to consider future expected events e</w:t>
            </w:r>
            <w:r w:rsidRPr="0059344F">
              <w:rPr>
                <w:rFonts w:cs="Arial"/>
                <w:color w:val="000000"/>
                <w:szCs w:val="22"/>
                <w:cs/>
              </w:rPr>
              <w:t>.</w:t>
            </w:r>
            <w:r w:rsidRPr="0059344F">
              <w:rPr>
                <w:rFonts w:cs="Arial"/>
                <w:color w:val="000000"/>
                <w:szCs w:val="24"/>
              </w:rPr>
              <w:t>g</w:t>
            </w:r>
            <w:r w:rsidRPr="0059344F">
              <w:rPr>
                <w:rFonts w:cs="Arial"/>
                <w:color w:val="000000"/>
                <w:szCs w:val="22"/>
                <w:cs/>
              </w:rPr>
              <w:t>.</w:t>
            </w:r>
            <w:r w:rsidRPr="0059344F">
              <w:rPr>
                <w:rFonts w:cs="Arial"/>
                <w:color w:val="000000"/>
                <w:szCs w:val="24"/>
              </w:rPr>
              <w:t xml:space="preserve"> economic forecasts when calculating the expected losses on assets</w:t>
            </w:r>
          </w:p>
        </w:tc>
      </w:tr>
      <w:tr w:rsidR="00E42FBC" w:rsidRPr="0059344F" w14:paraId="5FE467DB" w14:textId="77777777" w:rsidTr="000E2554">
        <w:trPr>
          <w:trHeight w:val="1999"/>
        </w:trPr>
        <w:tc>
          <w:tcPr>
            <w:tcW w:w="23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75C94FF" w14:textId="77777777" w:rsidR="00E42FBC" w:rsidRPr="0059344F" w:rsidRDefault="00E42FBC" w:rsidP="0059344F">
            <w:pPr>
              <w:jc w:val="left"/>
              <w:rPr>
                <w:rFonts w:cs="Arial"/>
                <w:color w:val="000000"/>
                <w:szCs w:val="24"/>
              </w:rPr>
            </w:pPr>
            <w:r w:rsidRPr="0059344F">
              <w:rPr>
                <w:rFonts w:cs="Arial"/>
                <w:color w:val="000000"/>
                <w:szCs w:val="24"/>
              </w:rPr>
              <w:t xml:space="preserve">International Accounting Standard 39 </w:t>
            </w:r>
            <w:r w:rsidRPr="0059344F">
              <w:rPr>
                <w:rFonts w:cs="Arial"/>
                <w:color w:val="000000"/>
                <w:szCs w:val="22"/>
                <w:cs/>
              </w:rPr>
              <w:t xml:space="preserve">/ </w:t>
            </w:r>
            <w:r w:rsidRPr="0059344F">
              <w:rPr>
                <w:rFonts w:cs="Arial"/>
                <w:color w:val="000000"/>
                <w:szCs w:val="24"/>
              </w:rPr>
              <w:t>FRS 139 – Financial Instruments – Recognition and Measurement</w:t>
            </w:r>
          </w:p>
        </w:tc>
        <w:tc>
          <w:tcPr>
            <w:tcW w:w="166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5CCE856" w14:textId="77777777" w:rsidR="00E42FBC" w:rsidRPr="0059344F" w:rsidRDefault="00E42FBC" w:rsidP="0059344F">
            <w:pPr>
              <w:jc w:val="center"/>
              <w:rPr>
                <w:rFonts w:cs="Arial"/>
                <w:color w:val="000000"/>
                <w:szCs w:val="24"/>
              </w:rPr>
            </w:pPr>
            <w:r w:rsidRPr="0059344F">
              <w:rPr>
                <w:rFonts w:cs="Arial"/>
                <w:color w:val="000000"/>
                <w:szCs w:val="24"/>
              </w:rPr>
              <w:t xml:space="preserve">IAS 39 </w:t>
            </w:r>
            <w:r w:rsidRPr="0059344F">
              <w:rPr>
                <w:rFonts w:cs="Arial"/>
                <w:color w:val="000000"/>
                <w:szCs w:val="22"/>
                <w:cs/>
              </w:rPr>
              <w:t xml:space="preserve">/ </w:t>
            </w:r>
            <w:r w:rsidRPr="0059344F">
              <w:rPr>
                <w:rFonts w:cs="Arial"/>
                <w:color w:val="000000"/>
                <w:szCs w:val="24"/>
              </w:rPr>
              <w:t>FRS 139</w:t>
            </w:r>
          </w:p>
        </w:tc>
        <w:tc>
          <w:tcPr>
            <w:tcW w:w="454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0F9F2CD" w14:textId="77777777" w:rsidR="00E42FBC" w:rsidRPr="0059344F" w:rsidRDefault="00E42FBC" w:rsidP="000E2554">
            <w:pPr>
              <w:rPr>
                <w:rFonts w:cs="Arial"/>
                <w:color w:val="000000"/>
                <w:szCs w:val="24"/>
              </w:rPr>
            </w:pPr>
            <w:r w:rsidRPr="0059344F">
              <w:rPr>
                <w:rFonts w:cs="Arial"/>
                <w:color w:val="000000"/>
                <w:szCs w:val="24"/>
              </w:rPr>
              <w:t>Terms generally used interchangeably to describe current accounting standards</w:t>
            </w:r>
          </w:p>
        </w:tc>
      </w:tr>
      <w:tr w:rsidR="00E42FBC" w:rsidRPr="0059344F" w14:paraId="785C5045" w14:textId="77777777" w:rsidTr="000E2554">
        <w:trPr>
          <w:trHeight w:val="856"/>
        </w:trPr>
        <w:tc>
          <w:tcPr>
            <w:tcW w:w="23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8711E0A" w14:textId="77777777" w:rsidR="00E42FBC" w:rsidRPr="0059344F" w:rsidRDefault="00E42FBC" w:rsidP="0059344F">
            <w:pPr>
              <w:jc w:val="left"/>
              <w:rPr>
                <w:rFonts w:cs="Arial"/>
                <w:color w:val="000000"/>
                <w:szCs w:val="24"/>
              </w:rPr>
            </w:pPr>
            <w:r w:rsidRPr="0059344F">
              <w:rPr>
                <w:rFonts w:cs="Arial"/>
                <w:color w:val="000000"/>
                <w:szCs w:val="24"/>
              </w:rPr>
              <w:t>Lifetime Expected Credit Loss</w:t>
            </w:r>
          </w:p>
        </w:tc>
        <w:tc>
          <w:tcPr>
            <w:tcW w:w="166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069A4B8A" w14:textId="77777777" w:rsidR="00E42FBC" w:rsidRPr="0059344F" w:rsidRDefault="00E42FBC" w:rsidP="0059344F">
            <w:pPr>
              <w:jc w:val="center"/>
              <w:rPr>
                <w:rFonts w:cs="Arial"/>
                <w:color w:val="000000"/>
                <w:szCs w:val="24"/>
              </w:rPr>
            </w:pPr>
            <w:r w:rsidRPr="0059344F">
              <w:rPr>
                <w:rFonts w:cs="Arial"/>
                <w:color w:val="000000"/>
                <w:szCs w:val="24"/>
              </w:rPr>
              <w:t xml:space="preserve">LTECL </w:t>
            </w:r>
            <w:r w:rsidRPr="0059344F">
              <w:rPr>
                <w:rFonts w:cs="Arial"/>
                <w:color w:val="000000"/>
                <w:szCs w:val="22"/>
                <w:cs/>
              </w:rPr>
              <w:t xml:space="preserve">/ </w:t>
            </w:r>
            <w:r w:rsidRPr="0059344F">
              <w:rPr>
                <w:rFonts w:cs="Arial"/>
                <w:color w:val="000000"/>
                <w:szCs w:val="24"/>
              </w:rPr>
              <w:t>LEL</w:t>
            </w:r>
          </w:p>
        </w:tc>
        <w:tc>
          <w:tcPr>
            <w:tcW w:w="454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6850A1CE" w14:textId="77777777" w:rsidR="00E42FBC" w:rsidRPr="0059344F" w:rsidRDefault="00E42FBC" w:rsidP="000E2554">
            <w:pPr>
              <w:rPr>
                <w:rFonts w:cs="Arial"/>
                <w:color w:val="000000"/>
                <w:szCs w:val="24"/>
              </w:rPr>
            </w:pPr>
            <w:r w:rsidRPr="0059344F">
              <w:rPr>
                <w:rFonts w:cs="Arial"/>
                <w:color w:val="000000"/>
                <w:szCs w:val="24"/>
              </w:rPr>
              <w:t>The Expected Credit Loss over the behavioural lifetime of an asset</w:t>
            </w:r>
          </w:p>
        </w:tc>
      </w:tr>
      <w:tr w:rsidR="00E42FBC" w:rsidRPr="0059344F" w14:paraId="60A5CDD2" w14:textId="77777777" w:rsidTr="0059344F">
        <w:trPr>
          <w:trHeight w:val="856"/>
        </w:trPr>
        <w:tc>
          <w:tcPr>
            <w:tcW w:w="2359"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0880719D" w14:textId="77777777" w:rsidR="00E42FBC" w:rsidRPr="0059344F" w:rsidRDefault="00E42FBC" w:rsidP="0059344F">
            <w:pPr>
              <w:jc w:val="left"/>
              <w:rPr>
                <w:rFonts w:cs="Arial"/>
                <w:color w:val="000000"/>
                <w:szCs w:val="24"/>
              </w:rPr>
            </w:pPr>
            <w:r w:rsidRPr="0059344F">
              <w:rPr>
                <w:rFonts w:cs="Arial"/>
                <w:color w:val="000000"/>
                <w:szCs w:val="24"/>
              </w:rPr>
              <w:lastRenderedPageBreak/>
              <w:t>Lifetime Probability of Default</w:t>
            </w:r>
          </w:p>
        </w:tc>
        <w:tc>
          <w:tcPr>
            <w:tcW w:w="1663" w:type="dxa"/>
            <w:tcBorders>
              <w:top w:val="nil"/>
              <w:left w:val="nil"/>
              <w:bottom w:val="single" w:sz="4" w:space="0" w:color="auto"/>
              <w:right w:val="single" w:sz="8" w:space="0" w:color="auto"/>
            </w:tcBorders>
            <w:tcMar>
              <w:top w:w="0" w:type="dxa"/>
              <w:left w:w="108" w:type="dxa"/>
              <w:bottom w:w="0" w:type="dxa"/>
              <w:right w:w="108" w:type="dxa"/>
            </w:tcMar>
            <w:vAlign w:val="center"/>
            <w:hideMark/>
          </w:tcPr>
          <w:p w14:paraId="429341F7" w14:textId="77777777" w:rsidR="00E42FBC" w:rsidRPr="0059344F" w:rsidRDefault="00E42FBC" w:rsidP="0059344F">
            <w:pPr>
              <w:jc w:val="center"/>
              <w:rPr>
                <w:rFonts w:cs="Arial"/>
                <w:color w:val="000000"/>
                <w:szCs w:val="24"/>
              </w:rPr>
            </w:pPr>
            <w:r w:rsidRPr="0059344F">
              <w:rPr>
                <w:rFonts w:cs="Arial"/>
                <w:color w:val="000000"/>
                <w:szCs w:val="24"/>
              </w:rPr>
              <w:t>Lifetime PD</w:t>
            </w:r>
          </w:p>
        </w:tc>
        <w:tc>
          <w:tcPr>
            <w:tcW w:w="4548" w:type="dxa"/>
            <w:tcBorders>
              <w:top w:val="nil"/>
              <w:left w:val="nil"/>
              <w:bottom w:val="single" w:sz="4" w:space="0" w:color="auto"/>
              <w:right w:val="single" w:sz="8" w:space="0" w:color="auto"/>
            </w:tcBorders>
            <w:tcMar>
              <w:top w:w="0" w:type="dxa"/>
              <w:left w:w="108" w:type="dxa"/>
              <w:bottom w:w="0" w:type="dxa"/>
              <w:right w:w="108" w:type="dxa"/>
            </w:tcMar>
            <w:vAlign w:val="center"/>
            <w:hideMark/>
          </w:tcPr>
          <w:p w14:paraId="265687D5" w14:textId="77777777" w:rsidR="00E42FBC" w:rsidRPr="0059344F" w:rsidRDefault="00E42FBC" w:rsidP="000E2554">
            <w:pPr>
              <w:rPr>
                <w:rFonts w:cs="Arial"/>
                <w:color w:val="000000"/>
                <w:szCs w:val="24"/>
              </w:rPr>
            </w:pPr>
            <w:r w:rsidRPr="0059344F">
              <w:rPr>
                <w:rFonts w:cs="Arial"/>
                <w:color w:val="000000"/>
                <w:szCs w:val="24"/>
              </w:rPr>
              <w:t>The Probability of Default of an account, calculated at the behavioural lifetime of an asset</w:t>
            </w:r>
          </w:p>
        </w:tc>
      </w:tr>
      <w:tr w:rsidR="0059344F" w:rsidRPr="0059344F" w14:paraId="4D0E7BD8" w14:textId="77777777" w:rsidTr="0059344F">
        <w:trPr>
          <w:trHeight w:val="856"/>
        </w:trPr>
        <w:tc>
          <w:tcPr>
            <w:tcW w:w="235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53D5CA27" w14:textId="77777777" w:rsidR="0059344F" w:rsidRPr="0059344F" w:rsidRDefault="0059344F" w:rsidP="0059344F">
            <w:pPr>
              <w:jc w:val="left"/>
              <w:rPr>
                <w:rFonts w:cs="Arial"/>
                <w:color w:val="000000"/>
                <w:szCs w:val="24"/>
              </w:rPr>
            </w:pPr>
            <w:r w:rsidRPr="0059344F">
              <w:rPr>
                <w:rFonts w:cs="Arial"/>
                <w:color w:val="000000"/>
                <w:szCs w:val="24"/>
              </w:rPr>
              <w:t>Default customer</w:t>
            </w:r>
          </w:p>
        </w:tc>
        <w:tc>
          <w:tcPr>
            <w:tcW w:w="166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4BB92457" w14:textId="6D9F27F7" w:rsidR="0059344F" w:rsidRPr="0059344F" w:rsidRDefault="0059344F" w:rsidP="0059344F">
            <w:pPr>
              <w:jc w:val="center"/>
              <w:rPr>
                <w:rFonts w:cs="Arial"/>
                <w:color w:val="000000"/>
                <w:szCs w:val="24"/>
              </w:rPr>
            </w:pPr>
          </w:p>
        </w:tc>
        <w:tc>
          <w:tcPr>
            <w:tcW w:w="454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18B40635" w14:textId="77777777" w:rsidR="0059344F" w:rsidRPr="0059344F" w:rsidRDefault="0059344F" w:rsidP="000E2554">
            <w:pPr>
              <w:spacing w:after="120"/>
              <w:rPr>
                <w:rFonts w:cs="Arial"/>
                <w:color w:val="000000"/>
                <w:szCs w:val="24"/>
              </w:rPr>
            </w:pPr>
            <w:r w:rsidRPr="0059344F">
              <w:rPr>
                <w:rFonts w:cs="Arial"/>
                <w:color w:val="000000"/>
                <w:szCs w:val="24"/>
              </w:rPr>
              <w:t xml:space="preserve">Default customer is customer who failed to make on-time repayment (&gt;= minimum payment rate) of their loans for more than ninety consecutive days or three months. </w:t>
            </w:r>
          </w:p>
          <w:p w14:paraId="4D5EE89C" w14:textId="77777777" w:rsidR="0059344F" w:rsidRPr="0059344F" w:rsidRDefault="0059344F" w:rsidP="000E2554">
            <w:pPr>
              <w:rPr>
                <w:rFonts w:cs="Arial"/>
                <w:color w:val="000000"/>
                <w:szCs w:val="24"/>
              </w:rPr>
            </w:pPr>
          </w:p>
        </w:tc>
      </w:tr>
      <w:tr w:rsidR="0059344F" w:rsidRPr="0059344F" w14:paraId="6BA4B0CE" w14:textId="77777777" w:rsidTr="0059344F">
        <w:trPr>
          <w:trHeight w:val="856"/>
        </w:trPr>
        <w:tc>
          <w:tcPr>
            <w:tcW w:w="235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3FB1D8C6" w14:textId="77777777" w:rsidR="0059344F" w:rsidRPr="0059344F" w:rsidRDefault="0059344F" w:rsidP="0059344F">
            <w:pPr>
              <w:jc w:val="left"/>
              <w:rPr>
                <w:rFonts w:cs="Arial"/>
                <w:color w:val="000000"/>
                <w:sz w:val="20"/>
                <w:szCs w:val="20"/>
              </w:rPr>
            </w:pPr>
            <w:r w:rsidRPr="0059344F">
              <w:rPr>
                <w:rFonts w:cs="Arial"/>
                <w:sz w:val="20"/>
                <w:szCs w:val="20"/>
              </w:rPr>
              <w:t>Conditional Prepayment Rate</w:t>
            </w:r>
          </w:p>
        </w:tc>
        <w:tc>
          <w:tcPr>
            <w:tcW w:w="166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24D5EC76" w14:textId="77777777" w:rsidR="0059344F" w:rsidRPr="0059344F" w:rsidRDefault="0059344F" w:rsidP="0059344F">
            <w:pPr>
              <w:jc w:val="center"/>
              <w:rPr>
                <w:rFonts w:cs="Arial"/>
                <w:color w:val="000000"/>
                <w:sz w:val="20"/>
                <w:szCs w:val="20"/>
              </w:rPr>
            </w:pPr>
            <w:r w:rsidRPr="0059344F">
              <w:rPr>
                <w:rFonts w:cs="Arial"/>
                <w:color w:val="000000"/>
                <w:sz w:val="20"/>
                <w:szCs w:val="20"/>
              </w:rPr>
              <w:t>CPR</w:t>
            </w:r>
          </w:p>
        </w:tc>
        <w:tc>
          <w:tcPr>
            <w:tcW w:w="454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3DDD3E1D" w14:textId="77777777" w:rsidR="0059344F" w:rsidRPr="0059344F" w:rsidRDefault="0059344F" w:rsidP="000E2554">
            <w:pPr>
              <w:rPr>
                <w:rFonts w:cs="Arial"/>
                <w:sz w:val="20"/>
                <w:szCs w:val="20"/>
              </w:rPr>
            </w:pPr>
            <w:r w:rsidRPr="0059344F">
              <w:rPr>
                <w:rFonts w:cs="Arial"/>
                <w:sz w:val="20"/>
                <w:szCs w:val="20"/>
              </w:rPr>
              <w:t xml:space="preserve">Conditional Prepayment Rate </w:t>
            </w:r>
            <w:r w:rsidRPr="0059344F">
              <w:rPr>
                <w:rFonts w:cs="Arial"/>
                <w:sz w:val="20"/>
                <w:szCs w:val="20"/>
                <w:cs/>
              </w:rPr>
              <w:t>(</w:t>
            </w:r>
            <w:r w:rsidRPr="0059344F">
              <w:rPr>
                <w:rFonts w:cs="Arial"/>
                <w:sz w:val="20"/>
                <w:szCs w:val="20"/>
              </w:rPr>
              <w:t>CPR</w:t>
            </w:r>
            <w:r w:rsidRPr="0059344F">
              <w:rPr>
                <w:rFonts w:cs="Arial"/>
                <w:sz w:val="20"/>
                <w:szCs w:val="20"/>
                <w:cs/>
              </w:rPr>
              <w:t xml:space="preserve">) </w:t>
            </w:r>
            <w:r w:rsidRPr="0059344F">
              <w:rPr>
                <w:rFonts w:cs="Arial"/>
                <w:sz w:val="20"/>
                <w:szCs w:val="20"/>
              </w:rPr>
              <w:t>is the annualized percentage of the mortgage expected to prepay in each period</w:t>
            </w:r>
            <w:r w:rsidRPr="0059344F">
              <w:rPr>
                <w:rFonts w:cs="Arial"/>
                <w:sz w:val="20"/>
                <w:szCs w:val="20"/>
                <w:cs/>
              </w:rPr>
              <w:t xml:space="preserve">. </w:t>
            </w:r>
            <w:r w:rsidRPr="0059344F">
              <w:rPr>
                <w:rFonts w:cs="Arial"/>
                <w:sz w:val="20"/>
                <w:szCs w:val="20"/>
              </w:rPr>
              <w:t>For example, if CPR is 5</w:t>
            </w:r>
            <w:r w:rsidRPr="0059344F">
              <w:rPr>
                <w:rFonts w:cs="Arial"/>
                <w:sz w:val="20"/>
                <w:szCs w:val="20"/>
                <w:cs/>
              </w:rPr>
              <w:t>%</w:t>
            </w:r>
            <w:r w:rsidRPr="0059344F">
              <w:rPr>
                <w:rFonts w:cs="Arial"/>
                <w:sz w:val="20"/>
                <w:szCs w:val="20"/>
              </w:rPr>
              <w:t>, it means that 5</w:t>
            </w:r>
            <w:r w:rsidRPr="0059344F">
              <w:rPr>
                <w:rFonts w:cs="Arial"/>
                <w:sz w:val="20"/>
                <w:szCs w:val="20"/>
                <w:cs/>
              </w:rPr>
              <w:t xml:space="preserve">% </w:t>
            </w:r>
            <w:r w:rsidRPr="0059344F">
              <w:rPr>
                <w:rFonts w:cs="Arial"/>
                <w:sz w:val="20"/>
                <w:szCs w:val="20"/>
              </w:rPr>
              <w:t>of mortgage is expected to prepay within the period</w:t>
            </w:r>
            <w:r w:rsidRPr="0059344F">
              <w:rPr>
                <w:rFonts w:cs="Arial"/>
                <w:sz w:val="20"/>
                <w:szCs w:val="20"/>
                <w:cs/>
              </w:rPr>
              <w:t xml:space="preserve">. </w:t>
            </w:r>
            <w:r w:rsidRPr="0059344F">
              <w:rPr>
                <w:rFonts w:cs="Arial"/>
                <w:sz w:val="20"/>
                <w:szCs w:val="20"/>
              </w:rPr>
              <w:t>The focused population is the group of opening accounts at the end of time frame</w:t>
            </w:r>
            <w:r w:rsidRPr="0059344F">
              <w:rPr>
                <w:rFonts w:cs="Arial"/>
                <w:sz w:val="20"/>
                <w:szCs w:val="20"/>
                <w:cs/>
              </w:rPr>
              <w:t xml:space="preserve">. </w:t>
            </w:r>
          </w:p>
        </w:tc>
      </w:tr>
      <w:tr w:rsidR="0059344F" w:rsidRPr="0059344F" w14:paraId="54CEE6B2" w14:textId="77777777" w:rsidTr="0059344F">
        <w:trPr>
          <w:trHeight w:val="856"/>
        </w:trPr>
        <w:tc>
          <w:tcPr>
            <w:tcW w:w="235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281FB99C" w14:textId="77777777" w:rsidR="0059344F" w:rsidRPr="0059344F" w:rsidRDefault="0059344F" w:rsidP="0059344F">
            <w:pPr>
              <w:jc w:val="left"/>
              <w:rPr>
                <w:rFonts w:cs="Arial"/>
                <w:sz w:val="20"/>
                <w:szCs w:val="20"/>
              </w:rPr>
            </w:pPr>
            <w:r w:rsidRPr="0059344F">
              <w:rPr>
                <w:rFonts w:cs="Arial"/>
              </w:rPr>
              <w:t>Recovery Rate</w:t>
            </w:r>
          </w:p>
        </w:tc>
        <w:tc>
          <w:tcPr>
            <w:tcW w:w="166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6420695D" w14:textId="77777777" w:rsidR="0059344F" w:rsidRPr="0059344F" w:rsidRDefault="0059344F" w:rsidP="0059344F">
            <w:pPr>
              <w:jc w:val="center"/>
              <w:rPr>
                <w:rFonts w:cs="Arial"/>
                <w:color w:val="000000"/>
                <w:sz w:val="20"/>
                <w:szCs w:val="20"/>
              </w:rPr>
            </w:pPr>
          </w:p>
        </w:tc>
        <w:tc>
          <w:tcPr>
            <w:tcW w:w="454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4A7710DE" w14:textId="77777777" w:rsidR="0059344F" w:rsidRPr="0059344F" w:rsidRDefault="0059344F" w:rsidP="0060369D">
            <w:pPr>
              <w:keepNext/>
              <w:rPr>
                <w:rFonts w:cs="Arial"/>
                <w:sz w:val="20"/>
                <w:szCs w:val="20"/>
              </w:rPr>
            </w:pPr>
            <w:r w:rsidRPr="0059344F">
              <w:rPr>
                <w:rFonts w:cs="Arial"/>
              </w:rPr>
              <w:t>Recovery Rate is cash flow that can be collected from default customers, expresses as a percentage of exposure at defult</w:t>
            </w:r>
            <w:r w:rsidRPr="0059344F">
              <w:rPr>
                <w:rFonts w:cs="Arial"/>
                <w:szCs w:val="22"/>
                <w:cs/>
              </w:rPr>
              <w:t>.</w:t>
            </w:r>
          </w:p>
        </w:tc>
      </w:tr>
    </w:tbl>
    <w:p w14:paraId="20751089" w14:textId="77777777" w:rsidR="0060369D" w:rsidRDefault="0060369D">
      <w:pPr>
        <w:pStyle w:val="Caption"/>
      </w:pPr>
    </w:p>
    <w:p w14:paraId="46081164" w14:textId="77777777" w:rsidR="0060369D" w:rsidRDefault="0060369D">
      <w:pPr>
        <w:pStyle w:val="Caption"/>
      </w:pPr>
      <w:r>
        <w:t xml:space="preserve">Table </w:t>
      </w:r>
      <w:fldSimple w:instr=" SEQ Table \* ARABIC ">
        <w:r w:rsidR="00CC7D55">
          <w:rPr>
            <w:noProof/>
          </w:rPr>
          <w:t>2</w:t>
        </w:r>
      </w:fldSimple>
      <w:r>
        <w:rPr>
          <w:noProof/>
        </w:rPr>
        <w:t>, Term definition and description</w:t>
      </w:r>
    </w:p>
    <w:p w14:paraId="3E8FF6F4" w14:textId="77777777" w:rsidR="00E42FBC" w:rsidRPr="00030062" w:rsidRDefault="00E42FBC" w:rsidP="00E42FBC">
      <w:pPr>
        <w:spacing w:line="259" w:lineRule="auto"/>
        <w:rPr>
          <w:rFonts w:eastAsiaTheme="majorEastAsia" w:cs="Arial"/>
          <w:b/>
          <w:sz w:val="32"/>
          <w:szCs w:val="40"/>
        </w:rPr>
      </w:pPr>
      <w:r w:rsidRPr="00030062">
        <w:rPr>
          <w:rFonts w:cs="Angsana New"/>
          <w:szCs w:val="22"/>
          <w:cs/>
        </w:rPr>
        <w:br w:type="page"/>
      </w:r>
    </w:p>
    <w:p w14:paraId="3401CF60" w14:textId="77777777" w:rsidR="00C80CC3" w:rsidRPr="00794E4D" w:rsidRDefault="00C80CC3" w:rsidP="00C80CC3">
      <w:pPr>
        <w:pStyle w:val="Heading1"/>
        <w:numPr>
          <w:ilvl w:val="0"/>
          <w:numId w:val="2"/>
        </w:numPr>
        <w:rPr>
          <w:rFonts w:cs="Arial"/>
        </w:rPr>
      </w:pPr>
      <w:r w:rsidRPr="00794E4D">
        <w:rPr>
          <w:rFonts w:cs="Arial"/>
        </w:rPr>
        <w:lastRenderedPageBreak/>
        <w:t>Probability of Default</w:t>
      </w:r>
    </w:p>
    <w:p w14:paraId="447D5C75" w14:textId="77777777" w:rsidR="00C80CC3" w:rsidRPr="00794E4D" w:rsidRDefault="00C80CC3" w:rsidP="00C80CC3">
      <w:pPr>
        <w:rPr>
          <w:rFonts w:cs="Arial"/>
        </w:rPr>
      </w:pPr>
      <w:r w:rsidRPr="00794E4D">
        <w:rPr>
          <w:rFonts w:cs="Arial"/>
        </w:rPr>
        <w:t xml:space="preserve">Probability of default </w:t>
      </w:r>
      <w:r w:rsidRPr="00794E4D">
        <w:rPr>
          <w:rFonts w:cs="Arial"/>
          <w:szCs w:val="22"/>
          <w:cs/>
        </w:rPr>
        <w:t>(</w:t>
      </w:r>
      <w:r w:rsidRPr="00794E4D">
        <w:rPr>
          <w:rFonts w:cs="Arial"/>
        </w:rPr>
        <w:t>PD</w:t>
      </w:r>
      <w:r w:rsidRPr="00794E4D">
        <w:rPr>
          <w:rFonts w:cs="Arial"/>
          <w:szCs w:val="22"/>
          <w:cs/>
        </w:rPr>
        <w:t xml:space="preserve">) </w:t>
      </w:r>
      <w:r w:rsidRPr="00794E4D">
        <w:rPr>
          <w:rFonts w:cs="Arial"/>
        </w:rPr>
        <w:t>is the risk that the borrower will be unable or unwilling to repay its debt in full or on time</w:t>
      </w:r>
      <w:r w:rsidRPr="00794E4D">
        <w:rPr>
          <w:rFonts w:cs="Arial"/>
          <w:szCs w:val="22"/>
          <w:cs/>
        </w:rPr>
        <w:t xml:space="preserve">. </w:t>
      </w:r>
      <w:r w:rsidRPr="00794E4D">
        <w:rPr>
          <w:rFonts w:cs="Arial"/>
        </w:rPr>
        <w:t>The risk of default is derived by analyzing the obligor’s capacity to repay the debt in accordance with contractual terms</w:t>
      </w:r>
      <w:r w:rsidRPr="00794E4D">
        <w:rPr>
          <w:rFonts w:cs="Arial"/>
          <w:szCs w:val="22"/>
          <w:cs/>
        </w:rPr>
        <w:t xml:space="preserve">. </w:t>
      </w:r>
      <w:r w:rsidRPr="00794E4D">
        <w:rPr>
          <w:rFonts w:cs="Arial"/>
        </w:rPr>
        <w:t>PD is generally associated with financial characteristics such as inadequate cash flow to service debt, declining revenues or operating margins, high leverage</w:t>
      </w:r>
      <w:r w:rsidRPr="00794E4D">
        <w:rPr>
          <w:rFonts w:cs="Arial"/>
          <w:szCs w:val="22"/>
          <w:cs/>
        </w:rPr>
        <w:t xml:space="preserve"> </w:t>
      </w:r>
      <w:r w:rsidRPr="00794E4D">
        <w:rPr>
          <w:rFonts w:cs="Arial"/>
        </w:rPr>
        <w:t>or declining liquidity</w:t>
      </w:r>
      <w:r w:rsidRPr="00794E4D">
        <w:rPr>
          <w:rFonts w:cs="Arial"/>
          <w:szCs w:val="22"/>
          <w:cs/>
        </w:rPr>
        <w:t>.</w:t>
      </w:r>
    </w:p>
    <w:p w14:paraId="1850D264" w14:textId="77777777" w:rsidR="00C80CC3" w:rsidRPr="00794E4D" w:rsidRDefault="00C80CC3" w:rsidP="00C80CC3">
      <w:pPr>
        <w:rPr>
          <w:rFonts w:cs="Arial"/>
          <w:szCs w:val="22"/>
        </w:rPr>
      </w:pPr>
      <w:r w:rsidRPr="00794E4D">
        <w:rPr>
          <w:rFonts w:cs="Arial"/>
        </w:rPr>
        <w:t>With the new IFRS9 loan loss provision, loans are classified in three stages</w:t>
      </w:r>
      <w:r w:rsidRPr="00794E4D">
        <w:rPr>
          <w:rFonts w:cs="Arial"/>
          <w:szCs w:val="22"/>
          <w:cs/>
        </w:rPr>
        <w:t xml:space="preserve">: </w:t>
      </w:r>
      <w:r w:rsidRPr="00794E4D">
        <w:rPr>
          <w:rFonts w:cs="Arial"/>
        </w:rPr>
        <w:t xml:space="preserve">stage 1 – initial recognition </w:t>
      </w:r>
      <w:r w:rsidRPr="00794E4D">
        <w:rPr>
          <w:rFonts w:cs="Arial"/>
          <w:szCs w:val="22"/>
          <w:cs/>
        </w:rPr>
        <w:t>(</w:t>
      </w:r>
      <w:r w:rsidRPr="00794E4D">
        <w:rPr>
          <w:rFonts w:cs="Arial"/>
        </w:rPr>
        <w:t>yet to be impaired</w:t>
      </w:r>
      <w:r w:rsidRPr="00794E4D">
        <w:rPr>
          <w:rFonts w:cs="Arial"/>
          <w:szCs w:val="22"/>
          <w:cs/>
        </w:rPr>
        <w:t>)</w:t>
      </w:r>
      <w:r w:rsidRPr="00794E4D">
        <w:rPr>
          <w:rFonts w:cs="Arial"/>
        </w:rPr>
        <w:t>, stage 2 – significant increase in credit risk, and stage 3 – objective indicators of impairment</w:t>
      </w:r>
      <w:r w:rsidRPr="00794E4D">
        <w:rPr>
          <w:rFonts w:cs="Arial"/>
          <w:szCs w:val="22"/>
          <w:cs/>
        </w:rPr>
        <w:t xml:space="preserve">. </w:t>
      </w:r>
      <w:r w:rsidRPr="00794E4D">
        <w:rPr>
          <w:rFonts w:cs="Arial"/>
        </w:rPr>
        <w:t>For loans in stage 1, banks need to estimate 1</w:t>
      </w:r>
      <w:r w:rsidRPr="00794E4D">
        <w:rPr>
          <w:rFonts w:cs="Arial"/>
          <w:szCs w:val="22"/>
          <w:cs/>
        </w:rPr>
        <w:t>-</w:t>
      </w:r>
      <w:r w:rsidRPr="00794E4D">
        <w:rPr>
          <w:rFonts w:cs="Arial"/>
        </w:rPr>
        <w:t>year expected credit losses</w:t>
      </w:r>
      <w:r w:rsidRPr="00794E4D">
        <w:rPr>
          <w:rFonts w:cs="Arial"/>
          <w:szCs w:val="22"/>
          <w:cs/>
        </w:rPr>
        <w:t xml:space="preserve">. </w:t>
      </w:r>
      <w:r w:rsidRPr="00794E4D">
        <w:rPr>
          <w:rFonts w:cs="Arial"/>
        </w:rPr>
        <w:t>On the other hand for loans in</w:t>
      </w:r>
      <w:r w:rsidRPr="00794E4D">
        <w:rPr>
          <w:rFonts w:cs="Arial"/>
          <w:szCs w:val="22"/>
          <w:cs/>
        </w:rPr>
        <w:t xml:space="preserve"> </w:t>
      </w:r>
      <w:r w:rsidRPr="00794E4D">
        <w:rPr>
          <w:rFonts w:cs="Arial"/>
          <w:szCs w:val="22"/>
        </w:rPr>
        <w:t xml:space="preserve">stage 2 and 3, banks need to provide provision and thus estimate </w:t>
      </w:r>
      <w:r w:rsidRPr="00794E4D">
        <w:rPr>
          <w:rFonts w:cs="Arial"/>
        </w:rPr>
        <w:t>expected credit losses for the whole lifetime of the loans</w:t>
      </w:r>
      <w:r w:rsidRPr="00794E4D">
        <w:rPr>
          <w:rFonts w:cs="Arial"/>
          <w:szCs w:val="22"/>
          <w:cs/>
        </w:rPr>
        <w:t xml:space="preserve">. </w:t>
      </w:r>
      <w:r w:rsidRPr="00794E4D">
        <w:rPr>
          <w:rFonts w:cs="Arial"/>
        </w:rPr>
        <w:t>Both</w:t>
      </w:r>
      <w:r w:rsidRPr="00794E4D">
        <w:rPr>
          <w:rFonts w:cs="Arial"/>
          <w:szCs w:val="22"/>
          <w:cs/>
        </w:rPr>
        <w:t xml:space="preserve"> </w:t>
      </w:r>
      <w:r w:rsidRPr="00794E4D">
        <w:rPr>
          <w:rFonts w:cs="Arial"/>
        </w:rPr>
        <w:t>the 1</w:t>
      </w:r>
      <w:r w:rsidRPr="00794E4D">
        <w:rPr>
          <w:rFonts w:cs="Arial"/>
          <w:szCs w:val="22"/>
          <w:cs/>
        </w:rPr>
        <w:t>-</w:t>
      </w:r>
      <w:r w:rsidRPr="00794E4D">
        <w:rPr>
          <w:rFonts w:cs="Arial"/>
        </w:rPr>
        <w:t>year and lifetime expected credit losses estimation shall reflect the banks’ forward looking macro</w:t>
      </w:r>
      <w:r w:rsidRPr="00794E4D">
        <w:rPr>
          <w:rFonts w:cs="Arial"/>
          <w:szCs w:val="22"/>
          <w:cs/>
        </w:rPr>
        <w:t>-</w:t>
      </w:r>
      <w:r w:rsidRPr="00794E4D">
        <w:rPr>
          <w:rFonts w:cs="Arial"/>
        </w:rPr>
        <w:t>economic view</w:t>
      </w:r>
      <w:r w:rsidRPr="00794E4D">
        <w:rPr>
          <w:rFonts w:cs="Arial"/>
          <w:szCs w:val="22"/>
          <w:cs/>
        </w:rPr>
        <w:t>.</w:t>
      </w:r>
    </w:p>
    <w:p w14:paraId="6FA410A8" w14:textId="77777777" w:rsidR="00C80CC3" w:rsidRPr="00794E4D" w:rsidRDefault="00C80CC3" w:rsidP="00C80CC3">
      <w:pPr>
        <w:rPr>
          <w:rFonts w:cs="Arial"/>
        </w:rPr>
      </w:pPr>
      <w:r w:rsidRPr="00794E4D">
        <w:rPr>
          <w:rFonts w:cs="Arial"/>
          <w:szCs w:val="22"/>
        </w:rPr>
        <w:t>KBank’s</w:t>
      </w:r>
      <w:r w:rsidRPr="00794E4D">
        <w:rPr>
          <w:rFonts w:cs="Arial"/>
          <w:szCs w:val="22"/>
          <w:cs/>
        </w:rPr>
        <w:t xml:space="preserve"> </w:t>
      </w:r>
      <w:r w:rsidRPr="00794E4D">
        <w:rPr>
          <w:rFonts w:cs="Arial"/>
        </w:rPr>
        <w:t>PD estimation for IFRS9 is modelled according to the following principles</w:t>
      </w:r>
      <w:r w:rsidRPr="00794E4D">
        <w:rPr>
          <w:rFonts w:cs="Arial"/>
          <w:szCs w:val="22"/>
          <w:cs/>
        </w:rPr>
        <w:t>: (</w:t>
      </w:r>
      <w:r w:rsidRPr="00794E4D">
        <w:rPr>
          <w:rFonts w:cs="Arial"/>
        </w:rPr>
        <w:t>i</w:t>
      </w:r>
      <w:r w:rsidRPr="00794E4D">
        <w:rPr>
          <w:rFonts w:cs="Arial"/>
          <w:szCs w:val="22"/>
          <w:cs/>
        </w:rPr>
        <w:t xml:space="preserve">) </w:t>
      </w:r>
      <w:r w:rsidRPr="00794E4D">
        <w:rPr>
          <w:rFonts w:cs="Arial"/>
        </w:rPr>
        <w:t>the PD estimation for IFRS9 should be point</w:t>
      </w:r>
      <w:r w:rsidRPr="00794E4D">
        <w:rPr>
          <w:rFonts w:cs="Arial"/>
          <w:szCs w:val="22"/>
          <w:cs/>
        </w:rPr>
        <w:t>-</w:t>
      </w:r>
      <w:r w:rsidRPr="00794E4D">
        <w:rPr>
          <w:rFonts w:cs="Arial"/>
        </w:rPr>
        <w:t>in</w:t>
      </w:r>
      <w:r w:rsidRPr="00794E4D">
        <w:rPr>
          <w:rFonts w:cs="Arial"/>
          <w:szCs w:val="22"/>
          <w:cs/>
        </w:rPr>
        <w:t>-</w:t>
      </w:r>
      <w:r w:rsidRPr="00794E4D">
        <w:rPr>
          <w:rFonts w:cs="Arial"/>
        </w:rPr>
        <w:t xml:space="preserve">time </w:t>
      </w:r>
      <w:r w:rsidRPr="00794E4D">
        <w:rPr>
          <w:rFonts w:cs="Arial"/>
          <w:szCs w:val="22"/>
          <w:cs/>
        </w:rPr>
        <w:t>(</w:t>
      </w:r>
      <w:r w:rsidRPr="00794E4D">
        <w:rPr>
          <w:rFonts w:cs="Arial"/>
        </w:rPr>
        <w:t>PIT</w:t>
      </w:r>
      <w:r w:rsidRPr="00794E4D">
        <w:rPr>
          <w:rFonts w:cs="Arial"/>
          <w:szCs w:val="22"/>
          <w:cs/>
        </w:rPr>
        <w:t xml:space="preserve">) </w:t>
      </w:r>
      <w:r w:rsidRPr="00794E4D">
        <w:rPr>
          <w:rFonts w:cs="Arial"/>
        </w:rPr>
        <w:t xml:space="preserve">and reflect current market conditions, </w:t>
      </w:r>
      <w:r w:rsidRPr="00794E4D">
        <w:rPr>
          <w:rFonts w:cs="Arial"/>
          <w:szCs w:val="22"/>
          <w:cs/>
        </w:rPr>
        <w:t>(</w:t>
      </w:r>
      <w:r w:rsidRPr="00794E4D">
        <w:rPr>
          <w:rFonts w:cs="Arial"/>
        </w:rPr>
        <w:t>ii</w:t>
      </w:r>
      <w:r w:rsidRPr="00794E4D">
        <w:rPr>
          <w:rFonts w:cs="Arial"/>
          <w:szCs w:val="22"/>
          <w:cs/>
        </w:rPr>
        <w:t xml:space="preserve">) </w:t>
      </w:r>
      <w:r w:rsidRPr="00794E4D">
        <w:rPr>
          <w:rFonts w:cs="Arial"/>
        </w:rPr>
        <w:t xml:space="preserve">the PD estimates should use structural and behavior information, and </w:t>
      </w:r>
      <w:r w:rsidRPr="00794E4D">
        <w:rPr>
          <w:rFonts w:cs="Arial"/>
          <w:szCs w:val="22"/>
          <w:cs/>
        </w:rPr>
        <w:t>(</w:t>
      </w:r>
      <w:r w:rsidRPr="00794E4D">
        <w:rPr>
          <w:rFonts w:cs="Arial"/>
        </w:rPr>
        <w:t>iii</w:t>
      </w:r>
      <w:r w:rsidRPr="00794E4D">
        <w:rPr>
          <w:rFonts w:cs="Arial"/>
          <w:szCs w:val="22"/>
          <w:cs/>
        </w:rPr>
        <w:t xml:space="preserve">) </w:t>
      </w:r>
      <w:r w:rsidRPr="00794E4D">
        <w:rPr>
          <w:rFonts w:cs="Arial"/>
        </w:rPr>
        <w:t>estimation of PD should include the forward looking aspect of the macroeconomic outlook specific to particular sector</w:t>
      </w:r>
      <w:r w:rsidRPr="00794E4D">
        <w:rPr>
          <w:rFonts w:cs="Arial"/>
          <w:szCs w:val="22"/>
          <w:cs/>
        </w:rPr>
        <w:t>.</w:t>
      </w:r>
      <w:r w:rsidRPr="00794E4D">
        <w:rPr>
          <w:rFonts w:cs="Arial"/>
          <w:szCs w:val="22"/>
        </w:rPr>
        <w:t xml:space="preserve"> F</w:t>
      </w:r>
      <w:r w:rsidRPr="00794E4D">
        <w:rPr>
          <w:rFonts w:cs="Arial"/>
        </w:rPr>
        <w:t>or loans in stage 1 and 2, the modelled probability of default will be over 12 months and lifetime respectively</w:t>
      </w:r>
      <w:r w:rsidRPr="00794E4D">
        <w:rPr>
          <w:rFonts w:cs="Arial"/>
          <w:szCs w:val="22"/>
          <w:cs/>
        </w:rPr>
        <w:t xml:space="preserve">. </w:t>
      </w:r>
      <w:r w:rsidRPr="00794E4D">
        <w:rPr>
          <w:rFonts w:cs="Arial"/>
        </w:rPr>
        <w:t>For stage 3, the probability default will be at 100</w:t>
      </w:r>
      <w:r w:rsidRPr="00794E4D">
        <w:rPr>
          <w:rFonts w:cs="Arial"/>
          <w:szCs w:val="22"/>
          <w:cs/>
        </w:rPr>
        <w:t>%.</w:t>
      </w:r>
    </w:p>
    <w:p w14:paraId="041FDE11" w14:textId="77777777" w:rsidR="00C80CC3" w:rsidRPr="00794E4D" w:rsidRDefault="00C80CC3" w:rsidP="00C80CC3">
      <w:pPr>
        <w:rPr>
          <w:rFonts w:cs="Arial"/>
        </w:rPr>
      </w:pPr>
      <w:r w:rsidRPr="00794E4D">
        <w:rPr>
          <w:rFonts w:cs="Arial"/>
        </w:rPr>
        <w:t>KBank leverages existing</w:t>
      </w:r>
      <w:r w:rsidRPr="00794E4D">
        <w:rPr>
          <w:rFonts w:cs="Arial"/>
          <w:szCs w:val="22"/>
          <w:cs/>
        </w:rPr>
        <w:t xml:space="preserve"> </w:t>
      </w:r>
      <w:r w:rsidRPr="00794E4D">
        <w:rPr>
          <w:rFonts w:cs="Arial"/>
        </w:rPr>
        <w:t>behavioral scorecard to construct a new credit rating system</w:t>
      </w:r>
      <w:r w:rsidRPr="00794E4D">
        <w:rPr>
          <w:rFonts w:cs="Arial"/>
          <w:szCs w:val="22"/>
          <w:cs/>
        </w:rPr>
        <w:t xml:space="preserve"> (</w:t>
      </w:r>
      <w:r w:rsidRPr="00794E4D">
        <w:rPr>
          <w:rFonts w:cs="Arial"/>
        </w:rPr>
        <w:t>supermaster rating</w:t>
      </w:r>
      <w:r w:rsidRPr="00794E4D">
        <w:rPr>
          <w:rFonts w:cs="Arial"/>
          <w:szCs w:val="22"/>
          <w:cs/>
        </w:rPr>
        <w:t>)</w:t>
      </w:r>
      <w:r w:rsidRPr="00794E4D">
        <w:rPr>
          <w:rFonts w:cs="Arial"/>
        </w:rPr>
        <w:t xml:space="preserve"> and then use it to create the probability of default term</w:t>
      </w:r>
      <w:r w:rsidRPr="00794E4D">
        <w:rPr>
          <w:rFonts w:cs="Arial"/>
          <w:szCs w:val="22"/>
          <w:cs/>
        </w:rPr>
        <w:t>-</w:t>
      </w:r>
      <w:r w:rsidRPr="00794E4D">
        <w:rPr>
          <w:rFonts w:cs="Arial"/>
        </w:rPr>
        <w:t>structure of each obligor</w:t>
      </w:r>
      <w:r w:rsidRPr="00794E4D">
        <w:rPr>
          <w:rFonts w:cs="Arial"/>
          <w:szCs w:val="22"/>
          <w:cs/>
        </w:rPr>
        <w:t xml:space="preserve"> </w:t>
      </w:r>
      <w:r w:rsidRPr="00794E4D">
        <w:rPr>
          <w:rFonts w:cs="Arial"/>
        </w:rPr>
        <w:t>up to its maturity based on</w:t>
      </w:r>
      <w:r w:rsidRPr="00794E4D">
        <w:rPr>
          <w:rFonts w:cs="Arial"/>
          <w:szCs w:val="22"/>
          <w:cs/>
        </w:rPr>
        <w:t xml:space="preserve"> </w:t>
      </w:r>
      <w:r w:rsidRPr="00794E4D">
        <w:rPr>
          <w:rFonts w:cs="Arial"/>
        </w:rPr>
        <w:t>a continuous time homogeneous or non</w:t>
      </w:r>
      <w:r w:rsidRPr="00794E4D">
        <w:rPr>
          <w:rFonts w:cs="Arial"/>
          <w:szCs w:val="22"/>
          <w:cs/>
        </w:rPr>
        <w:t>-</w:t>
      </w:r>
      <w:r w:rsidRPr="00794E4D">
        <w:rPr>
          <w:rFonts w:cs="Arial"/>
        </w:rPr>
        <w:t>homogeneous Markov transition matrix and then incorporate systematic risk into PD term</w:t>
      </w:r>
      <w:r w:rsidRPr="00794E4D">
        <w:rPr>
          <w:rFonts w:cs="Arial"/>
          <w:szCs w:val="22"/>
          <w:cs/>
        </w:rPr>
        <w:t>-</w:t>
      </w:r>
      <w:r w:rsidRPr="00794E4D">
        <w:rPr>
          <w:rFonts w:cs="Arial"/>
        </w:rPr>
        <w:t>structure model via Vasicek</w:t>
      </w:r>
      <w:r w:rsidRPr="00794E4D">
        <w:rPr>
          <w:rFonts w:cs="Arial"/>
          <w:szCs w:val="22"/>
        </w:rPr>
        <w:t xml:space="preserve"> model for calculating joint loss distribution of bank exposures</w:t>
      </w:r>
      <w:r w:rsidRPr="00794E4D">
        <w:rPr>
          <w:rFonts w:cs="Arial"/>
          <w:szCs w:val="22"/>
          <w:cs/>
        </w:rPr>
        <w:t xml:space="preserve"> (</w:t>
      </w:r>
      <w:r w:rsidRPr="00794E4D">
        <w:rPr>
          <w:rFonts w:cs="Arial"/>
          <w:szCs w:val="22"/>
        </w:rPr>
        <w:t>Vasicek, 2002</w:t>
      </w:r>
      <w:r w:rsidRPr="00794E4D">
        <w:rPr>
          <w:rFonts w:cs="Arial"/>
          <w:szCs w:val="22"/>
          <w:cs/>
        </w:rPr>
        <w:t>).</w:t>
      </w:r>
    </w:p>
    <w:p w14:paraId="5596EE58" w14:textId="77777777" w:rsidR="00C80CC3" w:rsidRPr="00F87B57" w:rsidRDefault="00F87B57" w:rsidP="00C80CC3">
      <w:pPr>
        <w:rPr>
          <w:rFonts w:cstheme="minorBidi"/>
          <w:sz w:val="28"/>
        </w:rPr>
      </w:pPr>
      <w:r w:rsidRPr="00084B91">
        <w:rPr>
          <w:rFonts w:cs="Arial"/>
        </w:rPr>
        <w:t>This section outline</w:t>
      </w:r>
      <w:r>
        <w:rPr>
          <w:rFonts w:cs="Arial"/>
        </w:rPr>
        <w:t>s</w:t>
      </w:r>
      <w:r w:rsidRPr="00084B91">
        <w:rPr>
          <w:rFonts w:cs="Arial"/>
        </w:rPr>
        <w:t xml:space="preserve"> step by step Probability of Default </w:t>
      </w:r>
      <w:r w:rsidRPr="00084B91">
        <w:rPr>
          <w:rFonts w:cs="Angsana New"/>
          <w:szCs w:val="22"/>
          <w:cs/>
        </w:rPr>
        <w:t>(</w:t>
      </w:r>
      <w:r w:rsidRPr="00084B91">
        <w:rPr>
          <w:rFonts w:cs="Arial"/>
        </w:rPr>
        <w:t>PD</w:t>
      </w:r>
      <w:r w:rsidRPr="00084B91">
        <w:rPr>
          <w:rFonts w:cs="Angsana New"/>
          <w:szCs w:val="22"/>
          <w:cs/>
        </w:rPr>
        <w:t>)</w:t>
      </w:r>
      <w:r w:rsidRPr="00084B91">
        <w:rPr>
          <w:rFonts w:cs="Arial"/>
          <w:szCs w:val="22"/>
        </w:rPr>
        <w:t xml:space="preserve"> model</w:t>
      </w:r>
      <w:r w:rsidRPr="00084B91">
        <w:rPr>
          <w:rFonts w:cs="Angsana New"/>
          <w:szCs w:val="22"/>
          <w:cs/>
        </w:rPr>
        <w:t xml:space="preserve"> </w:t>
      </w:r>
      <w:r w:rsidRPr="00084B91">
        <w:rPr>
          <w:rFonts w:cs="Arial"/>
        </w:rPr>
        <w:t>development methodology for the champion model and state</w:t>
      </w:r>
      <w:r>
        <w:rPr>
          <w:rFonts w:cs="Arial"/>
        </w:rPr>
        <w:t>s</w:t>
      </w:r>
      <w:r w:rsidRPr="00084B91">
        <w:rPr>
          <w:rFonts w:cs="Arial"/>
        </w:rPr>
        <w:t xml:space="preserve"> its compliance with the current IFRS9 regulatory requirement</w:t>
      </w:r>
      <w:r w:rsidRPr="00084B91">
        <w:rPr>
          <w:rFonts w:cs="Angsana New"/>
          <w:szCs w:val="22"/>
          <w:cs/>
        </w:rPr>
        <w:t xml:space="preserve">. </w:t>
      </w:r>
      <w:r w:rsidRPr="00084B91">
        <w:rPr>
          <w:rFonts w:cs="Arial"/>
          <w:szCs w:val="22"/>
        </w:rPr>
        <w:t>I</w:t>
      </w:r>
      <w:r w:rsidRPr="00084B91">
        <w:rPr>
          <w:rFonts w:cs="Arial"/>
        </w:rPr>
        <w:t>t also documented</w:t>
      </w:r>
      <w:r w:rsidRPr="00084B91">
        <w:rPr>
          <w:rFonts w:cs="Angsana New"/>
          <w:szCs w:val="22"/>
          <w:cs/>
        </w:rPr>
        <w:t xml:space="preserve"> </w:t>
      </w:r>
      <w:r w:rsidRPr="00084B91">
        <w:rPr>
          <w:rFonts w:cs="Arial"/>
        </w:rPr>
        <w:t>all the technical difficulties that the model developer experienced undergoing these model development steps</w:t>
      </w:r>
      <w:r w:rsidRPr="00084B91">
        <w:rPr>
          <w:rFonts w:cs="Angsana New"/>
          <w:cs/>
        </w:rPr>
        <w:t>.</w:t>
      </w:r>
      <w:r w:rsidR="00C80CC3" w:rsidRPr="00794E4D">
        <w:rPr>
          <w:rFonts w:cs="Arial"/>
          <w:cs/>
        </w:rPr>
        <w:br w:type="page"/>
      </w:r>
    </w:p>
    <w:p w14:paraId="1A427A57" w14:textId="77777777" w:rsidR="00C80CC3" w:rsidRPr="00794E4D" w:rsidRDefault="00C80CC3" w:rsidP="00C80CC3">
      <w:pPr>
        <w:pStyle w:val="Heading2"/>
        <w:numPr>
          <w:ilvl w:val="1"/>
          <w:numId w:val="2"/>
        </w:numPr>
        <w:rPr>
          <w:rFonts w:cs="Arial"/>
        </w:rPr>
      </w:pPr>
      <w:r w:rsidRPr="00794E4D">
        <w:rPr>
          <w:rFonts w:cs="Arial"/>
        </w:rPr>
        <w:lastRenderedPageBreak/>
        <w:t>Scope</w:t>
      </w:r>
    </w:p>
    <w:p w14:paraId="035C2351" w14:textId="77777777" w:rsidR="00C80CC3" w:rsidRPr="00794E4D" w:rsidRDefault="00C80CC3" w:rsidP="00C80CC3">
      <w:pPr>
        <w:rPr>
          <w:rFonts w:cs="Arial"/>
          <w:color w:val="FF0000"/>
        </w:rPr>
      </w:pPr>
      <w:r w:rsidRPr="00794E4D">
        <w:rPr>
          <w:rFonts w:cs="Arial"/>
        </w:rPr>
        <w:t>This probability of default model should be used to create the PD term structure for all valid stage</w:t>
      </w:r>
      <w:r w:rsidRPr="00794E4D">
        <w:rPr>
          <w:rFonts w:cs="Arial"/>
          <w:szCs w:val="22"/>
          <w:cs/>
        </w:rPr>
        <w:t>-</w:t>
      </w:r>
      <w:r w:rsidRPr="00794E4D">
        <w:rPr>
          <w:rFonts w:cs="Arial"/>
        </w:rPr>
        <w:t>1 and stage</w:t>
      </w:r>
      <w:r w:rsidRPr="00794E4D">
        <w:rPr>
          <w:rFonts w:cs="Arial"/>
          <w:szCs w:val="22"/>
          <w:cs/>
        </w:rPr>
        <w:t>-</w:t>
      </w:r>
      <w:r w:rsidRPr="00794E4D">
        <w:rPr>
          <w:rFonts w:cs="Arial"/>
        </w:rPr>
        <w:t>2 K</w:t>
      </w:r>
      <w:r w:rsidRPr="00794E4D">
        <w:rPr>
          <w:rFonts w:cs="Arial"/>
          <w:szCs w:val="22"/>
          <w:cs/>
        </w:rPr>
        <w:t>-</w:t>
      </w:r>
      <w:r w:rsidRPr="00794E4D">
        <w:rPr>
          <w:rFonts w:cs="Arial"/>
        </w:rPr>
        <w:t>Leasing instruments</w:t>
      </w:r>
      <w:r w:rsidRPr="00794E4D">
        <w:rPr>
          <w:rFonts w:cs="Arial"/>
          <w:szCs w:val="22"/>
          <w:cs/>
        </w:rPr>
        <w:t xml:space="preserve">. </w:t>
      </w:r>
      <w:r w:rsidRPr="00794E4D">
        <w:rPr>
          <w:rFonts w:cs="Arial"/>
        </w:rPr>
        <w:t>For stage</w:t>
      </w:r>
      <w:r w:rsidRPr="00794E4D">
        <w:rPr>
          <w:rFonts w:cs="Arial"/>
          <w:szCs w:val="22"/>
          <w:cs/>
        </w:rPr>
        <w:t>-</w:t>
      </w:r>
      <w:r w:rsidRPr="00794E4D">
        <w:rPr>
          <w:rFonts w:cs="Arial"/>
        </w:rPr>
        <w:t>3 instruments, they are automatically assigned to be at 100</w:t>
      </w:r>
      <w:r w:rsidRPr="00794E4D">
        <w:rPr>
          <w:rFonts w:cs="Arial"/>
          <w:szCs w:val="22"/>
          <w:cs/>
        </w:rPr>
        <w:t>%.</w:t>
      </w:r>
    </w:p>
    <w:p w14:paraId="00C38763" w14:textId="77777777" w:rsidR="00C80CC3" w:rsidRPr="00794E4D" w:rsidRDefault="00C80CC3" w:rsidP="006353CC">
      <w:pPr>
        <w:pStyle w:val="Heading2"/>
        <w:numPr>
          <w:ilvl w:val="1"/>
          <w:numId w:val="2"/>
        </w:numPr>
        <w:rPr>
          <w:rFonts w:cs="Arial"/>
        </w:rPr>
      </w:pPr>
      <w:r w:rsidRPr="00794E4D">
        <w:rPr>
          <w:rFonts w:cs="Arial"/>
        </w:rPr>
        <w:t>Methodology Review</w:t>
      </w:r>
    </w:p>
    <w:p w14:paraId="682D93D7" w14:textId="77777777" w:rsidR="00C80CC3" w:rsidRPr="00794E4D" w:rsidRDefault="00C80CC3" w:rsidP="00C80CC3">
      <w:pPr>
        <w:rPr>
          <w:rFonts w:cs="Arial"/>
          <w:szCs w:val="22"/>
        </w:rPr>
      </w:pPr>
      <w:r w:rsidRPr="00794E4D">
        <w:rPr>
          <w:rFonts w:cs="Arial"/>
        </w:rPr>
        <w:t xml:space="preserve">KBank leverages existing behavioral scorecard to construct a new credit rating system </w:t>
      </w:r>
      <w:r w:rsidRPr="00794E4D">
        <w:rPr>
          <w:rFonts w:cs="Arial"/>
          <w:szCs w:val="22"/>
          <w:cs/>
        </w:rPr>
        <w:t>(</w:t>
      </w:r>
      <w:r w:rsidRPr="00794E4D">
        <w:rPr>
          <w:rFonts w:cs="Arial"/>
        </w:rPr>
        <w:t>supermaster rating</w:t>
      </w:r>
      <w:r w:rsidRPr="00794E4D">
        <w:rPr>
          <w:rFonts w:cs="Arial"/>
          <w:szCs w:val="22"/>
          <w:cs/>
        </w:rPr>
        <w:t xml:space="preserve">) </w:t>
      </w:r>
      <w:r w:rsidRPr="00794E4D">
        <w:rPr>
          <w:rFonts w:cs="Arial"/>
        </w:rPr>
        <w:t>and then use it to create the probability of default term</w:t>
      </w:r>
      <w:r w:rsidRPr="00794E4D">
        <w:rPr>
          <w:rFonts w:cs="Arial"/>
          <w:szCs w:val="22"/>
          <w:cs/>
        </w:rPr>
        <w:t>-</w:t>
      </w:r>
      <w:r w:rsidRPr="00794E4D">
        <w:rPr>
          <w:rFonts w:cs="Arial"/>
        </w:rPr>
        <w:t>structure of each obligor up to its maturity based on a continuous time homogeneous or non</w:t>
      </w:r>
      <w:r w:rsidRPr="00794E4D">
        <w:rPr>
          <w:rFonts w:cs="Arial"/>
          <w:szCs w:val="22"/>
          <w:cs/>
        </w:rPr>
        <w:t>-</w:t>
      </w:r>
      <w:r w:rsidRPr="00794E4D">
        <w:rPr>
          <w:rFonts w:cs="Arial"/>
        </w:rPr>
        <w:t>homogeneous Markov transition matrix and then incorporate systematic risk into PD term</w:t>
      </w:r>
      <w:r w:rsidRPr="00794E4D">
        <w:rPr>
          <w:rFonts w:cs="Arial"/>
          <w:szCs w:val="22"/>
          <w:cs/>
        </w:rPr>
        <w:t>-</w:t>
      </w:r>
      <w:r w:rsidRPr="00794E4D">
        <w:rPr>
          <w:rFonts w:cs="Arial"/>
        </w:rPr>
        <w:t>structure model via Vasicek</w:t>
      </w:r>
      <w:r w:rsidRPr="00794E4D">
        <w:rPr>
          <w:rFonts w:cs="Arial"/>
          <w:szCs w:val="22"/>
        </w:rPr>
        <w:t xml:space="preserve"> model for calculating joint loss distribution of bank exposures </w:t>
      </w:r>
      <w:r w:rsidRPr="00794E4D">
        <w:rPr>
          <w:rFonts w:cs="Arial"/>
          <w:szCs w:val="22"/>
          <w:cs/>
        </w:rPr>
        <w:t>(</w:t>
      </w:r>
      <w:r w:rsidRPr="00794E4D">
        <w:rPr>
          <w:rFonts w:cs="Arial"/>
          <w:szCs w:val="22"/>
        </w:rPr>
        <w:t>Vasicek, 2002</w:t>
      </w:r>
      <w:r w:rsidRPr="00794E4D">
        <w:rPr>
          <w:rFonts w:cs="Arial"/>
          <w:szCs w:val="22"/>
          <w:cs/>
        </w:rPr>
        <w:t>).</w:t>
      </w:r>
    </w:p>
    <w:p w14:paraId="378D85C2" w14:textId="0EC51D87" w:rsidR="00C80CC3" w:rsidRPr="00794E4D" w:rsidRDefault="00C80CC3" w:rsidP="00C80CC3">
      <w:pPr>
        <w:rPr>
          <w:rFonts w:cs="Arial"/>
          <w:szCs w:val="22"/>
        </w:rPr>
      </w:pPr>
      <w:r w:rsidRPr="00794E4D">
        <w:rPr>
          <w:rFonts w:cs="Arial"/>
        </w:rPr>
        <w:t>The existing behavioral scorecard is regarded by the bank as a feeder model to the TFRS9 probability of default model</w:t>
      </w:r>
      <w:r w:rsidRPr="00794E4D">
        <w:rPr>
          <w:rFonts w:cs="Arial"/>
          <w:szCs w:val="22"/>
          <w:cs/>
        </w:rPr>
        <w:t xml:space="preserve">. </w:t>
      </w:r>
      <w:r w:rsidRPr="00794E4D">
        <w:rPr>
          <w:rFonts w:cs="Arial"/>
        </w:rPr>
        <w:t>Hence, this document do</w:t>
      </w:r>
      <w:r w:rsidR="004B1401">
        <w:rPr>
          <w:rFonts w:cs="Arial"/>
        </w:rPr>
        <w:t>es</w:t>
      </w:r>
      <w:r w:rsidRPr="00794E4D">
        <w:rPr>
          <w:rFonts w:cs="Arial"/>
        </w:rPr>
        <w:t xml:space="preserve"> not extend to the model development and validation of the current behavioral scorecard</w:t>
      </w:r>
      <w:r w:rsidRPr="00794E4D">
        <w:rPr>
          <w:rFonts w:cs="Arial"/>
          <w:szCs w:val="22"/>
          <w:cs/>
        </w:rPr>
        <w:t>.</w:t>
      </w:r>
    </w:p>
    <w:p w14:paraId="4B5142EF" w14:textId="77777777" w:rsidR="00C80CC3" w:rsidRPr="00794E4D" w:rsidRDefault="00C80CC3" w:rsidP="00C80CC3">
      <w:pPr>
        <w:rPr>
          <w:rFonts w:cs="Arial"/>
        </w:rPr>
      </w:pPr>
      <w:r w:rsidRPr="00794E4D">
        <w:rPr>
          <w:rFonts w:cs="Arial"/>
        </w:rPr>
        <w:t>For KBank retail portfolio, we explore a way to construct PD term structure by applying Markov state transition model</w:t>
      </w:r>
      <w:r w:rsidRPr="00794E4D">
        <w:rPr>
          <w:rFonts w:cs="Arial"/>
          <w:szCs w:val="22"/>
          <w:cs/>
        </w:rPr>
        <w:t xml:space="preserve">. </w:t>
      </w:r>
      <w:r w:rsidRPr="00794E4D">
        <w:rPr>
          <w:rFonts w:cs="Arial"/>
        </w:rPr>
        <w:t>The Markov property represents the assumption that the evolution of credit migration is independent of the past credit migration history</w:t>
      </w:r>
      <w:r w:rsidRPr="00794E4D">
        <w:rPr>
          <w:rFonts w:cs="Arial"/>
          <w:szCs w:val="22"/>
          <w:cs/>
        </w:rPr>
        <w:t xml:space="preserve">. </w:t>
      </w:r>
      <w:r w:rsidRPr="00794E4D">
        <w:rPr>
          <w:rFonts w:cs="Arial"/>
        </w:rPr>
        <w:t xml:space="preserve">In other words, the probability of migration from rating class </w:t>
      </w:r>
      <m:oMath>
        <m:r>
          <w:rPr>
            <w:rFonts w:ascii="Cambria Math" w:hAnsi="Cambria Math" w:cs="Cambria Math" w:hint="cs"/>
            <w:szCs w:val="22"/>
            <w:cs/>
          </w:rPr>
          <m:t>i</m:t>
        </m:r>
      </m:oMath>
      <w:r w:rsidRPr="00794E4D">
        <w:rPr>
          <w:rFonts w:cs="Arial"/>
        </w:rPr>
        <w:t xml:space="preserve"> to rating class </w:t>
      </w:r>
      <m:oMath>
        <m:r>
          <w:rPr>
            <w:rFonts w:ascii="Cambria Math" w:hAnsi="Cambria Math" w:cs="Cambria Math" w:hint="cs"/>
            <w:szCs w:val="22"/>
            <w:cs/>
          </w:rPr>
          <m:t>j</m:t>
        </m:r>
      </m:oMath>
      <w:r w:rsidRPr="00794E4D">
        <w:rPr>
          <w:rFonts w:cs="Arial"/>
        </w:rPr>
        <w:t xml:space="preserve"> does not depend on any information from the past, only the current rating matters</w:t>
      </w:r>
      <w:r w:rsidRPr="00794E4D">
        <w:rPr>
          <w:rFonts w:cs="Arial"/>
          <w:szCs w:val="22"/>
          <w:cs/>
        </w:rPr>
        <w:t xml:space="preserve">. </w:t>
      </w:r>
      <w:r w:rsidRPr="00794E4D">
        <w:rPr>
          <w:rFonts w:cs="Arial"/>
        </w:rPr>
        <w:t>To find out the best credit migration for our corporate lending, we consider several alternative approaches</w:t>
      </w:r>
      <w:r w:rsidRPr="00794E4D">
        <w:rPr>
          <w:rFonts w:cs="Arial"/>
          <w:szCs w:val="22"/>
          <w:cs/>
        </w:rPr>
        <w:t>: (</w:t>
      </w:r>
      <w:r w:rsidRPr="00794E4D">
        <w:rPr>
          <w:rFonts w:cs="Arial"/>
        </w:rPr>
        <w:t>i</w:t>
      </w:r>
      <w:r w:rsidRPr="00794E4D">
        <w:rPr>
          <w:rFonts w:cs="Arial"/>
          <w:szCs w:val="22"/>
          <w:cs/>
        </w:rPr>
        <w:t xml:space="preserve">) </w:t>
      </w:r>
      <w:r w:rsidRPr="00794E4D">
        <w:rPr>
          <w:rFonts w:cs="Arial"/>
        </w:rPr>
        <w:t xml:space="preserve">discrete time Markov transition, </w:t>
      </w:r>
      <w:r w:rsidRPr="00794E4D">
        <w:rPr>
          <w:rFonts w:cs="Arial"/>
          <w:szCs w:val="22"/>
          <w:cs/>
        </w:rPr>
        <w:t>(</w:t>
      </w:r>
      <w:r w:rsidRPr="00794E4D">
        <w:rPr>
          <w:rFonts w:cs="Arial"/>
        </w:rPr>
        <w:t>ii</w:t>
      </w:r>
      <w:r w:rsidRPr="00794E4D">
        <w:rPr>
          <w:rFonts w:cs="Arial"/>
          <w:szCs w:val="22"/>
          <w:cs/>
        </w:rPr>
        <w:t xml:space="preserve">) </w:t>
      </w:r>
      <w:r w:rsidRPr="00794E4D">
        <w:rPr>
          <w:rFonts w:cs="Arial"/>
        </w:rPr>
        <w:t xml:space="preserve">homogeneous continuous time Markov transition, and </w:t>
      </w:r>
      <w:r w:rsidRPr="00794E4D">
        <w:rPr>
          <w:rFonts w:cs="Arial"/>
          <w:szCs w:val="22"/>
          <w:cs/>
        </w:rPr>
        <w:t>(</w:t>
      </w:r>
      <w:r w:rsidRPr="00794E4D">
        <w:rPr>
          <w:rFonts w:cs="Arial"/>
        </w:rPr>
        <w:t>iii</w:t>
      </w:r>
      <w:r w:rsidRPr="00794E4D">
        <w:rPr>
          <w:rFonts w:cs="Arial"/>
          <w:szCs w:val="22"/>
          <w:cs/>
        </w:rPr>
        <w:t xml:space="preserve">) </w:t>
      </w:r>
      <w:r w:rsidRPr="00794E4D">
        <w:rPr>
          <w:rFonts w:cs="Arial"/>
        </w:rPr>
        <w:t>nonhomogeneous continuous time Markov transition</w:t>
      </w:r>
      <w:r w:rsidRPr="00794E4D">
        <w:rPr>
          <w:rFonts w:cs="Arial"/>
          <w:szCs w:val="22"/>
          <w:cs/>
        </w:rPr>
        <w:t>.</w:t>
      </w:r>
      <w:r w:rsidRPr="00794E4D">
        <w:rPr>
          <w:rFonts w:cs="Arial"/>
          <w:szCs w:val="22"/>
          <w:cs/>
        </w:rPr>
        <w:br w:type="page"/>
      </w:r>
    </w:p>
    <w:p w14:paraId="0781B467" w14:textId="77777777" w:rsidR="00C80CC3" w:rsidRPr="00794E4D" w:rsidRDefault="00C80CC3" w:rsidP="00C80CC3">
      <w:pPr>
        <w:pStyle w:val="Heading3"/>
        <w:numPr>
          <w:ilvl w:val="2"/>
          <w:numId w:val="2"/>
        </w:numPr>
        <w:rPr>
          <w:rFonts w:cs="Arial"/>
        </w:rPr>
      </w:pPr>
      <w:r w:rsidRPr="00794E4D">
        <w:rPr>
          <w:rFonts w:cs="Arial"/>
        </w:rPr>
        <w:lastRenderedPageBreak/>
        <w:t>TTC PD</w:t>
      </w:r>
      <w:r w:rsidRPr="00794E4D">
        <w:rPr>
          <w:rFonts w:cs="Arial"/>
          <w:cs/>
        </w:rPr>
        <w:t xml:space="preserve">: </w:t>
      </w:r>
      <w:r w:rsidRPr="00794E4D">
        <w:rPr>
          <w:rFonts w:cs="Arial"/>
        </w:rPr>
        <w:t>Discrete Time Markov Transition</w:t>
      </w:r>
      <w:r w:rsidRPr="00794E4D">
        <w:rPr>
          <w:rFonts w:cs="Arial"/>
          <w:cs/>
        </w:rPr>
        <w:t xml:space="preserve"> (</w:t>
      </w:r>
      <w:r w:rsidRPr="00794E4D">
        <w:rPr>
          <w:rFonts w:cs="Arial"/>
        </w:rPr>
        <w:t>DTMT</w:t>
      </w:r>
      <w:r w:rsidRPr="00794E4D">
        <w:rPr>
          <w:rFonts w:cs="Arial"/>
          <w:cs/>
        </w:rPr>
        <w:t>)</w:t>
      </w:r>
    </w:p>
    <w:p w14:paraId="15F28446" w14:textId="77777777" w:rsidR="00C80CC3" w:rsidRPr="00794E4D" w:rsidRDefault="00C80CC3" w:rsidP="00C80CC3">
      <w:pPr>
        <w:rPr>
          <w:rFonts w:cs="Arial"/>
          <w:szCs w:val="22"/>
        </w:rPr>
      </w:pPr>
      <w:r w:rsidRPr="00794E4D">
        <w:rPr>
          <w:rFonts w:cs="Arial"/>
        </w:rPr>
        <w:t>We first consider a discrete time Markov chain</w:t>
      </w:r>
      <w:r w:rsidRPr="00794E4D">
        <w:rPr>
          <w:rFonts w:cs="Arial"/>
          <w:szCs w:val="22"/>
          <w:cs/>
        </w:rPr>
        <w:t xml:space="preserve">. </w:t>
      </w:r>
      <w:r w:rsidRPr="00794E4D">
        <w:rPr>
          <w:rFonts w:cs="Arial"/>
        </w:rPr>
        <w:t xml:space="preserve">Let </w:t>
      </w:r>
      <m:oMath>
        <m:r>
          <w:rPr>
            <w:rFonts w:ascii="Cambria Math" w:hAnsi="Cambria Math" w:cs="Cambria Math" w:hint="cs"/>
            <w:szCs w:val="22"/>
            <w:cs/>
          </w:rPr>
          <m:t>M</m:t>
        </m:r>
        <m:r>
          <w:rPr>
            <w:rFonts w:ascii="Cambria Math" w:hAnsi="Cambria Math" w:cs="Arial"/>
            <w:szCs w:val="22"/>
            <w:cs/>
          </w:rPr>
          <m:t xml:space="preserve"> </m:t>
        </m:r>
      </m:oMath>
      <w:r w:rsidRPr="00794E4D">
        <w:rPr>
          <w:rFonts w:cs="Arial"/>
        </w:rPr>
        <w:t>be a discrete</w:t>
      </w:r>
      <w:r w:rsidRPr="00794E4D">
        <w:rPr>
          <w:rFonts w:cs="Arial"/>
          <w:szCs w:val="22"/>
          <w:cs/>
        </w:rPr>
        <w:t>-</w:t>
      </w:r>
      <w:r w:rsidRPr="00794E4D">
        <w:rPr>
          <w:rFonts w:cs="Arial"/>
        </w:rPr>
        <w:t>time transition matrix</w:t>
      </w:r>
    </w:p>
    <w:p w14:paraId="13C93565" w14:textId="77777777" w:rsidR="00C80CC3" w:rsidRPr="00794E4D" w:rsidRDefault="00C80CC3" w:rsidP="00C80CC3">
      <w:pPr>
        <w:rPr>
          <w:rFonts w:cs="Arial"/>
        </w:rPr>
      </w:pPr>
      <m:oMathPara>
        <m:oMath>
          <m:r>
            <w:rPr>
              <w:rFonts w:ascii="Cambria Math" w:hAnsi="Cambria Math" w:cs="Cambria Math" w:hint="cs"/>
              <w:szCs w:val="22"/>
              <w:cs/>
            </w:rPr>
            <m:t>M</m:t>
          </m:r>
          <m:r>
            <m:rPr>
              <m:sty m:val="p"/>
            </m:rPr>
            <w:rPr>
              <w:rFonts w:ascii="Cambria Math" w:hAnsi="Cambria Math" w:cs="Arial"/>
              <w:szCs w:val="22"/>
              <w:cs/>
            </w:rPr>
            <m:t>=</m:t>
          </m:r>
          <m:d>
            <m:dPr>
              <m:begChr m:val="["/>
              <m:endChr m:val="]"/>
              <m:ctrlPr>
                <w:rPr>
                  <w:rFonts w:ascii="Cambria Math" w:hAnsi="Cambria Math" w:cs="Arial"/>
                </w:rPr>
              </m:ctrlPr>
            </m:dPr>
            <m:e>
              <m:m>
                <m:mPr>
                  <m:mcs>
                    <m:mc>
                      <m:mcPr>
                        <m:count m:val="3"/>
                        <m:mcJc m:val="center"/>
                      </m:mcPr>
                    </m:mc>
                  </m:mcs>
                  <m:ctrlPr>
                    <w:rPr>
                      <w:rFonts w:ascii="Cambria Math" w:hAnsi="Cambria Math" w:cs="Arial"/>
                    </w:rPr>
                  </m:ctrlPr>
                </m:mPr>
                <m:mr>
                  <m:e>
                    <m:m>
                      <m:mPr>
                        <m:mcs>
                          <m:mc>
                            <m:mcPr>
                              <m:count m:val="2"/>
                              <m:mcJc m:val="center"/>
                            </m:mcPr>
                          </m:mc>
                        </m:mcs>
                        <m:ctrlPr>
                          <w:rPr>
                            <w:rFonts w:ascii="Cambria Math" w:hAnsi="Cambria Math" w:cs="Arial"/>
                          </w:rPr>
                        </m:ctrlPr>
                      </m:mPr>
                      <m:mr>
                        <m:e>
                          <m:sSub>
                            <m:sSubPr>
                              <m:ctrlPr>
                                <w:rPr>
                                  <w:rFonts w:ascii="Cambria Math" w:hAnsi="Cambria Math" w:cs="Arial"/>
                                </w:rPr>
                              </m:ctrlPr>
                            </m:sSubPr>
                            <m:e>
                              <m:r>
                                <w:rPr>
                                  <w:rFonts w:ascii="Cambria Math" w:hAnsi="Cambria Math" w:cs="Cambria Math" w:hint="cs"/>
                                  <w:szCs w:val="22"/>
                                  <w:cs/>
                                </w:rPr>
                                <m:t>p</m:t>
                              </m:r>
                            </m:e>
                            <m:sub>
                              <m:r>
                                <m:rPr>
                                  <m:sty m:val="p"/>
                                </m:rPr>
                                <w:rPr>
                                  <w:rFonts w:ascii="Cambria Math" w:hAnsi="Cambria Math" w:cs="Arial"/>
                                </w:rPr>
                                <m:t>1,1</m:t>
                              </m:r>
                            </m:sub>
                          </m:sSub>
                        </m:e>
                        <m:e>
                          <m:sSub>
                            <m:sSubPr>
                              <m:ctrlPr>
                                <w:rPr>
                                  <w:rFonts w:ascii="Cambria Math" w:hAnsi="Cambria Math" w:cs="Arial"/>
                                </w:rPr>
                              </m:ctrlPr>
                            </m:sSubPr>
                            <m:e>
                              <m:r>
                                <w:rPr>
                                  <w:rFonts w:ascii="Cambria Math" w:hAnsi="Cambria Math" w:cs="Cambria Math" w:hint="cs"/>
                                  <w:szCs w:val="22"/>
                                  <w:cs/>
                                </w:rPr>
                                <m:t>p</m:t>
                              </m:r>
                            </m:e>
                            <m:sub>
                              <m:r>
                                <m:rPr>
                                  <m:sty m:val="p"/>
                                </m:rPr>
                                <w:rPr>
                                  <w:rFonts w:ascii="Cambria Math" w:hAnsi="Cambria Math" w:cs="Arial"/>
                                </w:rPr>
                                <m:t>1,2</m:t>
                              </m:r>
                            </m:sub>
                          </m:sSub>
                        </m:e>
                      </m:mr>
                      <m:mr>
                        <m:e>
                          <m:sSub>
                            <m:sSubPr>
                              <m:ctrlPr>
                                <w:rPr>
                                  <w:rFonts w:ascii="Cambria Math" w:hAnsi="Cambria Math" w:cs="Arial"/>
                                </w:rPr>
                              </m:ctrlPr>
                            </m:sSubPr>
                            <m:e>
                              <m:r>
                                <w:rPr>
                                  <w:rFonts w:ascii="Cambria Math" w:hAnsi="Cambria Math" w:cs="Cambria Math" w:hint="cs"/>
                                  <w:szCs w:val="22"/>
                                  <w:cs/>
                                </w:rPr>
                                <m:t>p</m:t>
                              </m:r>
                            </m:e>
                            <m:sub>
                              <m:r>
                                <m:rPr>
                                  <m:sty m:val="p"/>
                                </m:rPr>
                                <w:rPr>
                                  <w:rFonts w:ascii="Cambria Math" w:hAnsi="Cambria Math" w:cs="Arial"/>
                                </w:rPr>
                                <m:t>2,1</m:t>
                              </m:r>
                            </m:sub>
                          </m:sSub>
                        </m:e>
                        <m:e>
                          <m:sSub>
                            <m:sSubPr>
                              <m:ctrlPr>
                                <w:rPr>
                                  <w:rFonts w:ascii="Cambria Math" w:hAnsi="Cambria Math" w:cs="Arial"/>
                                </w:rPr>
                              </m:ctrlPr>
                            </m:sSubPr>
                            <m:e>
                              <m:r>
                                <w:rPr>
                                  <w:rFonts w:ascii="Cambria Math" w:hAnsi="Cambria Math" w:cs="Cambria Math" w:hint="cs"/>
                                  <w:szCs w:val="22"/>
                                  <w:cs/>
                                </w:rPr>
                                <m:t>p</m:t>
                              </m:r>
                            </m:e>
                            <m:sub>
                              <m:r>
                                <m:rPr>
                                  <m:sty m:val="p"/>
                                </m:rPr>
                                <w:rPr>
                                  <w:rFonts w:ascii="Cambria Math" w:hAnsi="Cambria Math" w:cs="Arial"/>
                                </w:rPr>
                                <m:t>2,2</m:t>
                              </m:r>
                            </m:sub>
                          </m:sSub>
                        </m:e>
                      </m:mr>
                    </m:m>
                  </m:e>
                  <m:e>
                    <m:r>
                      <m:rPr>
                        <m:sty m:val="p"/>
                      </m:rPr>
                      <w:rPr>
                        <w:rFonts w:ascii="Cambria Math" w:hAnsi="Cambria Math" w:cs="Arial"/>
                      </w:rPr>
                      <m:t>⋯</m:t>
                    </m:r>
                  </m:e>
                  <m:e>
                    <m:m>
                      <m:mPr>
                        <m:mcs>
                          <m:mc>
                            <m:mcPr>
                              <m:count m:val="2"/>
                              <m:mcJc m:val="center"/>
                            </m:mcPr>
                          </m:mc>
                        </m:mcs>
                        <m:ctrlPr>
                          <w:rPr>
                            <w:rFonts w:ascii="Cambria Math" w:hAnsi="Cambria Math" w:cs="Arial"/>
                          </w:rPr>
                        </m:ctrlPr>
                      </m:mPr>
                      <m:mr>
                        <m:e>
                          <m:sSub>
                            <m:sSubPr>
                              <m:ctrlPr>
                                <w:rPr>
                                  <w:rFonts w:ascii="Cambria Math" w:hAnsi="Cambria Math" w:cs="Arial"/>
                                </w:rPr>
                              </m:ctrlPr>
                            </m:sSubPr>
                            <m:e>
                              <m:r>
                                <w:rPr>
                                  <w:rFonts w:ascii="Cambria Math" w:hAnsi="Cambria Math" w:cs="Cambria Math" w:hint="cs"/>
                                  <w:szCs w:val="22"/>
                                  <w:cs/>
                                </w:rPr>
                                <m:t>p</m:t>
                              </m:r>
                            </m:e>
                            <m:sub>
                              <m:r>
                                <m:rPr>
                                  <m:sty m:val="p"/>
                                </m:rPr>
                                <w:rPr>
                                  <w:rFonts w:ascii="Cambria Math" w:hAnsi="Cambria Math" w:cs="Arial"/>
                                </w:rPr>
                                <m:t>1,</m:t>
                              </m:r>
                              <m:r>
                                <w:rPr>
                                  <w:rFonts w:ascii="Cambria Math" w:hAnsi="Cambria Math" w:cs="Cambria Math" w:hint="cs"/>
                                  <w:szCs w:val="22"/>
                                  <w:cs/>
                                </w:rPr>
                                <m:t>N</m:t>
                              </m:r>
                              <m:r>
                                <m:rPr>
                                  <m:sty m:val="p"/>
                                </m:rPr>
                                <w:rPr>
                                  <w:rFonts w:ascii="Cambria Math" w:hAnsi="Cambria Math" w:cs="Arial"/>
                                  <w:szCs w:val="22"/>
                                  <w:cs/>
                                </w:rPr>
                                <m:t>-</m:t>
                              </m:r>
                              <m:r>
                                <m:rPr>
                                  <m:sty m:val="p"/>
                                </m:rPr>
                                <w:rPr>
                                  <w:rFonts w:ascii="Cambria Math" w:hAnsi="Cambria Math" w:cs="Arial"/>
                                </w:rPr>
                                <m:t>1</m:t>
                              </m:r>
                            </m:sub>
                          </m:sSub>
                        </m:e>
                        <m:e>
                          <m:sSub>
                            <m:sSubPr>
                              <m:ctrlPr>
                                <w:rPr>
                                  <w:rFonts w:ascii="Cambria Math" w:hAnsi="Cambria Math" w:cs="Arial"/>
                                </w:rPr>
                              </m:ctrlPr>
                            </m:sSubPr>
                            <m:e>
                              <m:r>
                                <w:rPr>
                                  <w:rFonts w:ascii="Cambria Math" w:hAnsi="Cambria Math" w:cs="Cambria Math" w:hint="cs"/>
                                  <w:szCs w:val="22"/>
                                  <w:cs/>
                                </w:rPr>
                                <m:t>p</m:t>
                              </m:r>
                            </m:e>
                            <m:sub>
                              <m:r>
                                <m:rPr>
                                  <m:sty m:val="p"/>
                                </m:rPr>
                                <w:rPr>
                                  <w:rFonts w:ascii="Cambria Math" w:hAnsi="Cambria Math" w:cs="Arial"/>
                                </w:rPr>
                                <m:t>1,</m:t>
                              </m:r>
                              <m:r>
                                <w:rPr>
                                  <w:rFonts w:ascii="Cambria Math" w:hAnsi="Cambria Math" w:cs="Cambria Math" w:hint="cs"/>
                                  <w:szCs w:val="22"/>
                                  <w:cs/>
                                </w:rPr>
                                <m:t>N</m:t>
                              </m:r>
                            </m:sub>
                          </m:sSub>
                        </m:e>
                      </m:mr>
                      <m:mr>
                        <m:e>
                          <m:sSub>
                            <m:sSubPr>
                              <m:ctrlPr>
                                <w:rPr>
                                  <w:rFonts w:ascii="Cambria Math" w:hAnsi="Cambria Math" w:cs="Arial"/>
                                </w:rPr>
                              </m:ctrlPr>
                            </m:sSubPr>
                            <m:e>
                              <m:r>
                                <w:rPr>
                                  <w:rFonts w:ascii="Cambria Math" w:hAnsi="Cambria Math" w:cs="Cambria Math" w:hint="cs"/>
                                  <w:szCs w:val="22"/>
                                  <w:cs/>
                                </w:rPr>
                                <m:t>p</m:t>
                              </m:r>
                            </m:e>
                            <m:sub>
                              <m:r>
                                <m:rPr>
                                  <m:sty m:val="p"/>
                                </m:rPr>
                                <w:rPr>
                                  <w:rFonts w:ascii="Cambria Math" w:hAnsi="Cambria Math" w:cs="Arial"/>
                                </w:rPr>
                                <m:t>2,</m:t>
                              </m:r>
                              <m:r>
                                <w:rPr>
                                  <w:rFonts w:ascii="Cambria Math" w:hAnsi="Cambria Math" w:cs="Cambria Math" w:hint="cs"/>
                                  <w:szCs w:val="22"/>
                                  <w:cs/>
                                </w:rPr>
                                <m:t>N</m:t>
                              </m:r>
                              <m:r>
                                <m:rPr>
                                  <m:sty m:val="p"/>
                                </m:rPr>
                                <w:rPr>
                                  <w:rFonts w:ascii="Cambria Math" w:hAnsi="Cambria Math" w:cs="Arial"/>
                                  <w:szCs w:val="22"/>
                                  <w:cs/>
                                </w:rPr>
                                <m:t>-</m:t>
                              </m:r>
                              <m:r>
                                <m:rPr>
                                  <m:sty m:val="p"/>
                                </m:rPr>
                                <w:rPr>
                                  <w:rFonts w:ascii="Cambria Math" w:hAnsi="Cambria Math" w:cs="Arial"/>
                                </w:rPr>
                                <m:t>1</m:t>
                              </m:r>
                            </m:sub>
                          </m:sSub>
                        </m:e>
                        <m:e>
                          <m:sSub>
                            <m:sSubPr>
                              <m:ctrlPr>
                                <w:rPr>
                                  <w:rFonts w:ascii="Cambria Math" w:hAnsi="Cambria Math" w:cs="Arial"/>
                                </w:rPr>
                              </m:ctrlPr>
                            </m:sSubPr>
                            <m:e>
                              <m:r>
                                <w:rPr>
                                  <w:rFonts w:ascii="Cambria Math" w:hAnsi="Cambria Math" w:cs="Cambria Math" w:hint="cs"/>
                                  <w:szCs w:val="22"/>
                                  <w:cs/>
                                </w:rPr>
                                <m:t>p</m:t>
                              </m:r>
                            </m:e>
                            <m:sub>
                              <m:r>
                                <m:rPr>
                                  <m:sty m:val="p"/>
                                </m:rPr>
                                <w:rPr>
                                  <w:rFonts w:ascii="Cambria Math" w:hAnsi="Cambria Math" w:cs="Arial"/>
                                </w:rPr>
                                <m:t>2,</m:t>
                              </m:r>
                              <m:r>
                                <w:rPr>
                                  <w:rFonts w:ascii="Cambria Math" w:hAnsi="Cambria Math" w:cs="Cambria Math" w:hint="cs"/>
                                  <w:szCs w:val="22"/>
                                  <w:cs/>
                                </w:rPr>
                                <m:t>N</m:t>
                              </m:r>
                            </m:sub>
                          </m:sSub>
                        </m:e>
                      </m:mr>
                    </m:m>
                  </m:e>
                </m:mr>
                <m:mr>
                  <m:e>
                    <m:r>
                      <m:rPr>
                        <m:sty m:val="p"/>
                      </m:rPr>
                      <w:rPr>
                        <w:rFonts w:ascii="Cambria Math" w:hAnsi="Cambria Math" w:cs="Arial"/>
                      </w:rPr>
                      <m:t>⋮</m:t>
                    </m:r>
                  </m:e>
                  <m:e>
                    <m:r>
                      <m:rPr>
                        <m:sty m:val="p"/>
                      </m:rPr>
                      <w:rPr>
                        <w:rFonts w:ascii="Cambria Math" w:hAnsi="Cambria Math" w:cs="Arial"/>
                      </w:rPr>
                      <m:t>⋱</m:t>
                    </m:r>
                  </m:e>
                  <m:e>
                    <m:r>
                      <m:rPr>
                        <m:sty m:val="p"/>
                      </m:rPr>
                      <w:rPr>
                        <w:rFonts w:ascii="Cambria Math" w:hAnsi="Cambria Math" w:cs="Arial"/>
                      </w:rPr>
                      <m:t>⋮</m:t>
                    </m:r>
                  </m:e>
                </m:mr>
                <m:mr>
                  <m:e>
                    <m:m>
                      <m:mPr>
                        <m:mcs>
                          <m:mc>
                            <m:mcPr>
                              <m:count m:val="2"/>
                              <m:mcJc m:val="center"/>
                            </m:mcPr>
                          </m:mc>
                        </m:mcs>
                        <m:ctrlPr>
                          <w:rPr>
                            <w:rFonts w:ascii="Cambria Math" w:hAnsi="Cambria Math" w:cs="Arial"/>
                          </w:rPr>
                        </m:ctrlPr>
                      </m:mPr>
                      <m:mr>
                        <m:e>
                          <m:sSub>
                            <m:sSubPr>
                              <m:ctrlPr>
                                <w:rPr>
                                  <w:rFonts w:ascii="Cambria Math" w:hAnsi="Cambria Math" w:cs="Arial"/>
                                </w:rPr>
                              </m:ctrlPr>
                            </m:sSubPr>
                            <m:e>
                              <m:r>
                                <w:rPr>
                                  <w:rFonts w:ascii="Cambria Math" w:hAnsi="Cambria Math" w:cs="Cambria Math" w:hint="cs"/>
                                  <w:szCs w:val="22"/>
                                  <w:cs/>
                                </w:rPr>
                                <m:t>p</m:t>
                              </m:r>
                            </m:e>
                            <m:sub>
                              <m:r>
                                <w:rPr>
                                  <w:rFonts w:ascii="Cambria Math" w:hAnsi="Cambria Math" w:cs="Cambria Math" w:hint="cs"/>
                                  <w:szCs w:val="22"/>
                                  <w:cs/>
                                </w:rPr>
                                <m:t>N</m:t>
                              </m:r>
                              <m:r>
                                <m:rPr>
                                  <m:sty m:val="p"/>
                                </m:rPr>
                                <w:rPr>
                                  <w:rFonts w:ascii="Cambria Math" w:hAnsi="Cambria Math" w:cs="Arial"/>
                                  <w:szCs w:val="22"/>
                                  <w:cs/>
                                </w:rPr>
                                <m:t>-</m:t>
                              </m:r>
                              <m:r>
                                <m:rPr>
                                  <m:sty m:val="p"/>
                                </m:rPr>
                                <w:rPr>
                                  <w:rFonts w:ascii="Cambria Math" w:hAnsi="Cambria Math" w:cs="Arial"/>
                                </w:rPr>
                                <m:t>1,1</m:t>
                              </m:r>
                            </m:sub>
                          </m:sSub>
                        </m:e>
                        <m:e>
                          <m:sSub>
                            <m:sSubPr>
                              <m:ctrlPr>
                                <w:rPr>
                                  <w:rFonts w:ascii="Cambria Math" w:hAnsi="Cambria Math" w:cs="Arial"/>
                                </w:rPr>
                              </m:ctrlPr>
                            </m:sSubPr>
                            <m:e>
                              <m:r>
                                <w:rPr>
                                  <w:rFonts w:ascii="Cambria Math" w:hAnsi="Cambria Math" w:cs="Cambria Math" w:hint="cs"/>
                                  <w:szCs w:val="22"/>
                                  <w:cs/>
                                </w:rPr>
                                <m:t>p</m:t>
                              </m:r>
                            </m:e>
                            <m:sub>
                              <m:r>
                                <w:rPr>
                                  <w:rFonts w:ascii="Cambria Math" w:hAnsi="Cambria Math" w:cs="Cambria Math" w:hint="cs"/>
                                  <w:szCs w:val="22"/>
                                  <w:cs/>
                                </w:rPr>
                                <m:t>N</m:t>
                              </m:r>
                              <m:r>
                                <m:rPr>
                                  <m:sty m:val="p"/>
                                </m:rPr>
                                <w:rPr>
                                  <w:rFonts w:ascii="Cambria Math" w:hAnsi="Cambria Math" w:cs="Arial"/>
                                  <w:szCs w:val="22"/>
                                  <w:cs/>
                                </w:rPr>
                                <m:t>-</m:t>
                              </m:r>
                              <m:r>
                                <m:rPr>
                                  <m:sty m:val="p"/>
                                </m:rPr>
                                <w:rPr>
                                  <w:rFonts w:ascii="Cambria Math" w:hAnsi="Cambria Math" w:cs="Arial"/>
                                </w:rPr>
                                <m:t>1,2</m:t>
                              </m:r>
                            </m:sub>
                          </m:sSub>
                        </m:e>
                      </m:mr>
                      <m:mr>
                        <m:e>
                          <m:r>
                            <m:rPr>
                              <m:sty m:val="p"/>
                            </m:rPr>
                            <w:rPr>
                              <w:rFonts w:ascii="Cambria Math" w:hAnsi="Cambria Math" w:cs="Arial"/>
                            </w:rPr>
                            <m:t>0</m:t>
                          </m:r>
                        </m:e>
                        <m:e>
                          <m:r>
                            <m:rPr>
                              <m:sty m:val="p"/>
                            </m:rPr>
                            <w:rPr>
                              <w:rFonts w:ascii="Cambria Math" w:hAnsi="Cambria Math" w:cs="Arial"/>
                            </w:rPr>
                            <m:t>0</m:t>
                          </m:r>
                        </m:e>
                      </m:mr>
                    </m:m>
                  </m:e>
                  <m:e>
                    <m:r>
                      <m:rPr>
                        <m:sty m:val="p"/>
                      </m:rPr>
                      <w:rPr>
                        <w:rFonts w:ascii="Cambria Math" w:hAnsi="Cambria Math" w:cs="Arial"/>
                      </w:rPr>
                      <m:t>⋯</m:t>
                    </m:r>
                  </m:e>
                  <m:e>
                    <m:m>
                      <m:mPr>
                        <m:mcs>
                          <m:mc>
                            <m:mcPr>
                              <m:count m:val="2"/>
                              <m:mcJc m:val="center"/>
                            </m:mcPr>
                          </m:mc>
                        </m:mcs>
                        <m:ctrlPr>
                          <w:rPr>
                            <w:rFonts w:ascii="Cambria Math" w:hAnsi="Cambria Math" w:cs="Arial"/>
                          </w:rPr>
                        </m:ctrlPr>
                      </m:mPr>
                      <m:mr>
                        <m:e>
                          <m:sSub>
                            <m:sSubPr>
                              <m:ctrlPr>
                                <w:rPr>
                                  <w:rFonts w:ascii="Cambria Math" w:hAnsi="Cambria Math" w:cs="Arial"/>
                                </w:rPr>
                              </m:ctrlPr>
                            </m:sSubPr>
                            <m:e>
                              <m:r>
                                <w:rPr>
                                  <w:rFonts w:ascii="Cambria Math" w:hAnsi="Cambria Math" w:cs="Cambria Math" w:hint="cs"/>
                                  <w:szCs w:val="22"/>
                                  <w:cs/>
                                </w:rPr>
                                <m:t>p</m:t>
                              </m:r>
                            </m:e>
                            <m:sub>
                              <m:r>
                                <w:rPr>
                                  <w:rFonts w:ascii="Cambria Math" w:hAnsi="Cambria Math" w:cs="Cambria Math" w:hint="cs"/>
                                  <w:szCs w:val="22"/>
                                  <w:cs/>
                                </w:rPr>
                                <m:t>N</m:t>
                              </m:r>
                              <m:r>
                                <m:rPr>
                                  <m:sty m:val="p"/>
                                </m:rPr>
                                <w:rPr>
                                  <w:rFonts w:ascii="Cambria Math" w:hAnsi="Cambria Math" w:cs="Arial"/>
                                  <w:szCs w:val="22"/>
                                  <w:cs/>
                                </w:rPr>
                                <m:t>-</m:t>
                              </m:r>
                              <m:r>
                                <m:rPr>
                                  <m:sty m:val="p"/>
                                </m:rPr>
                                <w:rPr>
                                  <w:rFonts w:ascii="Cambria Math" w:hAnsi="Cambria Math" w:cs="Arial"/>
                                </w:rPr>
                                <m:t>1,</m:t>
                              </m:r>
                              <m:r>
                                <w:rPr>
                                  <w:rFonts w:ascii="Cambria Math" w:hAnsi="Cambria Math" w:cs="Cambria Math" w:hint="cs"/>
                                  <w:szCs w:val="22"/>
                                  <w:cs/>
                                </w:rPr>
                                <m:t>N</m:t>
                              </m:r>
                              <m:r>
                                <m:rPr>
                                  <m:sty m:val="p"/>
                                </m:rPr>
                                <w:rPr>
                                  <w:rFonts w:ascii="Cambria Math" w:hAnsi="Cambria Math" w:cs="Arial"/>
                                  <w:szCs w:val="22"/>
                                  <w:cs/>
                                </w:rPr>
                                <m:t>-</m:t>
                              </m:r>
                              <m:r>
                                <m:rPr>
                                  <m:sty m:val="p"/>
                                </m:rPr>
                                <w:rPr>
                                  <w:rFonts w:ascii="Cambria Math" w:hAnsi="Cambria Math" w:cs="Arial"/>
                                </w:rPr>
                                <m:t>1</m:t>
                              </m:r>
                            </m:sub>
                          </m:sSub>
                        </m:e>
                        <m:e>
                          <m:sSub>
                            <m:sSubPr>
                              <m:ctrlPr>
                                <w:rPr>
                                  <w:rFonts w:ascii="Cambria Math" w:hAnsi="Cambria Math" w:cs="Arial"/>
                                </w:rPr>
                              </m:ctrlPr>
                            </m:sSubPr>
                            <m:e>
                              <m:r>
                                <w:rPr>
                                  <w:rFonts w:ascii="Cambria Math" w:hAnsi="Cambria Math" w:cs="Cambria Math" w:hint="cs"/>
                                  <w:szCs w:val="22"/>
                                  <w:cs/>
                                </w:rPr>
                                <m:t>p</m:t>
                              </m:r>
                            </m:e>
                            <m:sub>
                              <m:r>
                                <w:rPr>
                                  <w:rFonts w:ascii="Cambria Math" w:hAnsi="Cambria Math" w:cs="Cambria Math" w:hint="cs"/>
                                  <w:szCs w:val="22"/>
                                  <w:cs/>
                                </w:rPr>
                                <m:t>N</m:t>
                              </m:r>
                              <m:r>
                                <m:rPr>
                                  <m:sty m:val="p"/>
                                </m:rPr>
                                <w:rPr>
                                  <w:rFonts w:ascii="Cambria Math" w:hAnsi="Cambria Math" w:cs="Arial"/>
                                  <w:szCs w:val="22"/>
                                  <w:cs/>
                                </w:rPr>
                                <m:t>-</m:t>
                              </m:r>
                              <m:r>
                                <m:rPr>
                                  <m:sty m:val="p"/>
                                </m:rPr>
                                <w:rPr>
                                  <w:rFonts w:ascii="Cambria Math" w:hAnsi="Cambria Math" w:cs="Arial"/>
                                </w:rPr>
                                <m:t>1,</m:t>
                              </m:r>
                              <m:r>
                                <w:rPr>
                                  <w:rFonts w:ascii="Cambria Math" w:hAnsi="Cambria Math" w:cs="Cambria Math" w:hint="cs"/>
                                  <w:szCs w:val="22"/>
                                  <w:cs/>
                                </w:rPr>
                                <m:t>N</m:t>
                              </m:r>
                            </m:sub>
                          </m:sSub>
                        </m:e>
                      </m:mr>
                      <m:mr>
                        <m:e>
                          <m:r>
                            <m:rPr>
                              <m:sty m:val="p"/>
                            </m:rPr>
                            <w:rPr>
                              <w:rFonts w:ascii="Cambria Math" w:hAnsi="Cambria Math" w:cs="Arial"/>
                            </w:rPr>
                            <m:t>0</m:t>
                          </m:r>
                        </m:e>
                        <m:e>
                          <m:r>
                            <m:rPr>
                              <m:sty m:val="p"/>
                            </m:rPr>
                            <w:rPr>
                              <w:rFonts w:ascii="Cambria Math" w:hAnsi="Cambria Math" w:cs="Arial"/>
                            </w:rPr>
                            <m:t>1</m:t>
                          </m:r>
                        </m:e>
                      </m:mr>
                    </m:m>
                  </m:e>
                </m:mr>
              </m:m>
            </m:e>
          </m:d>
          <m:r>
            <m:rPr>
              <m:sty m:val="p"/>
            </m:rPr>
            <w:rPr>
              <w:rFonts w:ascii="Cambria Math" w:eastAsiaTheme="minorEastAsia" w:hAnsi="Cambria Math" w:cs="Arial"/>
            </w:rPr>
            <m:t>,</m:t>
          </m:r>
        </m:oMath>
      </m:oMathPara>
    </w:p>
    <w:p w14:paraId="29120D81" w14:textId="77777777" w:rsidR="00C80CC3" w:rsidRPr="00794E4D" w:rsidRDefault="00C80CC3" w:rsidP="00C80CC3">
      <w:pPr>
        <w:rPr>
          <w:rFonts w:cs="Arial"/>
        </w:rPr>
      </w:pPr>
      <w:proofErr w:type="gramStart"/>
      <w:r w:rsidRPr="00794E4D">
        <w:rPr>
          <w:rFonts w:cs="Arial"/>
        </w:rPr>
        <w:t>where</w:t>
      </w:r>
      <w:proofErr w:type="gramEnd"/>
      <w:r w:rsidRPr="00794E4D">
        <w:rPr>
          <w:rFonts w:cs="Arial"/>
        </w:rPr>
        <w:t xml:space="preserve"> </w:t>
      </w:r>
      <m:oMath>
        <m:sSub>
          <m:sSubPr>
            <m:ctrlPr>
              <w:rPr>
                <w:rFonts w:ascii="Cambria Math" w:hAnsi="Cambria Math" w:cs="Arial"/>
                <w:i/>
              </w:rPr>
            </m:ctrlPr>
          </m:sSubPr>
          <m:e>
            <m:r>
              <w:rPr>
                <w:rFonts w:ascii="Cambria Math" w:hAnsi="Cambria Math" w:cs="Cambria Math" w:hint="cs"/>
                <w:szCs w:val="22"/>
                <w:cs/>
              </w:rPr>
              <m:t>p</m:t>
            </m:r>
          </m:e>
          <m:sub>
            <m:r>
              <w:rPr>
                <w:rFonts w:ascii="Cambria Math" w:hAnsi="Cambria Math" w:cs="Cambria Math" w:hint="cs"/>
                <w:szCs w:val="22"/>
                <w:cs/>
              </w:rPr>
              <m:t>i</m:t>
            </m:r>
            <m:r>
              <w:rPr>
                <w:rFonts w:ascii="Cambria Math" w:hAnsi="Cambria Math" w:cs="Arial"/>
              </w:rPr>
              <m:t>,</m:t>
            </m:r>
            <m:r>
              <w:rPr>
                <w:rFonts w:ascii="Cambria Math" w:hAnsi="Cambria Math" w:cs="Cambria Math" w:hint="cs"/>
                <w:szCs w:val="22"/>
                <w:cs/>
              </w:rPr>
              <m:t>j</m:t>
            </m:r>
          </m:sub>
        </m:sSub>
        <m:r>
          <w:rPr>
            <w:rFonts w:ascii="Cambria Math" w:hAnsi="Cambria Math" w:cs="Arial"/>
            <w:szCs w:val="22"/>
            <w:cs/>
          </w:rPr>
          <m:t xml:space="preserve"> </m:t>
        </m:r>
      </m:oMath>
      <w:r w:rsidRPr="00794E4D">
        <w:rPr>
          <w:rFonts w:cs="Arial"/>
        </w:rPr>
        <w:t xml:space="preserve">denotes the probability of change in rating </w:t>
      </w:r>
      <m:oMath>
        <m:r>
          <w:rPr>
            <w:rFonts w:ascii="Cambria Math" w:hAnsi="Cambria Math" w:cs="Cambria Math" w:hint="cs"/>
            <w:szCs w:val="22"/>
            <w:cs/>
          </w:rPr>
          <m:t>i</m:t>
        </m:r>
      </m:oMath>
      <w:r w:rsidRPr="00794E4D">
        <w:rPr>
          <w:rFonts w:cs="Arial"/>
        </w:rPr>
        <w:t xml:space="preserve"> at the beginning of a year to rating class </w:t>
      </w:r>
      <m:oMath>
        <m:r>
          <w:rPr>
            <w:rFonts w:ascii="Cambria Math" w:hAnsi="Cambria Math" w:cs="Cambria Math" w:hint="cs"/>
            <w:szCs w:val="22"/>
            <w:cs/>
          </w:rPr>
          <m:t>j</m:t>
        </m:r>
      </m:oMath>
      <w:r w:rsidRPr="00794E4D">
        <w:rPr>
          <w:rFonts w:cs="Arial"/>
        </w:rPr>
        <w:t xml:space="preserve"> at year’s end</w:t>
      </w:r>
      <w:r w:rsidRPr="00794E4D">
        <w:rPr>
          <w:rFonts w:cs="Arial"/>
          <w:szCs w:val="22"/>
          <w:cs/>
        </w:rPr>
        <w:t xml:space="preserve">. </w:t>
      </w:r>
      <w:r w:rsidRPr="00794E4D">
        <w:rPr>
          <w:rFonts w:cs="Arial"/>
        </w:rPr>
        <w:t xml:space="preserve">In total, we have </w:t>
      </w:r>
      <m:oMath>
        <m:r>
          <w:rPr>
            <w:rFonts w:ascii="Cambria Math" w:hAnsi="Cambria Math" w:cs="Cambria Math" w:hint="cs"/>
            <w:szCs w:val="22"/>
            <w:cs/>
          </w:rPr>
          <m:t>N</m:t>
        </m:r>
      </m:oMath>
      <w:r w:rsidRPr="00794E4D">
        <w:rPr>
          <w:rFonts w:cs="Arial"/>
          <w:i/>
          <w:iCs/>
          <w:szCs w:val="22"/>
          <w:cs/>
        </w:rPr>
        <w:t xml:space="preserve"> </w:t>
      </w:r>
      <w:r w:rsidRPr="00794E4D">
        <w:rPr>
          <w:rFonts w:cs="Arial"/>
        </w:rPr>
        <w:t xml:space="preserve">ratings </w:t>
      </w:r>
      <w:r w:rsidRPr="00794E4D">
        <w:rPr>
          <w:rFonts w:cs="Arial"/>
          <w:szCs w:val="22"/>
          <w:cs/>
        </w:rPr>
        <w:t>(</w:t>
      </w:r>
      <w:r w:rsidRPr="00794E4D">
        <w:rPr>
          <w:rFonts w:cs="Arial"/>
        </w:rPr>
        <w:t>states</w:t>
      </w:r>
      <w:r w:rsidRPr="00794E4D">
        <w:rPr>
          <w:rFonts w:cs="Arial"/>
          <w:szCs w:val="22"/>
          <w:cs/>
        </w:rPr>
        <w:t xml:space="preserve">). </w:t>
      </w:r>
      <w:r w:rsidRPr="00794E4D">
        <w:rPr>
          <w:rFonts w:cs="Arial"/>
        </w:rPr>
        <w:t>The final rating</w:t>
      </w:r>
      <w:r w:rsidRPr="00794E4D">
        <w:rPr>
          <w:rFonts w:cs="Arial"/>
          <w:szCs w:val="22"/>
          <w:cs/>
        </w:rPr>
        <w:t xml:space="preserve"> </w:t>
      </w:r>
      <m:oMath>
        <m:r>
          <w:rPr>
            <w:rFonts w:ascii="Cambria Math" w:hAnsi="Cambria Math" w:cs="Cambria Math" w:hint="cs"/>
            <w:szCs w:val="22"/>
            <w:cs/>
          </w:rPr>
          <m:t>N</m:t>
        </m:r>
      </m:oMath>
      <w:r w:rsidRPr="00794E4D">
        <w:rPr>
          <w:rFonts w:cs="Arial"/>
        </w:rPr>
        <w:t xml:space="preserve"> represents a default state</w:t>
      </w:r>
      <w:r w:rsidRPr="00794E4D">
        <w:rPr>
          <w:rFonts w:cs="Arial"/>
          <w:szCs w:val="22"/>
          <w:cs/>
        </w:rPr>
        <w:t>.</w:t>
      </w:r>
    </w:p>
    <w:p w14:paraId="349CCEFA" w14:textId="77777777" w:rsidR="00C80CC3" w:rsidRPr="00794E4D" w:rsidRDefault="00C80CC3" w:rsidP="00C80CC3">
      <w:pPr>
        <w:rPr>
          <w:rFonts w:eastAsiaTheme="minorEastAsia" w:cs="Arial"/>
        </w:rPr>
      </w:pPr>
      <w:r w:rsidRPr="00794E4D">
        <w:rPr>
          <w:rFonts w:cs="Arial"/>
        </w:rPr>
        <w:t>A useful property of the time homogeneous Markov</w:t>
      </w:r>
      <w:r w:rsidRPr="00794E4D">
        <w:rPr>
          <w:rFonts w:cs="Arial"/>
          <w:szCs w:val="22"/>
          <w:cs/>
        </w:rPr>
        <w:t xml:space="preserve"> </w:t>
      </w:r>
      <w:r w:rsidRPr="00794E4D">
        <w:rPr>
          <w:rFonts w:cs="Arial"/>
        </w:rPr>
        <w:t xml:space="preserve">transition matrix is the fact that the </w:t>
      </w:r>
      <w:r w:rsidRPr="00794E4D">
        <w:rPr>
          <w:rFonts w:cs="Arial"/>
          <w:i/>
          <w:iCs/>
        </w:rPr>
        <w:t>n</w:t>
      </w:r>
      <w:r w:rsidRPr="00794E4D">
        <w:rPr>
          <w:rFonts w:cs="Arial"/>
          <w:szCs w:val="22"/>
          <w:cs/>
        </w:rPr>
        <w:t>-</w:t>
      </w:r>
      <w:r w:rsidRPr="00794E4D">
        <w:rPr>
          <w:rFonts w:cs="Arial"/>
        </w:rPr>
        <w:t xml:space="preserve">year transition matrix is simply given by the </w:t>
      </w:r>
      <w:r w:rsidRPr="00794E4D">
        <w:rPr>
          <w:rFonts w:cs="Arial"/>
          <w:i/>
          <w:iCs/>
        </w:rPr>
        <w:t>n</w:t>
      </w:r>
      <w:r w:rsidRPr="00794E4D">
        <w:rPr>
          <w:rFonts w:cs="Arial"/>
          <w:vertAlign w:val="superscript"/>
        </w:rPr>
        <w:t>th</w:t>
      </w:r>
      <w:r w:rsidRPr="00794E4D">
        <w:rPr>
          <w:rFonts w:cs="Arial"/>
        </w:rPr>
        <w:t xml:space="preserve"> power of the one</w:t>
      </w:r>
      <w:r w:rsidRPr="00794E4D">
        <w:rPr>
          <w:rFonts w:cs="Arial"/>
          <w:szCs w:val="22"/>
          <w:cs/>
        </w:rPr>
        <w:t>-</w:t>
      </w:r>
      <w:r w:rsidRPr="00794E4D">
        <w:rPr>
          <w:rFonts w:cs="Arial"/>
        </w:rPr>
        <w:t xml:space="preserve">year transition </w:t>
      </w:r>
      <w:proofErr w:type="gramStart"/>
      <w:r w:rsidRPr="00794E4D">
        <w:rPr>
          <w:rFonts w:cs="Arial"/>
        </w:rPr>
        <w:t xml:space="preserve">matrix </w:t>
      </w:r>
      <w:proofErr w:type="gramEnd"/>
      <m:oMath>
        <m:r>
          <w:rPr>
            <w:rFonts w:ascii="Cambria Math" w:hAnsi="Cambria Math" w:cs="Cambria Math" w:hint="cs"/>
            <w:szCs w:val="22"/>
            <w:cs/>
          </w:rPr>
          <m:t>M</m:t>
        </m:r>
      </m:oMath>
      <w:r w:rsidRPr="00794E4D">
        <w:rPr>
          <w:rFonts w:cs="Arial"/>
        </w:rPr>
        <w:t xml:space="preserve">, denoted by </w:t>
      </w:r>
      <m:oMath>
        <m:sSub>
          <m:sSubPr>
            <m:ctrlPr>
              <w:rPr>
                <w:rFonts w:ascii="Cambria Math" w:hAnsi="Cambria Math" w:cs="Arial"/>
                <w:i/>
              </w:rPr>
            </m:ctrlPr>
          </m:sSubPr>
          <m:e>
            <m:r>
              <w:rPr>
                <w:rFonts w:ascii="Cambria Math" w:hAnsi="Cambria Math" w:cs="Cambria Math" w:hint="cs"/>
                <w:szCs w:val="22"/>
                <w:cs/>
              </w:rPr>
              <m:t>M</m:t>
            </m:r>
          </m:e>
          <m:sub>
            <m:r>
              <w:rPr>
                <w:rFonts w:ascii="Cambria Math" w:hAnsi="Cambria Math" w:cs="Cambria Math" w:hint="cs"/>
                <w:szCs w:val="22"/>
                <w:cs/>
              </w:rPr>
              <m:t>t</m:t>
            </m:r>
          </m:sub>
        </m:sSub>
      </m:oMath>
      <w:r w:rsidRPr="00794E4D">
        <w:rPr>
          <w:rFonts w:eastAsiaTheme="minorEastAsia" w:cs="Arial"/>
        </w:rPr>
        <w:t xml:space="preserve"> i</w:t>
      </w:r>
      <w:r w:rsidRPr="00794E4D">
        <w:rPr>
          <w:rFonts w:eastAsiaTheme="minorEastAsia" w:cs="Arial"/>
          <w:szCs w:val="22"/>
          <w:cs/>
        </w:rPr>
        <w:t>.</w:t>
      </w:r>
      <w:r w:rsidRPr="00794E4D">
        <w:rPr>
          <w:rFonts w:eastAsiaTheme="minorEastAsia" w:cs="Arial"/>
        </w:rPr>
        <w:t>e</w:t>
      </w:r>
      <w:r w:rsidRPr="00794E4D">
        <w:rPr>
          <w:rFonts w:eastAsiaTheme="minorEastAsia" w:cs="Arial"/>
          <w:szCs w:val="22"/>
          <w:cs/>
        </w:rPr>
        <w:t>.</w:t>
      </w:r>
    </w:p>
    <w:p w14:paraId="7EBD20BD" w14:textId="77777777" w:rsidR="00C80CC3" w:rsidRPr="00794E4D" w:rsidRDefault="004B1401" w:rsidP="00C80CC3">
      <w:pPr>
        <w:rPr>
          <w:rFonts w:eastAsiaTheme="minorEastAsia" w:cs="Arial"/>
        </w:rPr>
      </w:pPr>
      <m:oMathPara>
        <m:oMath>
          <m:sSub>
            <m:sSubPr>
              <m:ctrlPr>
                <w:rPr>
                  <w:rFonts w:ascii="Cambria Math" w:hAnsi="Cambria Math" w:cs="Arial"/>
                </w:rPr>
              </m:ctrlPr>
            </m:sSubPr>
            <m:e>
              <m:r>
                <m:rPr>
                  <m:sty m:val="p"/>
                </m:rPr>
                <w:rPr>
                  <w:rFonts w:ascii="Cambria Math" w:hAnsi="Cambria Math" w:cs="Arial"/>
                </w:rPr>
                <m:t>M</m:t>
              </m:r>
            </m:e>
            <m:sub>
              <m:r>
                <m:rPr>
                  <m:sty m:val="p"/>
                </m:rPr>
                <w:rPr>
                  <w:rFonts w:ascii="Cambria Math" w:hAnsi="Cambria Math" w:cs="Arial"/>
                </w:rPr>
                <m:t>t</m:t>
              </m:r>
            </m:sub>
          </m:sSub>
          <m:r>
            <m:rPr>
              <m:sty m:val="p"/>
            </m:rPr>
            <w:rPr>
              <w:rFonts w:ascii="Cambria Math" w:hAnsi="Cambria Math" w:cs="Arial"/>
              <w:szCs w:val="22"/>
              <w:cs/>
            </w:rPr>
            <m:t>=</m:t>
          </m:r>
          <m:r>
            <w:rPr>
              <w:rFonts w:ascii="Cambria Math" w:hAnsi="Cambria Math" w:cs="Cambria Math" w:hint="cs"/>
              <w:szCs w:val="22"/>
              <w:cs/>
            </w:rPr>
            <m:t>M</m:t>
          </m:r>
          <m:r>
            <m:rPr>
              <m:sty m:val="p"/>
            </m:rPr>
            <w:rPr>
              <w:rFonts w:ascii="Cambria Math" w:hAnsi="Cambria Math" w:cs="Arial"/>
            </w:rPr>
            <m:t>×</m:t>
          </m:r>
          <m:r>
            <w:rPr>
              <w:rFonts w:ascii="Cambria Math" w:hAnsi="Cambria Math" w:cs="Cambria Math" w:hint="cs"/>
              <w:szCs w:val="22"/>
              <w:cs/>
            </w:rPr>
            <m:t>M</m:t>
          </m:r>
          <m:r>
            <m:rPr>
              <m:sty m:val="p"/>
            </m:rPr>
            <w:rPr>
              <w:rFonts w:ascii="Cambria Math" w:hAnsi="Cambria Math" w:cs="Arial"/>
            </w:rPr>
            <m:t>×</m:t>
          </m:r>
          <m:r>
            <w:rPr>
              <w:rFonts w:ascii="Cambria Math" w:hAnsi="Cambria Math" w:cs="Cambria Math" w:hint="cs"/>
              <w:szCs w:val="22"/>
              <w:cs/>
            </w:rPr>
            <m:t>M</m:t>
          </m:r>
          <m:r>
            <m:rPr>
              <m:sty m:val="p"/>
            </m:rPr>
            <w:rPr>
              <w:rFonts w:ascii="Cambria Math" w:hAnsi="Cambria Math" w:cs="Arial"/>
            </w:rPr>
            <m:t>×…×</m:t>
          </m:r>
          <m:r>
            <w:rPr>
              <w:rFonts w:ascii="Cambria Math" w:hAnsi="Cambria Math" w:cs="Cambria Math" w:hint="cs"/>
              <w:szCs w:val="22"/>
              <w:cs/>
            </w:rPr>
            <m:t>M</m:t>
          </m:r>
        </m:oMath>
      </m:oMathPara>
    </w:p>
    <w:p w14:paraId="389DDD49" w14:textId="77777777" w:rsidR="00C80CC3" w:rsidRPr="00794E4D" w:rsidRDefault="00C80CC3" w:rsidP="00C80CC3">
      <w:pPr>
        <w:rPr>
          <w:rFonts w:cs="Arial"/>
        </w:rPr>
      </w:pPr>
      <w:r w:rsidRPr="00794E4D">
        <w:rPr>
          <w:rFonts w:cs="Arial"/>
          <w:szCs w:val="22"/>
          <w:cs/>
        </w:rPr>
        <w:t>[</w:t>
      </w:r>
      <w:r w:rsidRPr="00794E4D">
        <w:rPr>
          <w:rFonts w:cs="Arial"/>
        </w:rPr>
        <w:t xml:space="preserve">Matrix </w:t>
      </w:r>
      <m:oMath>
        <m:r>
          <w:rPr>
            <w:rFonts w:ascii="Cambria Math" w:hAnsi="Cambria Math" w:cs="Cambria Math" w:hint="cs"/>
            <w:szCs w:val="22"/>
            <w:cs/>
          </w:rPr>
          <m:t>M</m:t>
        </m:r>
      </m:oMath>
      <w:r w:rsidRPr="00794E4D">
        <w:rPr>
          <w:rFonts w:cs="Arial"/>
        </w:rPr>
        <w:t xml:space="preserve"> multiplication </w:t>
      </w:r>
      <m:oMath>
        <m:r>
          <w:rPr>
            <w:rFonts w:ascii="Cambria Math" w:hAnsi="Cambria Math" w:cs="Cambria Math" w:hint="cs"/>
            <w:szCs w:val="22"/>
            <w:cs/>
          </w:rPr>
          <m:t>t</m:t>
        </m:r>
      </m:oMath>
      <w:r w:rsidRPr="00794E4D">
        <w:rPr>
          <w:rFonts w:cs="Arial"/>
        </w:rPr>
        <w:t xml:space="preserve"> times</w:t>
      </w:r>
      <w:r w:rsidRPr="00794E4D">
        <w:rPr>
          <w:rFonts w:cs="Arial"/>
          <w:szCs w:val="22"/>
          <w:cs/>
        </w:rPr>
        <w:t>]</w:t>
      </w:r>
    </w:p>
    <w:p w14:paraId="1B3EFF48" w14:textId="77777777" w:rsidR="00C80CC3" w:rsidRPr="00794E4D" w:rsidRDefault="00C80CC3" w:rsidP="00C80CC3">
      <w:pPr>
        <w:rPr>
          <w:rFonts w:eastAsiaTheme="minorEastAsia" w:cs="Arial"/>
        </w:rPr>
      </w:pPr>
      <w:r w:rsidRPr="00794E4D">
        <w:rPr>
          <w:rFonts w:cs="Arial"/>
        </w:rPr>
        <w:t>The cumulative n</w:t>
      </w:r>
      <w:r w:rsidRPr="00794E4D">
        <w:rPr>
          <w:rFonts w:cs="Arial"/>
          <w:vertAlign w:val="superscript"/>
        </w:rPr>
        <w:t>th</w:t>
      </w:r>
      <w:r w:rsidRPr="00794E4D">
        <w:rPr>
          <w:rFonts w:cs="Arial"/>
        </w:rPr>
        <w:t xml:space="preserve"> year default probabilities for a starting rating class</w:t>
      </w:r>
      <w:r w:rsidRPr="00794E4D">
        <w:rPr>
          <w:rFonts w:cs="Arial"/>
          <w:szCs w:val="22"/>
          <w:cs/>
        </w:rPr>
        <w:t xml:space="preserve"> </w:t>
      </w:r>
      <m:oMath>
        <m:r>
          <w:rPr>
            <w:rFonts w:ascii="Cambria Math" w:hAnsi="Cambria Math" w:cs="Cambria Math" w:hint="cs"/>
            <w:szCs w:val="22"/>
            <w:cs/>
          </w:rPr>
          <m:t>i</m:t>
        </m:r>
      </m:oMath>
      <w:r w:rsidRPr="00794E4D">
        <w:rPr>
          <w:rFonts w:eastAsiaTheme="minorEastAsia" w:cs="Arial"/>
          <w:szCs w:val="22"/>
          <w:cs/>
        </w:rPr>
        <w:t xml:space="preserve"> </w:t>
      </w:r>
      <w:r w:rsidRPr="00794E4D">
        <w:rPr>
          <w:rFonts w:cs="Arial"/>
        </w:rPr>
        <w:t>is</w:t>
      </w:r>
      <w:r w:rsidRPr="00794E4D">
        <w:rPr>
          <w:rFonts w:cs="Arial"/>
          <w:szCs w:val="22"/>
          <w:cs/>
        </w:rPr>
        <w:t xml:space="preserve"> </w:t>
      </w:r>
      <w:r w:rsidRPr="00794E4D">
        <w:rPr>
          <w:rFonts w:cs="Arial"/>
        </w:rPr>
        <w:t xml:space="preserve">the last column </w:t>
      </w:r>
      <w:proofErr w:type="gramStart"/>
      <w:r w:rsidRPr="00794E4D">
        <w:rPr>
          <w:rFonts w:cs="Arial"/>
        </w:rPr>
        <w:t xml:space="preserve">of </w:t>
      </w:r>
      <w:proofErr w:type="gramEnd"/>
      <m:oMath>
        <m:sSub>
          <m:sSubPr>
            <m:ctrlPr>
              <w:rPr>
                <w:rFonts w:ascii="Cambria Math" w:hAnsi="Cambria Math" w:cs="Arial"/>
                <w:i/>
              </w:rPr>
            </m:ctrlPr>
          </m:sSubPr>
          <m:e>
            <m:r>
              <w:rPr>
                <w:rFonts w:ascii="Cambria Math" w:hAnsi="Cambria Math" w:cs="Cambria Math" w:hint="cs"/>
                <w:szCs w:val="22"/>
                <w:cs/>
              </w:rPr>
              <m:t>M</m:t>
            </m:r>
          </m:e>
          <m:sub>
            <m:r>
              <w:rPr>
                <w:rFonts w:ascii="Cambria Math" w:hAnsi="Cambria Math" w:cs="Cambria Math" w:hint="cs"/>
                <w:szCs w:val="22"/>
                <w:cs/>
              </w:rPr>
              <m:t>t</m:t>
            </m:r>
          </m:sub>
        </m:sSub>
      </m:oMath>
      <w:r w:rsidRPr="00794E4D">
        <w:rPr>
          <w:rFonts w:eastAsiaTheme="minorEastAsia" w:cs="Arial"/>
        </w:rPr>
        <w:t>,</w:t>
      </w:r>
    </w:p>
    <w:p w14:paraId="5AD424C0" w14:textId="77777777" w:rsidR="00C80CC3" w:rsidRPr="00794E4D" w:rsidRDefault="004B1401" w:rsidP="00C80CC3">
      <w:pPr>
        <w:rPr>
          <w:rFonts w:cs="Arial"/>
        </w:rPr>
      </w:pPr>
      <m:oMathPara>
        <m:oMath>
          <m:sSub>
            <m:sSubPr>
              <m:ctrlPr>
                <w:rPr>
                  <w:rFonts w:ascii="Cambria Math" w:hAnsi="Cambria Math" w:cs="Arial"/>
                  <w:i/>
                </w:rPr>
              </m:ctrlPr>
            </m:sSubPr>
            <m:e>
              <m:r>
                <w:rPr>
                  <w:rFonts w:ascii="Cambria Math" w:hAnsi="Cambria Math" w:cs="Cambria Math" w:hint="cs"/>
                  <w:szCs w:val="22"/>
                  <w:cs/>
                </w:rPr>
                <m:t>M</m:t>
              </m:r>
            </m:e>
            <m:sub>
              <m:r>
                <w:rPr>
                  <w:rFonts w:ascii="Cambria Math" w:hAnsi="Cambria Math" w:cs="Cambria Math" w:hint="cs"/>
                  <w:szCs w:val="22"/>
                  <w:cs/>
                </w:rPr>
                <m:t>t</m:t>
              </m:r>
            </m:sub>
          </m:sSub>
          <m:r>
            <m:rPr>
              <m:sty m:val="p"/>
            </m:rPr>
            <w:rPr>
              <w:rFonts w:ascii="Cambria Math" w:hAnsi="Cambria Math" w:cs="Arial"/>
              <w:szCs w:val="22"/>
              <w:cs/>
            </w:rPr>
            <m:t>=</m:t>
          </m:r>
          <m:d>
            <m:dPr>
              <m:begChr m:val="["/>
              <m:endChr m:val="]"/>
              <m:ctrlPr>
                <w:rPr>
                  <w:rFonts w:ascii="Cambria Math" w:hAnsi="Cambria Math" w:cs="Arial"/>
                </w:rPr>
              </m:ctrlPr>
            </m:dPr>
            <m:e>
              <m:m>
                <m:mPr>
                  <m:mcs>
                    <m:mc>
                      <m:mcPr>
                        <m:count m:val="3"/>
                        <m:mcJc m:val="center"/>
                      </m:mcPr>
                    </m:mc>
                  </m:mcs>
                  <m:ctrlPr>
                    <w:rPr>
                      <w:rFonts w:ascii="Cambria Math" w:hAnsi="Cambria Math" w:cs="Arial"/>
                    </w:rPr>
                  </m:ctrlPr>
                </m:mPr>
                <m:mr>
                  <m:e/>
                  <m:e>
                    <m:r>
                      <m:rPr>
                        <m:sty m:val="p"/>
                      </m:rPr>
                      <w:rPr>
                        <w:rFonts w:ascii="Cambria Math" w:hAnsi="Cambria Math" w:cs="Arial"/>
                      </w:rPr>
                      <m:t>⋯</m:t>
                    </m:r>
                  </m:e>
                  <m:e>
                    <m:m>
                      <m:mPr>
                        <m:mcs>
                          <m:mc>
                            <m:mcPr>
                              <m:count m:val="2"/>
                              <m:mcJc m:val="center"/>
                            </m:mcPr>
                          </m:mc>
                        </m:mcs>
                        <m:ctrlPr>
                          <w:rPr>
                            <w:rFonts w:ascii="Cambria Math" w:hAnsi="Cambria Math" w:cs="Arial"/>
                          </w:rPr>
                        </m:ctrlPr>
                      </m:mPr>
                      <m:mr>
                        <m:e/>
                        <m:e>
                          <m:sSub>
                            <m:sSubPr>
                              <m:ctrlPr>
                                <w:rPr>
                                  <w:rFonts w:ascii="Cambria Math" w:hAnsi="Cambria Math" w:cs="Arial"/>
                                </w:rPr>
                              </m:ctrlPr>
                            </m:sSubPr>
                            <m:e>
                              <m:r>
                                <w:rPr>
                                  <w:rFonts w:ascii="Cambria Math" w:hAnsi="Cambria Math" w:cs="Cambria Math" w:hint="cs"/>
                                  <w:szCs w:val="22"/>
                                  <w:cs/>
                                </w:rPr>
                                <m:t>p</m:t>
                              </m:r>
                            </m:e>
                            <m:sub>
                              <m:r>
                                <m:rPr>
                                  <m:sty m:val="p"/>
                                </m:rPr>
                                <w:rPr>
                                  <w:rFonts w:ascii="Cambria Math" w:hAnsi="Cambria Math" w:cs="Arial"/>
                                </w:rPr>
                                <m:t>1,</m:t>
                              </m:r>
                              <m:r>
                                <w:rPr>
                                  <w:rFonts w:ascii="Cambria Math" w:hAnsi="Cambria Math" w:cs="Cambria Math" w:hint="cs"/>
                                  <w:szCs w:val="22"/>
                                  <w:cs/>
                                </w:rPr>
                                <m:t>n</m:t>
                              </m:r>
                            </m:sub>
                          </m:sSub>
                        </m:e>
                      </m:mr>
                      <m:mr>
                        <m:e/>
                        <m:e>
                          <m:sSub>
                            <m:sSubPr>
                              <m:ctrlPr>
                                <w:rPr>
                                  <w:rFonts w:ascii="Cambria Math" w:hAnsi="Cambria Math" w:cs="Arial"/>
                                </w:rPr>
                              </m:ctrlPr>
                            </m:sSubPr>
                            <m:e>
                              <m:r>
                                <w:rPr>
                                  <w:rFonts w:ascii="Cambria Math" w:hAnsi="Cambria Math" w:cs="Cambria Math" w:hint="cs"/>
                                  <w:szCs w:val="22"/>
                                  <w:cs/>
                                </w:rPr>
                                <m:t>p</m:t>
                              </m:r>
                            </m:e>
                            <m:sub>
                              <m:r>
                                <m:rPr>
                                  <m:sty m:val="p"/>
                                </m:rPr>
                                <w:rPr>
                                  <w:rFonts w:ascii="Cambria Math" w:hAnsi="Cambria Math" w:cs="Arial"/>
                                </w:rPr>
                                <m:t>2,</m:t>
                              </m:r>
                              <m:r>
                                <w:rPr>
                                  <w:rFonts w:ascii="Cambria Math" w:hAnsi="Cambria Math" w:cs="Cambria Math" w:hint="cs"/>
                                  <w:szCs w:val="22"/>
                                  <w:cs/>
                                </w:rPr>
                                <m:t>n</m:t>
                              </m:r>
                            </m:sub>
                          </m:sSub>
                        </m:e>
                      </m:mr>
                    </m:m>
                  </m:e>
                </m:mr>
                <m:mr>
                  <m:e>
                    <m:r>
                      <m:rPr>
                        <m:sty m:val="p"/>
                      </m:rPr>
                      <w:rPr>
                        <w:rFonts w:ascii="Cambria Math" w:hAnsi="Cambria Math" w:cs="Arial"/>
                      </w:rPr>
                      <m:t>⋮</m:t>
                    </m:r>
                  </m:e>
                  <m:e>
                    <m:r>
                      <m:rPr>
                        <m:sty m:val="p"/>
                      </m:rPr>
                      <w:rPr>
                        <w:rFonts w:ascii="Cambria Math" w:hAnsi="Cambria Math" w:cs="Arial"/>
                      </w:rPr>
                      <m:t>⋱</m:t>
                    </m:r>
                  </m:e>
                  <m:e>
                    <m:r>
                      <m:rPr>
                        <m:sty m:val="p"/>
                      </m:rPr>
                      <w:rPr>
                        <w:rFonts w:ascii="Cambria Math" w:hAnsi="Cambria Math" w:cs="Arial"/>
                      </w:rPr>
                      <m:t>⋮</m:t>
                    </m:r>
                  </m:e>
                </m:mr>
                <m:mr>
                  <m:e>
                    <m:m>
                      <m:mPr>
                        <m:mcs>
                          <m:mc>
                            <m:mcPr>
                              <m:count m:val="2"/>
                              <m:mcJc m:val="center"/>
                            </m:mcPr>
                          </m:mc>
                        </m:mcs>
                        <m:ctrlPr>
                          <w:rPr>
                            <w:rFonts w:ascii="Cambria Math" w:hAnsi="Cambria Math" w:cs="Arial"/>
                          </w:rPr>
                        </m:ctrlPr>
                      </m:mPr>
                      <m:mr>
                        <m:e/>
                        <m:e/>
                      </m:mr>
                      <m:mr>
                        <m:e>
                          <m:r>
                            <m:rPr>
                              <m:sty m:val="p"/>
                            </m:rPr>
                            <w:rPr>
                              <w:rFonts w:ascii="Cambria Math" w:hAnsi="Cambria Math" w:cs="Arial"/>
                            </w:rPr>
                            <m:t>0</m:t>
                          </m:r>
                        </m:e>
                        <m:e>
                          <m:r>
                            <m:rPr>
                              <m:sty m:val="p"/>
                            </m:rPr>
                            <w:rPr>
                              <w:rFonts w:ascii="Cambria Math" w:hAnsi="Cambria Math" w:cs="Arial"/>
                            </w:rPr>
                            <m:t>0</m:t>
                          </m:r>
                        </m:e>
                      </m:mr>
                    </m:m>
                  </m:e>
                  <m:e>
                    <m:r>
                      <m:rPr>
                        <m:sty m:val="p"/>
                      </m:rPr>
                      <w:rPr>
                        <w:rFonts w:ascii="Cambria Math" w:hAnsi="Cambria Math" w:cs="Arial"/>
                      </w:rPr>
                      <m:t>⋯</m:t>
                    </m:r>
                  </m:e>
                  <m:e>
                    <m:m>
                      <m:mPr>
                        <m:mcs>
                          <m:mc>
                            <m:mcPr>
                              <m:count m:val="2"/>
                              <m:mcJc m:val="center"/>
                            </m:mcPr>
                          </m:mc>
                        </m:mcs>
                        <m:ctrlPr>
                          <w:rPr>
                            <w:rFonts w:ascii="Cambria Math" w:hAnsi="Cambria Math" w:cs="Arial"/>
                          </w:rPr>
                        </m:ctrlPr>
                      </m:mPr>
                      <m:mr>
                        <m:e/>
                        <m:e>
                          <m:sSub>
                            <m:sSubPr>
                              <m:ctrlPr>
                                <w:rPr>
                                  <w:rFonts w:ascii="Cambria Math" w:hAnsi="Cambria Math" w:cs="Arial"/>
                                </w:rPr>
                              </m:ctrlPr>
                            </m:sSubPr>
                            <m:e>
                              <m:r>
                                <w:rPr>
                                  <w:rFonts w:ascii="Cambria Math" w:hAnsi="Cambria Math" w:cs="Cambria Math" w:hint="cs"/>
                                  <w:szCs w:val="22"/>
                                  <w:cs/>
                                </w:rPr>
                                <m:t>p</m:t>
                              </m:r>
                            </m:e>
                            <m:sub>
                              <m:r>
                                <w:rPr>
                                  <w:rFonts w:ascii="Cambria Math" w:hAnsi="Cambria Math" w:cs="Cambria Math" w:hint="cs"/>
                                  <w:szCs w:val="22"/>
                                  <w:cs/>
                                </w:rPr>
                                <m:t>N</m:t>
                              </m:r>
                              <m:r>
                                <m:rPr>
                                  <m:sty m:val="p"/>
                                </m:rPr>
                                <w:rPr>
                                  <w:rFonts w:ascii="Cambria Math" w:hAnsi="Cambria Math" w:cs="Arial"/>
                                  <w:szCs w:val="22"/>
                                  <w:cs/>
                                </w:rPr>
                                <m:t>-</m:t>
                              </m:r>
                              <m:r>
                                <m:rPr>
                                  <m:sty m:val="p"/>
                                </m:rPr>
                                <w:rPr>
                                  <w:rFonts w:ascii="Cambria Math" w:hAnsi="Cambria Math" w:cs="Arial"/>
                                </w:rPr>
                                <m:t>1,</m:t>
                              </m:r>
                              <m:r>
                                <w:rPr>
                                  <w:rFonts w:ascii="Cambria Math" w:hAnsi="Cambria Math" w:cs="Cambria Math" w:hint="cs"/>
                                  <w:szCs w:val="22"/>
                                  <w:cs/>
                                </w:rPr>
                                <m:t>n</m:t>
                              </m:r>
                            </m:sub>
                          </m:sSub>
                        </m:e>
                      </m:mr>
                      <m:mr>
                        <m:e>
                          <m:r>
                            <m:rPr>
                              <m:sty m:val="p"/>
                            </m:rPr>
                            <w:rPr>
                              <w:rFonts w:ascii="Cambria Math" w:hAnsi="Cambria Math" w:cs="Arial"/>
                            </w:rPr>
                            <m:t>0</m:t>
                          </m:r>
                        </m:e>
                        <m:e>
                          <m:r>
                            <m:rPr>
                              <m:sty m:val="p"/>
                            </m:rPr>
                            <w:rPr>
                              <w:rFonts w:ascii="Cambria Math" w:hAnsi="Cambria Math" w:cs="Arial"/>
                            </w:rPr>
                            <m:t>1</m:t>
                          </m:r>
                        </m:e>
                      </m:mr>
                    </m:m>
                  </m:e>
                </m:mr>
              </m:m>
            </m:e>
          </m:d>
          <m:r>
            <m:rPr>
              <m:sty m:val="p"/>
            </m:rPr>
            <w:rPr>
              <w:rFonts w:ascii="Cambria Math" w:eastAsiaTheme="minorEastAsia" w:hAnsi="Cambria Math" w:cs="Arial"/>
              <w:szCs w:val="22"/>
              <w:cs/>
            </w:rPr>
            <m:t>.</m:t>
          </m:r>
        </m:oMath>
      </m:oMathPara>
    </w:p>
    <w:p w14:paraId="1792D16A" w14:textId="77777777" w:rsidR="00C80CC3" w:rsidRPr="00794E4D" w:rsidRDefault="00C80CC3" w:rsidP="00C80CC3">
      <w:pPr>
        <w:rPr>
          <w:rFonts w:cs="Arial"/>
        </w:rPr>
      </w:pPr>
      <w:r w:rsidRPr="00794E4D">
        <w:rPr>
          <w:rFonts w:cs="Arial"/>
        </w:rPr>
        <w:t xml:space="preserve">The model assumes that probability of state </w:t>
      </w:r>
      <w:r w:rsidRPr="00794E4D">
        <w:rPr>
          <w:rFonts w:cs="Arial"/>
          <w:szCs w:val="22"/>
          <w:cs/>
        </w:rPr>
        <w:t>(</w:t>
      </w:r>
      <w:r w:rsidRPr="00794E4D">
        <w:rPr>
          <w:rFonts w:cs="Arial"/>
        </w:rPr>
        <w:t>rating</w:t>
      </w:r>
      <w:r w:rsidRPr="00794E4D">
        <w:rPr>
          <w:rFonts w:cs="Arial"/>
          <w:szCs w:val="22"/>
          <w:cs/>
        </w:rPr>
        <w:t xml:space="preserve">) </w:t>
      </w:r>
      <w:r w:rsidRPr="00794E4D">
        <w:rPr>
          <w:rFonts w:cs="Arial"/>
        </w:rPr>
        <w:t xml:space="preserve">transition only depends on the current information </w:t>
      </w:r>
      <w:r w:rsidRPr="00794E4D">
        <w:rPr>
          <w:rFonts w:cs="Arial"/>
          <w:szCs w:val="22"/>
          <w:cs/>
        </w:rPr>
        <w:t>(</w:t>
      </w:r>
      <w:r w:rsidRPr="00794E4D">
        <w:rPr>
          <w:rFonts w:cs="Arial"/>
        </w:rPr>
        <w:t>current rating</w:t>
      </w:r>
      <w:r w:rsidRPr="00794E4D">
        <w:rPr>
          <w:rFonts w:cs="Arial"/>
          <w:szCs w:val="22"/>
          <w:cs/>
        </w:rPr>
        <w:t xml:space="preserve">) </w:t>
      </w:r>
      <w:r w:rsidRPr="00794E4D">
        <w:rPr>
          <w:rFonts w:cs="Arial"/>
        </w:rPr>
        <w:t>i</w:t>
      </w:r>
      <w:r w:rsidRPr="00794E4D">
        <w:rPr>
          <w:rFonts w:cs="Arial"/>
          <w:szCs w:val="22"/>
          <w:cs/>
        </w:rPr>
        <w:t>.</w:t>
      </w:r>
      <w:r w:rsidRPr="00794E4D">
        <w:rPr>
          <w:rFonts w:cs="Arial"/>
        </w:rPr>
        <w:t>e</w:t>
      </w:r>
      <w:r w:rsidRPr="00794E4D">
        <w:rPr>
          <w:rFonts w:cs="Arial"/>
          <w:szCs w:val="22"/>
          <w:cs/>
        </w:rPr>
        <w:t xml:space="preserve">. </w:t>
      </w:r>
      <w:r w:rsidRPr="00794E4D">
        <w:rPr>
          <w:rFonts w:cs="Arial"/>
        </w:rPr>
        <w:t>rating transition exhibit Markov property</w:t>
      </w:r>
      <w:r w:rsidRPr="00794E4D">
        <w:rPr>
          <w:rFonts w:cs="Arial"/>
          <w:szCs w:val="22"/>
          <w:cs/>
        </w:rPr>
        <w:t xml:space="preserve">. </w:t>
      </w:r>
      <w:r w:rsidRPr="00794E4D">
        <w:rPr>
          <w:rFonts w:cs="Arial"/>
        </w:rPr>
        <w:t>In reality, the rating migration needs not to be stationary or time</w:t>
      </w:r>
      <w:r w:rsidRPr="00794E4D">
        <w:rPr>
          <w:rFonts w:cs="Arial"/>
          <w:szCs w:val="22"/>
          <w:cs/>
        </w:rPr>
        <w:t>-</w:t>
      </w:r>
      <w:r w:rsidRPr="00794E4D">
        <w:rPr>
          <w:rFonts w:cs="Arial"/>
        </w:rPr>
        <w:t>homogeneous</w:t>
      </w:r>
      <w:r w:rsidRPr="00794E4D">
        <w:rPr>
          <w:rFonts w:cs="Arial"/>
          <w:szCs w:val="22"/>
        </w:rPr>
        <w:t xml:space="preserve"> and the maturity of loans need not be a yearly increment</w:t>
      </w:r>
      <w:r w:rsidRPr="00794E4D">
        <w:rPr>
          <w:rFonts w:cs="Arial"/>
          <w:szCs w:val="22"/>
          <w:cs/>
        </w:rPr>
        <w:t xml:space="preserve">. </w:t>
      </w:r>
      <w:r w:rsidRPr="00794E4D">
        <w:rPr>
          <w:rFonts w:cs="Arial"/>
        </w:rPr>
        <w:t>We explore further to identify a more suitable approach to model the probability of default term structure</w:t>
      </w:r>
      <w:r w:rsidRPr="00794E4D">
        <w:rPr>
          <w:rFonts w:cs="Arial"/>
          <w:szCs w:val="22"/>
          <w:cs/>
        </w:rPr>
        <w:t>.</w:t>
      </w:r>
    </w:p>
    <w:p w14:paraId="7678860D" w14:textId="77777777" w:rsidR="00C80CC3" w:rsidRPr="00794E4D" w:rsidRDefault="00C80CC3" w:rsidP="00C80CC3">
      <w:pPr>
        <w:rPr>
          <w:rFonts w:eastAsiaTheme="majorEastAsia" w:cs="Arial"/>
          <w:u w:val="single"/>
        </w:rPr>
      </w:pPr>
    </w:p>
    <w:p w14:paraId="08BBA9EC" w14:textId="77777777" w:rsidR="00C80CC3" w:rsidRPr="00794E4D" w:rsidRDefault="00C80CC3" w:rsidP="00C80CC3">
      <w:pPr>
        <w:spacing w:line="259" w:lineRule="auto"/>
        <w:rPr>
          <w:rFonts w:eastAsiaTheme="majorEastAsia" w:cs="Arial"/>
          <w:iCs/>
          <w:u w:val="single"/>
        </w:rPr>
      </w:pPr>
      <w:r w:rsidRPr="00794E4D">
        <w:rPr>
          <w:rFonts w:cs="Arial"/>
          <w:szCs w:val="22"/>
          <w:cs/>
        </w:rPr>
        <w:br w:type="page"/>
      </w:r>
    </w:p>
    <w:p w14:paraId="22726654" w14:textId="77777777" w:rsidR="00C80CC3" w:rsidRPr="00794E4D" w:rsidRDefault="00C80CC3" w:rsidP="00C80CC3">
      <w:pPr>
        <w:pStyle w:val="Heading3"/>
        <w:numPr>
          <w:ilvl w:val="2"/>
          <w:numId w:val="2"/>
        </w:numPr>
        <w:rPr>
          <w:rFonts w:cs="Arial"/>
        </w:rPr>
      </w:pPr>
      <w:r w:rsidRPr="00794E4D">
        <w:rPr>
          <w:rFonts w:cs="Arial"/>
        </w:rPr>
        <w:lastRenderedPageBreak/>
        <w:t>TTC PD</w:t>
      </w:r>
      <w:r w:rsidRPr="00794E4D">
        <w:rPr>
          <w:rFonts w:cs="Arial"/>
          <w:cs/>
        </w:rPr>
        <w:t xml:space="preserve">: </w:t>
      </w:r>
      <w:r w:rsidRPr="00794E4D">
        <w:rPr>
          <w:rFonts w:cs="Arial"/>
        </w:rPr>
        <w:t>Homogeneous Continuous Time Markov Transition</w:t>
      </w:r>
    </w:p>
    <w:p w14:paraId="19CC62B5" w14:textId="77777777" w:rsidR="00C80CC3" w:rsidRPr="00794E4D" w:rsidRDefault="00C80CC3" w:rsidP="00C80CC3">
      <w:pPr>
        <w:rPr>
          <w:rFonts w:eastAsiaTheme="minorEastAsia" w:cs="Arial"/>
        </w:rPr>
      </w:pPr>
      <w:r w:rsidRPr="00794E4D">
        <w:rPr>
          <w:rFonts w:cs="Arial"/>
        </w:rPr>
        <w:t>A continuous time, time</w:t>
      </w:r>
      <w:r w:rsidRPr="00794E4D">
        <w:rPr>
          <w:rFonts w:cs="Arial"/>
          <w:szCs w:val="22"/>
          <w:cs/>
        </w:rPr>
        <w:t>-</w:t>
      </w:r>
      <w:r w:rsidRPr="00794E4D">
        <w:rPr>
          <w:rFonts w:cs="Arial"/>
        </w:rPr>
        <w:t>homogeneous Markov chain is predicated in terms of a symmetric</w:t>
      </w:r>
      <w:r w:rsidRPr="00794E4D">
        <w:rPr>
          <w:rFonts w:cs="Arial"/>
          <w:szCs w:val="22"/>
          <w:cs/>
        </w:rPr>
        <w:t xml:space="preserve"> </w:t>
      </w:r>
      <m:oMath>
        <m:r>
          <w:rPr>
            <w:rFonts w:ascii="Cambria Math" w:hAnsi="Cambria Math" w:cs="Cambria Math" w:hint="cs"/>
            <w:szCs w:val="22"/>
            <w:cs/>
          </w:rPr>
          <m:t>N</m:t>
        </m:r>
        <m:r>
          <w:rPr>
            <w:rFonts w:ascii="Cambria Math" w:hAnsi="Cambria Math" w:cs="Arial"/>
          </w:rPr>
          <m:t xml:space="preserve">× </m:t>
        </m:r>
        <m:r>
          <w:rPr>
            <w:rFonts w:ascii="Cambria Math" w:hAnsi="Cambria Math" w:cs="Cambria Math" w:hint="cs"/>
            <w:szCs w:val="22"/>
            <w:cs/>
          </w:rPr>
          <m:t>N</m:t>
        </m:r>
      </m:oMath>
      <w:r w:rsidRPr="00794E4D">
        <w:rPr>
          <w:rFonts w:cs="Arial"/>
        </w:rPr>
        <w:t xml:space="preserve"> generator matrix</w:t>
      </w:r>
      <w:r w:rsidRPr="00794E4D">
        <w:rPr>
          <w:rFonts w:cs="Arial"/>
          <w:szCs w:val="22"/>
          <w:cs/>
        </w:rPr>
        <w:t xml:space="preserve"> (</w:t>
      </w:r>
      <w:r w:rsidRPr="00794E4D">
        <w:rPr>
          <w:rFonts w:cs="Arial"/>
        </w:rPr>
        <w:t xml:space="preserve">for </w:t>
      </w:r>
      <m:oMath>
        <m:r>
          <w:rPr>
            <w:rFonts w:ascii="Cambria Math" w:hAnsi="Cambria Math" w:cs="Cambria Math" w:hint="cs"/>
            <w:szCs w:val="22"/>
            <w:cs/>
          </w:rPr>
          <m:t>N</m:t>
        </m:r>
      </m:oMath>
      <w:r w:rsidRPr="00794E4D">
        <w:rPr>
          <w:rFonts w:eastAsiaTheme="minorEastAsia" w:cs="Arial"/>
        </w:rPr>
        <w:t xml:space="preserve"> possible transitory states</w:t>
      </w:r>
      <w:r w:rsidRPr="00794E4D">
        <w:rPr>
          <w:rFonts w:eastAsiaTheme="minorEastAsia" w:cs="Arial"/>
          <w:szCs w:val="22"/>
          <w:cs/>
        </w:rPr>
        <w:t>)</w:t>
      </w:r>
    </w:p>
    <w:p w14:paraId="50F38A73" w14:textId="77777777" w:rsidR="00C80CC3" w:rsidRPr="00794E4D" w:rsidRDefault="00C80CC3" w:rsidP="00C80CC3">
      <w:pPr>
        <w:rPr>
          <w:rFonts w:cs="Arial"/>
        </w:rPr>
      </w:pPr>
      <m:oMathPara>
        <m:oMath>
          <m:r>
            <w:rPr>
              <w:rFonts w:ascii="Cambria Math" w:hAnsi="Cambria Math" w:cs="Cambria Math" w:hint="cs"/>
              <w:szCs w:val="22"/>
              <w:cs/>
            </w:rPr>
            <m:t>Q</m:t>
          </m:r>
          <m:r>
            <m:rPr>
              <m:sty m:val="p"/>
            </m:rPr>
            <w:rPr>
              <w:rFonts w:ascii="Cambria Math" w:hAnsi="Cambria Math" w:cs="Arial"/>
              <w:szCs w:val="22"/>
              <w:cs/>
            </w:rPr>
            <m:t>=</m:t>
          </m:r>
          <m:d>
            <m:dPr>
              <m:begChr m:val="["/>
              <m:endChr m:val="]"/>
              <m:ctrlPr>
                <w:rPr>
                  <w:rFonts w:ascii="Cambria Math" w:hAnsi="Cambria Math" w:cs="Arial"/>
                </w:rPr>
              </m:ctrlPr>
            </m:dPr>
            <m:e>
              <m:m>
                <m:mPr>
                  <m:mcs>
                    <m:mc>
                      <m:mcPr>
                        <m:count m:val="3"/>
                        <m:mcJc m:val="center"/>
                      </m:mcPr>
                    </m:mc>
                  </m:mcs>
                  <m:ctrlPr>
                    <w:rPr>
                      <w:rFonts w:ascii="Cambria Math" w:hAnsi="Cambria Math" w:cs="Arial"/>
                    </w:rPr>
                  </m:ctrlPr>
                </m:mPr>
                <m:mr>
                  <m:e>
                    <m:m>
                      <m:mPr>
                        <m:mcs>
                          <m:mc>
                            <m:mcPr>
                              <m:count m:val="2"/>
                              <m:mcJc m:val="center"/>
                            </m:mcPr>
                          </m:mc>
                        </m:mcs>
                        <m:ctrlPr>
                          <w:rPr>
                            <w:rFonts w:ascii="Cambria Math" w:hAnsi="Cambria Math" w:cs="Arial"/>
                          </w:rPr>
                        </m:ctrlPr>
                      </m:mPr>
                      <m:mr>
                        <m:e>
                          <m:sSub>
                            <m:sSubPr>
                              <m:ctrlPr>
                                <w:rPr>
                                  <w:rFonts w:ascii="Cambria Math" w:hAnsi="Cambria Math" w:cs="Arial"/>
                                </w:rPr>
                              </m:ctrlPr>
                            </m:sSubPr>
                            <m:e>
                              <m:r>
                                <w:rPr>
                                  <w:rFonts w:ascii="Cambria Math" w:hAnsi="Cambria Math" w:cs="Cambria Math" w:hint="cs"/>
                                  <w:szCs w:val="22"/>
                                  <w:cs/>
                                </w:rPr>
                                <m:t>λ</m:t>
                              </m:r>
                            </m:e>
                            <m:sub>
                              <m:r>
                                <m:rPr>
                                  <m:sty m:val="p"/>
                                </m:rPr>
                                <w:rPr>
                                  <w:rFonts w:ascii="Cambria Math" w:hAnsi="Cambria Math" w:cs="Arial"/>
                                </w:rPr>
                                <m:t>1,1</m:t>
                              </m:r>
                            </m:sub>
                          </m:sSub>
                        </m:e>
                        <m:e>
                          <m:sSub>
                            <m:sSubPr>
                              <m:ctrlPr>
                                <w:rPr>
                                  <w:rFonts w:ascii="Cambria Math" w:hAnsi="Cambria Math" w:cs="Arial"/>
                                </w:rPr>
                              </m:ctrlPr>
                            </m:sSubPr>
                            <m:e>
                              <m:r>
                                <w:rPr>
                                  <w:rFonts w:ascii="Cambria Math" w:hAnsi="Cambria Math" w:cs="Cambria Math" w:hint="cs"/>
                                  <w:szCs w:val="22"/>
                                  <w:cs/>
                                </w:rPr>
                                <m:t>λ</m:t>
                              </m:r>
                            </m:e>
                            <m:sub>
                              <m:r>
                                <m:rPr>
                                  <m:sty m:val="p"/>
                                </m:rPr>
                                <w:rPr>
                                  <w:rFonts w:ascii="Cambria Math" w:hAnsi="Cambria Math" w:cs="Arial"/>
                                </w:rPr>
                                <m:t>1,2</m:t>
                              </m:r>
                            </m:sub>
                          </m:sSub>
                        </m:e>
                      </m:mr>
                      <m:mr>
                        <m:e>
                          <m:sSub>
                            <m:sSubPr>
                              <m:ctrlPr>
                                <w:rPr>
                                  <w:rFonts w:ascii="Cambria Math" w:hAnsi="Cambria Math" w:cs="Arial"/>
                                </w:rPr>
                              </m:ctrlPr>
                            </m:sSubPr>
                            <m:e>
                              <m:r>
                                <w:rPr>
                                  <w:rFonts w:ascii="Cambria Math" w:hAnsi="Cambria Math" w:cs="Cambria Math" w:hint="cs"/>
                                  <w:szCs w:val="22"/>
                                  <w:cs/>
                                </w:rPr>
                                <m:t>λ</m:t>
                              </m:r>
                            </m:e>
                            <m:sub>
                              <m:r>
                                <m:rPr>
                                  <m:sty m:val="p"/>
                                </m:rPr>
                                <w:rPr>
                                  <w:rFonts w:ascii="Cambria Math" w:hAnsi="Cambria Math" w:cs="Arial"/>
                                </w:rPr>
                                <m:t>2,1</m:t>
                              </m:r>
                            </m:sub>
                          </m:sSub>
                        </m:e>
                        <m:e>
                          <m:sSub>
                            <m:sSubPr>
                              <m:ctrlPr>
                                <w:rPr>
                                  <w:rFonts w:ascii="Cambria Math" w:hAnsi="Cambria Math" w:cs="Arial"/>
                                </w:rPr>
                              </m:ctrlPr>
                            </m:sSubPr>
                            <m:e>
                              <m:r>
                                <w:rPr>
                                  <w:rFonts w:ascii="Cambria Math" w:hAnsi="Cambria Math" w:cs="Cambria Math" w:hint="cs"/>
                                  <w:szCs w:val="22"/>
                                  <w:cs/>
                                </w:rPr>
                                <m:t>λ</m:t>
                              </m:r>
                            </m:e>
                            <m:sub>
                              <m:r>
                                <m:rPr>
                                  <m:sty m:val="p"/>
                                </m:rPr>
                                <w:rPr>
                                  <w:rFonts w:ascii="Cambria Math" w:hAnsi="Cambria Math" w:cs="Arial"/>
                                </w:rPr>
                                <m:t>2,2</m:t>
                              </m:r>
                            </m:sub>
                          </m:sSub>
                        </m:e>
                      </m:mr>
                    </m:m>
                  </m:e>
                  <m:e>
                    <m:r>
                      <m:rPr>
                        <m:sty m:val="p"/>
                      </m:rPr>
                      <w:rPr>
                        <w:rFonts w:ascii="Cambria Math" w:hAnsi="Cambria Math" w:cs="Arial"/>
                      </w:rPr>
                      <m:t>⋯</m:t>
                    </m:r>
                  </m:e>
                  <m:e>
                    <m:m>
                      <m:mPr>
                        <m:mcs>
                          <m:mc>
                            <m:mcPr>
                              <m:count m:val="2"/>
                              <m:mcJc m:val="center"/>
                            </m:mcPr>
                          </m:mc>
                        </m:mcs>
                        <m:ctrlPr>
                          <w:rPr>
                            <w:rFonts w:ascii="Cambria Math" w:hAnsi="Cambria Math" w:cs="Arial"/>
                          </w:rPr>
                        </m:ctrlPr>
                      </m:mPr>
                      <m:mr>
                        <m:e>
                          <m:sSub>
                            <m:sSubPr>
                              <m:ctrlPr>
                                <w:rPr>
                                  <w:rFonts w:ascii="Cambria Math" w:hAnsi="Cambria Math" w:cs="Arial"/>
                                </w:rPr>
                              </m:ctrlPr>
                            </m:sSubPr>
                            <m:e>
                              <m:r>
                                <w:rPr>
                                  <w:rFonts w:ascii="Cambria Math" w:hAnsi="Cambria Math" w:cs="Cambria Math" w:hint="cs"/>
                                  <w:szCs w:val="22"/>
                                  <w:cs/>
                                </w:rPr>
                                <m:t>λ</m:t>
                              </m:r>
                            </m:e>
                            <m:sub>
                              <m:r>
                                <m:rPr>
                                  <m:sty m:val="p"/>
                                </m:rPr>
                                <w:rPr>
                                  <w:rFonts w:ascii="Cambria Math" w:hAnsi="Cambria Math" w:cs="Arial"/>
                                </w:rPr>
                                <m:t>1,</m:t>
                              </m:r>
                              <m:r>
                                <w:rPr>
                                  <w:rFonts w:ascii="Cambria Math" w:hAnsi="Cambria Math" w:cs="Cambria Math" w:hint="cs"/>
                                  <w:szCs w:val="22"/>
                                  <w:cs/>
                                </w:rPr>
                                <m:t>N</m:t>
                              </m:r>
                              <m:r>
                                <m:rPr>
                                  <m:sty m:val="p"/>
                                </m:rPr>
                                <w:rPr>
                                  <w:rFonts w:ascii="Cambria Math" w:hAnsi="Cambria Math" w:cs="Arial"/>
                                  <w:szCs w:val="22"/>
                                  <w:cs/>
                                </w:rPr>
                                <m:t>-</m:t>
                              </m:r>
                              <m:r>
                                <m:rPr>
                                  <m:sty m:val="p"/>
                                </m:rPr>
                                <w:rPr>
                                  <w:rFonts w:ascii="Cambria Math" w:hAnsi="Cambria Math" w:cs="Arial"/>
                                </w:rPr>
                                <m:t>1</m:t>
                              </m:r>
                            </m:sub>
                          </m:sSub>
                        </m:e>
                        <m:e>
                          <m:sSub>
                            <m:sSubPr>
                              <m:ctrlPr>
                                <w:rPr>
                                  <w:rFonts w:ascii="Cambria Math" w:hAnsi="Cambria Math" w:cs="Arial"/>
                                </w:rPr>
                              </m:ctrlPr>
                            </m:sSubPr>
                            <m:e>
                              <m:r>
                                <w:rPr>
                                  <w:rFonts w:ascii="Cambria Math" w:hAnsi="Cambria Math" w:cs="Cambria Math" w:hint="cs"/>
                                  <w:szCs w:val="22"/>
                                  <w:cs/>
                                </w:rPr>
                                <m:t>λ</m:t>
                              </m:r>
                            </m:e>
                            <m:sub>
                              <m:r>
                                <m:rPr>
                                  <m:sty m:val="p"/>
                                </m:rPr>
                                <w:rPr>
                                  <w:rFonts w:ascii="Cambria Math" w:hAnsi="Cambria Math" w:cs="Arial"/>
                                </w:rPr>
                                <m:t>1,</m:t>
                              </m:r>
                              <m:r>
                                <w:rPr>
                                  <w:rFonts w:ascii="Cambria Math" w:hAnsi="Cambria Math" w:cs="Cambria Math" w:hint="cs"/>
                                  <w:szCs w:val="22"/>
                                  <w:cs/>
                                </w:rPr>
                                <m:t>N</m:t>
                              </m:r>
                            </m:sub>
                          </m:sSub>
                        </m:e>
                      </m:mr>
                      <m:mr>
                        <m:e>
                          <m:sSub>
                            <m:sSubPr>
                              <m:ctrlPr>
                                <w:rPr>
                                  <w:rFonts w:ascii="Cambria Math" w:hAnsi="Cambria Math" w:cs="Arial"/>
                                </w:rPr>
                              </m:ctrlPr>
                            </m:sSubPr>
                            <m:e>
                              <m:r>
                                <w:rPr>
                                  <w:rFonts w:ascii="Cambria Math" w:hAnsi="Cambria Math" w:cs="Cambria Math" w:hint="cs"/>
                                  <w:szCs w:val="22"/>
                                  <w:cs/>
                                </w:rPr>
                                <m:t>λ</m:t>
                              </m:r>
                            </m:e>
                            <m:sub>
                              <m:r>
                                <m:rPr>
                                  <m:sty m:val="p"/>
                                </m:rPr>
                                <w:rPr>
                                  <w:rFonts w:ascii="Cambria Math" w:hAnsi="Cambria Math" w:cs="Arial"/>
                                </w:rPr>
                                <m:t>2,</m:t>
                              </m:r>
                              <m:r>
                                <w:rPr>
                                  <w:rFonts w:ascii="Cambria Math" w:hAnsi="Cambria Math" w:cs="Cambria Math" w:hint="cs"/>
                                  <w:szCs w:val="22"/>
                                  <w:cs/>
                                </w:rPr>
                                <m:t>N</m:t>
                              </m:r>
                              <m:r>
                                <m:rPr>
                                  <m:sty m:val="p"/>
                                </m:rPr>
                                <w:rPr>
                                  <w:rFonts w:ascii="Cambria Math" w:hAnsi="Cambria Math" w:cs="Arial"/>
                                  <w:szCs w:val="22"/>
                                  <w:cs/>
                                </w:rPr>
                                <m:t>-</m:t>
                              </m:r>
                              <m:r>
                                <m:rPr>
                                  <m:sty m:val="p"/>
                                </m:rPr>
                                <w:rPr>
                                  <w:rFonts w:ascii="Cambria Math" w:hAnsi="Cambria Math" w:cs="Arial"/>
                                </w:rPr>
                                <m:t>1</m:t>
                              </m:r>
                            </m:sub>
                          </m:sSub>
                        </m:e>
                        <m:e>
                          <m:sSub>
                            <m:sSubPr>
                              <m:ctrlPr>
                                <w:rPr>
                                  <w:rFonts w:ascii="Cambria Math" w:hAnsi="Cambria Math" w:cs="Arial"/>
                                </w:rPr>
                              </m:ctrlPr>
                            </m:sSubPr>
                            <m:e>
                              <m:r>
                                <w:rPr>
                                  <w:rFonts w:ascii="Cambria Math" w:hAnsi="Cambria Math" w:cs="Cambria Math" w:hint="cs"/>
                                  <w:szCs w:val="22"/>
                                  <w:cs/>
                                </w:rPr>
                                <m:t>λ</m:t>
                              </m:r>
                            </m:e>
                            <m:sub>
                              <m:r>
                                <m:rPr>
                                  <m:sty m:val="p"/>
                                </m:rPr>
                                <w:rPr>
                                  <w:rFonts w:ascii="Cambria Math" w:hAnsi="Cambria Math" w:cs="Arial"/>
                                </w:rPr>
                                <m:t>2,</m:t>
                              </m:r>
                              <m:r>
                                <w:rPr>
                                  <w:rFonts w:ascii="Cambria Math" w:hAnsi="Cambria Math" w:cs="Cambria Math" w:hint="cs"/>
                                  <w:szCs w:val="22"/>
                                  <w:cs/>
                                </w:rPr>
                                <m:t>N</m:t>
                              </m:r>
                            </m:sub>
                          </m:sSub>
                        </m:e>
                      </m:mr>
                    </m:m>
                  </m:e>
                </m:mr>
                <m:mr>
                  <m:e>
                    <m:r>
                      <m:rPr>
                        <m:sty m:val="p"/>
                      </m:rPr>
                      <w:rPr>
                        <w:rFonts w:ascii="Cambria Math" w:hAnsi="Cambria Math" w:cs="Arial"/>
                      </w:rPr>
                      <m:t>⋮</m:t>
                    </m:r>
                  </m:e>
                  <m:e>
                    <m:r>
                      <m:rPr>
                        <m:sty m:val="p"/>
                      </m:rPr>
                      <w:rPr>
                        <w:rFonts w:ascii="Cambria Math" w:hAnsi="Cambria Math" w:cs="Arial"/>
                      </w:rPr>
                      <m:t>⋱</m:t>
                    </m:r>
                  </m:e>
                  <m:e>
                    <m:r>
                      <m:rPr>
                        <m:sty m:val="p"/>
                      </m:rPr>
                      <w:rPr>
                        <w:rFonts w:ascii="Cambria Math" w:hAnsi="Cambria Math" w:cs="Arial"/>
                      </w:rPr>
                      <m:t>⋮</m:t>
                    </m:r>
                  </m:e>
                </m:mr>
                <m:mr>
                  <m:e>
                    <m:m>
                      <m:mPr>
                        <m:mcs>
                          <m:mc>
                            <m:mcPr>
                              <m:count m:val="2"/>
                              <m:mcJc m:val="center"/>
                            </m:mcPr>
                          </m:mc>
                        </m:mcs>
                        <m:ctrlPr>
                          <w:rPr>
                            <w:rFonts w:ascii="Cambria Math" w:hAnsi="Cambria Math" w:cs="Arial"/>
                          </w:rPr>
                        </m:ctrlPr>
                      </m:mPr>
                      <m:mr>
                        <m:e>
                          <m:sSub>
                            <m:sSubPr>
                              <m:ctrlPr>
                                <w:rPr>
                                  <w:rFonts w:ascii="Cambria Math" w:hAnsi="Cambria Math" w:cs="Arial"/>
                                </w:rPr>
                              </m:ctrlPr>
                            </m:sSubPr>
                            <m:e>
                              <m:r>
                                <w:rPr>
                                  <w:rFonts w:ascii="Cambria Math" w:hAnsi="Cambria Math" w:cs="Cambria Math" w:hint="cs"/>
                                  <w:szCs w:val="22"/>
                                  <w:cs/>
                                </w:rPr>
                                <m:t>λ</m:t>
                              </m:r>
                            </m:e>
                            <m:sub>
                              <m:r>
                                <w:rPr>
                                  <w:rFonts w:ascii="Cambria Math" w:hAnsi="Cambria Math" w:cs="Cambria Math" w:hint="cs"/>
                                  <w:szCs w:val="22"/>
                                  <w:cs/>
                                </w:rPr>
                                <m:t>N</m:t>
                              </m:r>
                              <m:r>
                                <m:rPr>
                                  <m:sty m:val="p"/>
                                </m:rPr>
                                <w:rPr>
                                  <w:rFonts w:ascii="Cambria Math" w:hAnsi="Cambria Math" w:cs="Arial"/>
                                  <w:szCs w:val="22"/>
                                  <w:cs/>
                                </w:rPr>
                                <m:t>-</m:t>
                              </m:r>
                              <m:r>
                                <m:rPr>
                                  <m:sty m:val="p"/>
                                </m:rPr>
                                <w:rPr>
                                  <w:rFonts w:ascii="Cambria Math" w:hAnsi="Cambria Math" w:cs="Arial"/>
                                </w:rPr>
                                <m:t>1,1</m:t>
                              </m:r>
                            </m:sub>
                          </m:sSub>
                        </m:e>
                        <m:e>
                          <m:sSub>
                            <m:sSubPr>
                              <m:ctrlPr>
                                <w:rPr>
                                  <w:rFonts w:ascii="Cambria Math" w:hAnsi="Cambria Math" w:cs="Arial"/>
                                </w:rPr>
                              </m:ctrlPr>
                            </m:sSubPr>
                            <m:e>
                              <m:r>
                                <w:rPr>
                                  <w:rFonts w:ascii="Cambria Math" w:hAnsi="Cambria Math" w:cs="Cambria Math" w:hint="cs"/>
                                  <w:szCs w:val="22"/>
                                  <w:cs/>
                                </w:rPr>
                                <m:t>λ</m:t>
                              </m:r>
                            </m:e>
                            <m:sub>
                              <m:r>
                                <w:rPr>
                                  <w:rFonts w:ascii="Cambria Math" w:hAnsi="Cambria Math" w:cs="Cambria Math" w:hint="cs"/>
                                  <w:szCs w:val="22"/>
                                  <w:cs/>
                                </w:rPr>
                                <m:t>N</m:t>
                              </m:r>
                              <m:r>
                                <m:rPr>
                                  <m:sty m:val="p"/>
                                </m:rPr>
                                <w:rPr>
                                  <w:rFonts w:ascii="Cambria Math" w:hAnsi="Cambria Math" w:cs="Arial"/>
                                  <w:szCs w:val="22"/>
                                  <w:cs/>
                                </w:rPr>
                                <m:t>-</m:t>
                              </m:r>
                              <m:r>
                                <m:rPr>
                                  <m:sty m:val="p"/>
                                </m:rPr>
                                <w:rPr>
                                  <w:rFonts w:ascii="Cambria Math" w:hAnsi="Cambria Math" w:cs="Arial"/>
                                </w:rPr>
                                <m:t>1,2</m:t>
                              </m:r>
                            </m:sub>
                          </m:sSub>
                        </m:e>
                      </m:mr>
                      <m:mr>
                        <m:e>
                          <m:r>
                            <m:rPr>
                              <m:sty m:val="p"/>
                            </m:rPr>
                            <w:rPr>
                              <w:rFonts w:ascii="Cambria Math" w:hAnsi="Cambria Math" w:cs="Arial"/>
                            </w:rPr>
                            <m:t>0</m:t>
                          </m:r>
                        </m:e>
                        <m:e>
                          <m:r>
                            <m:rPr>
                              <m:sty m:val="p"/>
                            </m:rPr>
                            <w:rPr>
                              <w:rFonts w:ascii="Cambria Math" w:hAnsi="Cambria Math" w:cs="Arial"/>
                            </w:rPr>
                            <m:t>0</m:t>
                          </m:r>
                        </m:e>
                      </m:mr>
                    </m:m>
                  </m:e>
                  <m:e>
                    <m:r>
                      <m:rPr>
                        <m:sty m:val="p"/>
                      </m:rPr>
                      <w:rPr>
                        <w:rFonts w:ascii="Cambria Math" w:hAnsi="Cambria Math" w:cs="Arial"/>
                      </w:rPr>
                      <m:t>⋯</m:t>
                    </m:r>
                  </m:e>
                  <m:e>
                    <m:m>
                      <m:mPr>
                        <m:mcs>
                          <m:mc>
                            <m:mcPr>
                              <m:count m:val="2"/>
                              <m:mcJc m:val="center"/>
                            </m:mcPr>
                          </m:mc>
                        </m:mcs>
                        <m:ctrlPr>
                          <w:rPr>
                            <w:rFonts w:ascii="Cambria Math" w:hAnsi="Cambria Math" w:cs="Arial"/>
                          </w:rPr>
                        </m:ctrlPr>
                      </m:mPr>
                      <m:mr>
                        <m:e>
                          <m:sSub>
                            <m:sSubPr>
                              <m:ctrlPr>
                                <w:rPr>
                                  <w:rFonts w:ascii="Cambria Math" w:hAnsi="Cambria Math" w:cs="Arial"/>
                                </w:rPr>
                              </m:ctrlPr>
                            </m:sSubPr>
                            <m:e>
                              <m:r>
                                <w:rPr>
                                  <w:rFonts w:ascii="Cambria Math" w:hAnsi="Cambria Math" w:cs="Cambria Math" w:hint="cs"/>
                                  <w:szCs w:val="22"/>
                                  <w:cs/>
                                </w:rPr>
                                <m:t>λ</m:t>
                              </m:r>
                            </m:e>
                            <m:sub>
                              <m:r>
                                <w:rPr>
                                  <w:rFonts w:ascii="Cambria Math" w:hAnsi="Cambria Math" w:cs="Cambria Math" w:hint="cs"/>
                                  <w:szCs w:val="22"/>
                                  <w:cs/>
                                </w:rPr>
                                <m:t>N</m:t>
                              </m:r>
                              <m:r>
                                <m:rPr>
                                  <m:sty m:val="p"/>
                                </m:rPr>
                                <w:rPr>
                                  <w:rFonts w:ascii="Cambria Math" w:hAnsi="Cambria Math" w:cs="Arial"/>
                                  <w:szCs w:val="22"/>
                                  <w:cs/>
                                </w:rPr>
                                <m:t>-</m:t>
                              </m:r>
                              <m:r>
                                <m:rPr>
                                  <m:sty m:val="p"/>
                                </m:rPr>
                                <w:rPr>
                                  <w:rFonts w:ascii="Cambria Math" w:hAnsi="Cambria Math" w:cs="Arial"/>
                                </w:rPr>
                                <m:t>1,</m:t>
                              </m:r>
                              <m:r>
                                <w:rPr>
                                  <w:rFonts w:ascii="Cambria Math" w:hAnsi="Cambria Math" w:cs="Cambria Math" w:hint="cs"/>
                                  <w:szCs w:val="22"/>
                                  <w:cs/>
                                </w:rPr>
                                <m:t>N</m:t>
                              </m:r>
                              <m:r>
                                <m:rPr>
                                  <m:sty m:val="p"/>
                                </m:rPr>
                                <w:rPr>
                                  <w:rFonts w:ascii="Cambria Math" w:hAnsi="Cambria Math" w:cs="Arial"/>
                                  <w:szCs w:val="22"/>
                                  <w:cs/>
                                </w:rPr>
                                <m:t>-</m:t>
                              </m:r>
                              <m:r>
                                <m:rPr>
                                  <m:sty m:val="p"/>
                                </m:rPr>
                                <w:rPr>
                                  <w:rFonts w:ascii="Cambria Math" w:hAnsi="Cambria Math" w:cs="Arial"/>
                                </w:rPr>
                                <m:t>1</m:t>
                              </m:r>
                            </m:sub>
                          </m:sSub>
                        </m:e>
                        <m:e>
                          <m:sSub>
                            <m:sSubPr>
                              <m:ctrlPr>
                                <w:rPr>
                                  <w:rFonts w:ascii="Cambria Math" w:hAnsi="Cambria Math" w:cs="Arial"/>
                                </w:rPr>
                              </m:ctrlPr>
                            </m:sSubPr>
                            <m:e>
                              <m:r>
                                <w:rPr>
                                  <w:rFonts w:ascii="Cambria Math" w:hAnsi="Cambria Math" w:cs="Cambria Math" w:hint="cs"/>
                                  <w:szCs w:val="22"/>
                                  <w:cs/>
                                </w:rPr>
                                <m:t>λ</m:t>
                              </m:r>
                            </m:e>
                            <m:sub>
                              <m:r>
                                <w:rPr>
                                  <w:rFonts w:ascii="Cambria Math" w:hAnsi="Cambria Math" w:cs="Cambria Math" w:hint="cs"/>
                                  <w:szCs w:val="22"/>
                                  <w:cs/>
                                </w:rPr>
                                <m:t>N</m:t>
                              </m:r>
                              <m:r>
                                <m:rPr>
                                  <m:sty m:val="p"/>
                                </m:rPr>
                                <w:rPr>
                                  <w:rFonts w:ascii="Cambria Math" w:hAnsi="Cambria Math" w:cs="Arial"/>
                                  <w:szCs w:val="22"/>
                                  <w:cs/>
                                </w:rPr>
                                <m:t>-</m:t>
                              </m:r>
                              <m:r>
                                <m:rPr>
                                  <m:sty m:val="p"/>
                                </m:rPr>
                                <w:rPr>
                                  <w:rFonts w:ascii="Cambria Math" w:hAnsi="Cambria Math" w:cs="Arial"/>
                                </w:rPr>
                                <m:t>1,</m:t>
                              </m:r>
                              <m:r>
                                <w:rPr>
                                  <w:rFonts w:ascii="Cambria Math" w:hAnsi="Cambria Math" w:cs="Cambria Math" w:hint="cs"/>
                                  <w:szCs w:val="22"/>
                                  <w:cs/>
                                </w:rPr>
                                <m:t>N</m:t>
                              </m:r>
                            </m:sub>
                          </m:sSub>
                        </m:e>
                      </m:mr>
                      <m:mr>
                        <m:e>
                          <m:r>
                            <m:rPr>
                              <m:sty m:val="p"/>
                            </m:rPr>
                            <w:rPr>
                              <w:rFonts w:ascii="Cambria Math" w:hAnsi="Cambria Math" w:cs="Arial"/>
                            </w:rPr>
                            <m:t>0</m:t>
                          </m:r>
                        </m:e>
                        <m:e>
                          <m:r>
                            <m:rPr>
                              <m:sty m:val="p"/>
                            </m:rPr>
                            <w:rPr>
                              <w:rFonts w:ascii="Cambria Math" w:hAnsi="Cambria Math" w:cs="Arial"/>
                            </w:rPr>
                            <m:t>1</m:t>
                          </m:r>
                        </m:e>
                      </m:mr>
                    </m:m>
                  </m:e>
                </m:mr>
              </m:m>
            </m:e>
          </m:d>
          <m:r>
            <m:rPr>
              <m:sty m:val="p"/>
            </m:rPr>
            <w:rPr>
              <w:rFonts w:ascii="Cambria Math" w:eastAsiaTheme="minorEastAsia" w:hAnsi="Cambria Math" w:cs="Arial"/>
            </w:rPr>
            <m:t>,</m:t>
          </m:r>
        </m:oMath>
      </m:oMathPara>
    </w:p>
    <w:p w14:paraId="2A134FAC" w14:textId="77777777" w:rsidR="00C80CC3" w:rsidRPr="00794E4D" w:rsidRDefault="00C80CC3" w:rsidP="00C80CC3">
      <w:pPr>
        <w:rPr>
          <w:rFonts w:cs="Arial"/>
        </w:rPr>
      </w:pPr>
      <w:proofErr w:type="gramStart"/>
      <w:r w:rsidRPr="00794E4D">
        <w:rPr>
          <w:rFonts w:cs="Arial"/>
        </w:rPr>
        <w:t>where</w:t>
      </w:r>
      <w:proofErr w:type="gramEnd"/>
      <w:r w:rsidRPr="00794E4D">
        <w:rPr>
          <w:rFonts w:cs="Arial"/>
        </w:rPr>
        <w:t xml:space="preserve"> </w:t>
      </w:r>
      <m:oMath>
        <m:sSub>
          <m:sSubPr>
            <m:ctrlPr>
              <w:rPr>
                <w:rFonts w:ascii="Cambria Math" w:hAnsi="Cambria Math" w:cs="Arial"/>
              </w:rPr>
            </m:ctrlPr>
          </m:sSubPr>
          <m:e>
            <m:r>
              <w:rPr>
                <w:rFonts w:ascii="Cambria Math" w:hAnsi="Cambria Math" w:cs="Cambria Math" w:hint="cs"/>
                <w:szCs w:val="22"/>
                <w:cs/>
              </w:rPr>
              <m:t>λ</m:t>
            </m:r>
          </m:e>
          <m:sub>
            <m:r>
              <w:rPr>
                <w:rFonts w:ascii="Cambria Math" w:hAnsi="Cambria Math" w:cs="Cambria Math" w:hint="cs"/>
                <w:szCs w:val="22"/>
                <w:cs/>
              </w:rPr>
              <m:t>i</m:t>
            </m:r>
            <m:r>
              <m:rPr>
                <m:sty m:val="p"/>
              </m:rPr>
              <w:rPr>
                <w:rFonts w:ascii="Cambria Math" w:hAnsi="Cambria Math" w:cs="Arial"/>
              </w:rPr>
              <m:t>,</m:t>
            </m:r>
            <m:r>
              <w:rPr>
                <w:rFonts w:ascii="Cambria Math" w:hAnsi="Cambria Math" w:cs="Cambria Math" w:hint="cs"/>
                <w:szCs w:val="22"/>
                <w:cs/>
              </w:rPr>
              <m:t>j</m:t>
            </m:r>
          </m:sub>
        </m:sSub>
        <m:r>
          <m:rPr>
            <m:sty m:val="p"/>
          </m:rPr>
          <w:rPr>
            <w:rFonts w:ascii="Cambria Math" w:hAnsi="Cambria Math" w:cs="Arial"/>
          </w:rPr>
          <m:t>≥0</m:t>
        </m:r>
      </m:oMath>
      <w:r w:rsidRPr="00794E4D">
        <w:rPr>
          <w:rFonts w:eastAsiaTheme="minorEastAsia" w:cs="Arial"/>
          <w:szCs w:val="22"/>
          <w:cs/>
        </w:rPr>
        <w:t xml:space="preserve"> </w:t>
      </w:r>
      <w:r w:rsidRPr="00794E4D">
        <w:rPr>
          <w:rFonts w:cs="Arial"/>
        </w:rPr>
        <w:t xml:space="preserve">for all </w:t>
      </w:r>
      <m:oMath>
        <m:r>
          <w:rPr>
            <w:rFonts w:ascii="Cambria Math" w:hAnsi="Cambria Math" w:cs="Cambria Math" w:hint="cs"/>
            <w:szCs w:val="22"/>
            <w:cs/>
          </w:rPr>
          <m:t>i</m:t>
        </m:r>
        <m:r>
          <m:rPr>
            <m:sty m:val="p"/>
          </m:rPr>
          <w:rPr>
            <w:rFonts w:ascii="Cambria Math" w:hAnsi="Cambria Math" w:cs="Arial"/>
          </w:rPr>
          <m:t>≠</m:t>
        </m:r>
        <m:r>
          <w:rPr>
            <w:rFonts w:ascii="Cambria Math" w:hAnsi="Cambria Math" w:cs="Cambria Math" w:hint="cs"/>
            <w:szCs w:val="22"/>
            <w:cs/>
          </w:rPr>
          <m:t>j</m:t>
        </m:r>
      </m:oMath>
      <w:r w:rsidRPr="00794E4D">
        <w:rPr>
          <w:rFonts w:cs="Arial"/>
        </w:rPr>
        <w:t xml:space="preserve">, and </w:t>
      </w:r>
      <m:oMath>
        <m:sSub>
          <m:sSubPr>
            <m:ctrlPr>
              <w:rPr>
                <w:rFonts w:ascii="Cambria Math" w:hAnsi="Cambria Math" w:cs="Arial"/>
              </w:rPr>
            </m:ctrlPr>
          </m:sSubPr>
          <m:e>
            <m:r>
              <w:rPr>
                <w:rFonts w:ascii="Cambria Math" w:hAnsi="Cambria Math" w:cs="Cambria Math" w:hint="cs"/>
                <w:szCs w:val="22"/>
                <w:cs/>
              </w:rPr>
              <m:t>λ</m:t>
            </m:r>
          </m:e>
          <m:sub>
            <m:r>
              <w:rPr>
                <w:rFonts w:ascii="Cambria Math" w:hAnsi="Cambria Math" w:cs="Cambria Math" w:hint="cs"/>
                <w:szCs w:val="22"/>
                <w:cs/>
              </w:rPr>
              <m:t>i</m:t>
            </m:r>
            <m:r>
              <m:rPr>
                <m:sty m:val="p"/>
              </m:rPr>
              <w:rPr>
                <w:rFonts w:ascii="Cambria Math" w:hAnsi="Cambria Math" w:cs="Arial"/>
              </w:rPr>
              <m:t>,</m:t>
            </m:r>
            <m:r>
              <w:rPr>
                <w:rFonts w:ascii="Cambria Math" w:hAnsi="Cambria Math" w:cs="Cambria Math" w:hint="cs"/>
                <w:szCs w:val="22"/>
                <w:cs/>
              </w:rPr>
              <m:t>i</m:t>
            </m:r>
          </m:sub>
        </m:sSub>
        <m:r>
          <m:rPr>
            <m:sty m:val="p"/>
          </m:rPr>
          <w:rPr>
            <w:rFonts w:ascii="Cambria Math" w:hAnsi="Cambria Math" w:cs="Arial"/>
            <w:szCs w:val="22"/>
            <w:cs/>
          </w:rPr>
          <m:t>=-</m:t>
        </m:r>
        <m:nary>
          <m:naryPr>
            <m:chr m:val="∑"/>
            <m:limLoc m:val="undOvr"/>
            <m:ctrlPr>
              <w:rPr>
                <w:rFonts w:ascii="Cambria Math" w:hAnsi="Cambria Math" w:cs="Arial"/>
              </w:rPr>
            </m:ctrlPr>
          </m:naryPr>
          <m:sub>
            <m:r>
              <w:rPr>
                <w:rFonts w:ascii="Cambria Math" w:hAnsi="Cambria Math" w:cs="Cambria Math" w:hint="cs"/>
                <w:szCs w:val="22"/>
                <w:cs/>
              </w:rPr>
              <m:t>i</m:t>
            </m:r>
            <m:r>
              <m:rPr>
                <m:sty m:val="p"/>
              </m:rPr>
              <w:rPr>
                <w:rFonts w:ascii="Cambria Math" w:hAnsi="Cambria Math" w:cs="Arial"/>
              </w:rPr>
              <m:t>≠</m:t>
            </m:r>
            <m:r>
              <w:rPr>
                <w:rFonts w:ascii="Cambria Math" w:hAnsi="Cambria Math" w:cs="Cambria Math" w:hint="cs"/>
                <w:szCs w:val="22"/>
                <w:cs/>
              </w:rPr>
              <m:t>j</m:t>
            </m:r>
          </m:sub>
          <m:sup>
            <m:r>
              <w:rPr>
                <w:rFonts w:ascii="Cambria Math" w:hAnsi="Cambria Math" w:cs="Cambria Math" w:hint="cs"/>
                <w:szCs w:val="22"/>
                <w:cs/>
              </w:rPr>
              <m:t>N</m:t>
            </m:r>
          </m:sup>
          <m:e>
            <m:sSub>
              <m:sSubPr>
                <m:ctrlPr>
                  <w:rPr>
                    <w:rFonts w:ascii="Cambria Math" w:hAnsi="Cambria Math" w:cs="Arial"/>
                  </w:rPr>
                </m:ctrlPr>
              </m:sSubPr>
              <m:e>
                <m:r>
                  <w:rPr>
                    <w:rFonts w:ascii="Cambria Math" w:hAnsi="Cambria Math" w:cs="Cambria Math" w:hint="cs"/>
                    <w:szCs w:val="22"/>
                    <w:cs/>
                  </w:rPr>
                  <m:t>λ</m:t>
                </m:r>
              </m:e>
              <m:sub>
                <m:r>
                  <w:rPr>
                    <w:rFonts w:ascii="Cambria Math" w:hAnsi="Cambria Math" w:cs="Cambria Math" w:hint="cs"/>
                    <w:szCs w:val="22"/>
                    <w:cs/>
                  </w:rPr>
                  <m:t>i</m:t>
                </m:r>
                <m:r>
                  <m:rPr>
                    <m:sty m:val="p"/>
                  </m:rPr>
                  <w:rPr>
                    <w:rFonts w:ascii="Cambria Math" w:hAnsi="Cambria Math" w:cs="Arial"/>
                  </w:rPr>
                  <m:t>,</m:t>
                </m:r>
                <m:r>
                  <w:rPr>
                    <w:rFonts w:ascii="Cambria Math" w:hAnsi="Cambria Math" w:cs="Cambria Math" w:hint="cs"/>
                    <w:szCs w:val="22"/>
                    <w:cs/>
                  </w:rPr>
                  <m:t>j</m:t>
                </m:r>
              </m:sub>
            </m:sSub>
          </m:e>
        </m:nary>
      </m:oMath>
      <w:r w:rsidRPr="00794E4D">
        <w:rPr>
          <w:rFonts w:cs="Arial"/>
        </w:rPr>
        <w:t xml:space="preserve"> for </w:t>
      </w:r>
      <m:oMath>
        <m:r>
          <w:rPr>
            <w:rFonts w:ascii="Cambria Math" w:hAnsi="Cambria Math" w:cs="Cambria Math" w:hint="cs"/>
            <w:szCs w:val="22"/>
            <w:cs/>
          </w:rPr>
          <m:t>i</m:t>
        </m:r>
        <m:r>
          <m:rPr>
            <m:sty m:val="p"/>
          </m:rPr>
          <w:rPr>
            <w:rFonts w:ascii="Cambria Math" w:hAnsi="Cambria Math" w:cs="Arial"/>
            <w:szCs w:val="22"/>
            <w:cs/>
          </w:rPr>
          <m:t xml:space="preserve"> = </m:t>
        </m:r>
        <m:r>
          <m:rPr>
            <m:sty m:val="p"/>
          </m:rPr>
          <w:rPr>
            <w:rFonts w:ascii="Cambria Math" w:hAnsi="Cambria Math" w:cs="Arial"/>
          </w:rPr>
          <m:t xml:space="preserve">1, …, </m:t>
        </m:r>
        <m:r>
          <w:rPr>
            <w:rFonts w:ascii="Cambria Math" w:hAnsi="Cambria Math" w:cs="Cambria Math" w:hint="cs"/>
            <w:szCs w:val="22"/>
            <w:cs/>
          </w:rPr>
          <m:t>N</m:t>
        </m:r>
      </m:oMath>
    </w:p>
    <w:p w14:paraId="41E4308F" w14:textId="77777777" w:rsidR="00C80CC3" w:rsidRPr="00794E4D" w:rsidRDefault="00C80CC3" w:rsidP="00C80CC3">
      <w:pPr>
        <w:rPr>
          <w:rFonts w:cs="Arial"/>
        </w:rPr>
      </w:pPr>
      <w:r w:rsidRPr="00794E4D">
        <w:rPr>
          <w:rFonts w:cs="Arial"/>
        </w:rPr>
        <w:t xml:space="preserve">The </w:t>
      </w:r>
      <m:oMath>
        <m:r>
          <w:rPr>
            <w:rFonts w:ascii="Cambria Math" w:hAnsi="Cambria Math" w:cs="Cambria Math" w:hint="cs"/>
            <w:szCs w:val="22"/>
            <w:cs/>
          </w:rPr>
          <m:t>N</m:t>
        </m:r>
        <m:r>
          <w:rPr>
            <w:rFonts w:ascii="Cambria Math" w:hAnsi="Cambria Math" w:cs="Arial"/>
          </w:rPr>
          <m:t xml:space="preserve">× </m:t>
        </m:r>
        <m:r>
          <w:rPr>
            <w:rFonts w:ascii="Cambria Math" w:hAnsi="Cambria Math" w:cs="Cambria Math" w:hint="cs"/>
            <w:szCs w:val="22"/>
            <w:cs/>
          </w:rPr>
          <m:t>N</m:t>
        </m:r>
      </m:oMath>
      <w:r w:rsidRPr="00794E4D">
        <w:rPr>
          <w:rFonts w:cs="Arial"/>
        </w:rPr>
        <w:t xml:space="preserve"> transition matrix for time interval </w:t>
      </w:r>
      <m:oMath>
        <m:r>
          <w:rPr>
            <w:rFonts w:ascii="Cambria Math" w:hAnsi="Cambria Math" w:cs="Arial"/>
            <w:szCs w:val="22"/>
            <w:cs/>
          </w:rPr>
          <m:t>[</m:t>
        </m:r>
        <m:r>
          <w:rPr>
            <w:rFonts w:ascii="Cambria Math" w:hAnsi="Cambria Math" w:cs="Arial"/>
          </w:rPr>
          <m:t xml:space="preserve">0, </m:t>
        </m:r>
        <m:r>
          <w:rPr>
            <w:rFonts w:ascii="Cambria Math" w:hAnsi="Cambria Math" w:cs="Cambria Math" w:hint="cs"/>
            <w:szCs w:val="22"/>
            <w:cs/>
          </w:rPr>
          <m:t>t</m:t>
        </m:r>
        <m:r>
          <w:rPr>
            <w:rFonts w:ascii="Cambria Math" w:hAnsi="Cambria Math" w:cs="Arial"/>
            <w:szCs w:val="22"/>
            <w:cs/>
          </w:rPr>
          <m:t>]</m:t>
        </m:r>
      </m:oMath>
      <w:r w:rsidRPr="00794E4D">
        <w:rPr>
          <w:rFonts w:cs="Arial"/>
          <w:szCs w:val="22"/>
          <w:cs/>
        </w:rPr>
        <w:t xml:space="preserve"> </w:t>
      </w:r>
      <w:r w:rsidRPr="00794E4D">
        <w:rPr>
          <w:rFonts w:cs="Arial"/>
        </w:rPr>
        <w:t>is given by</w:t>
      </w:r>
    </w:p>
    <w:p w14:paraId="6A27A4D4" w14:textId="77777777" w:rsidR="00C80CC3" w:rsidRPr="00794E4D" w:rsidRDefault="00C80CC3" w:rsidP="00C80CC3">
      <w:pPr>
        <w:rPr>
          <w:rFonts w:cs="Arial"/>
        </w:rPr>
      </w:pPr>
      <m:oMathPara>
        <m:oMath>
          <m:r>
            <w:rPr>
              <w:rFonts w:ascii="Cambria Math" w:hAnsi="Cambria Math" w:cs="Cambria Math" w:hint="cs"/>
              <w:szCs w:val="22"/>
              <w:cs/>
            </w:rPr>
            <m:t>P</m:t>
          </m:r>
          <m:d>
            <m:dPr>
              <m:ctrlPr>
                <w:rPr>
                  <w:rFonts w:ascii="Cambria Math" w:hAnsi="Cambria Math" w:cs="Arial"/>
                </w:rPr>
              </m:ctrlPr>
            </m:dPr>
            <m:e>
              <m:r>
                <w:rPr>
                  <w:rFonts w:ascii="Cambria Math" w:hAnsi="Cambria Math" w:cs="Cambria Math" w:hint="cs"/>
                  <w:szCs w:val="22"/>
                  <w:cs/>
                </w:rPr>
                <m:t>t</m:t>
              </m:r>
            </m:e>
          </m:d>
          <m:r>
            <m:rPr>
              <m:sty m:val="p"/>
            </m:rPr>
            <w:rPr>
              <w:rFonts w:ascii="Cambria Math" w:hAnsi="Cambria Math" w:cs="Arial"/>
              <w:szCs w:val="22"/>
              <w:cs/>
            </w:rPr>
            <m:t>=</m:t>
          </m:r>
          <m:func>
            <m:funcPr>
              <m:ctrlPr>
                <w:rPr>
                  <w:rFonts w:ascii="Cambria Math" w:hAnsi="Cambria Math" w:cs="Arial"/>
                </w:rPr>
              </m:ctrlPr>
            </m:funcPr>
            <m:fName>
              <m:r>
                <m:rPr>
                  <m:sty m:val="p"/>
                </m:rPr>
                <w:rPr>
                  <w:rFonts w:ascii="Cambria Math" w:hAnsi="Cambria Math" w:cs="Arial"/>
                </w:rPr>
                <m:t>exp</m:t>
              </m:r>
            </m:fName>
            <m:e>
              <m:d>
                <m:dPr>
                  <m:ctrlPr>
                    <w:rPr>
                      <w:rFonts w:ascii="Cambria Math" w:hAnsi="Cambria Math" w:cs="Arial"/>
                    </w:rPr>
                  </m:ctrlPr>
                </m:dPr>
                <m:e>
                  <m:r>
                    <w:rPr>
                      <w:rFonts w:ascii="Cambria Math" w:hAnsi="Cambria Math" w:cs="Cambria Math" w:hint="cs"/>
                      <w:szCs w:val="22"/>
                      <w:cs/>
                    </w:rPr>
                    <m:t>tQ</m:t>
                  </m:r>
                </m:e>
              </m:d>
            </m:e>
          </m:func>
        </m:oMath>
      </m:oMathPara>
    </w:p>
    <w:p w14:paraId="0DEB52C7" w14:textId="77777777" w:rsidR="00C80CC3" w:rsidRPr="00794E4D" w:rsidRDefault="00C80CC3" w:rsidP="00C80CC3">
      <w:pPr>
        <w:rPr>
          <w:rFonts w:cs="Arial"/>
        </w:rPr>
      </w:pPr>
      <w:proofErr w:type="gramStart"/>
      <w:r w:rsidRPr="00794E4D">
        <w:rPr>
          <w:rFonts w:cs="Arial"/>
        </w:rPr>
        <w:t>where</w:t>
      </w:r>
      <w:proofErr w:type="gramEnd"/>
      <w:r w:rsidRPr="00794E4D">
        <w:rPr>
          <w:rFonts w:cs="Arial"/>
        </w:rPr>
        <w:t xml:space="preserve"> </w:t>
      </w:r>
      <m:oMath>
        <m:func>
          <m:funcPr>
            <m:ctrlPr>
              <w:rPr>
                <w:rFonts w:ascii="Cambria Math" w:hAnsi="Cambria Math" w:cs="Arial"/>
                <w:i/>
              </w:rPr>
            </m:ctrlPr>
          </m:funcPr>
          <m:fName>
            <m:r>
              <m:rPr>
                <m:sty m:val="p"/>
              </m:rPr>
              <w:rPr>
                <w:rFonts w:ascii="Cambria Math" w:hAnsi="Cambria Math" w:cs="Arial"/>
              </w:rPr>
              <m:t>exp</m:t>
            </m:r>
          </m:fName>
          <m:e>
            <m:d>
              <m:dPr>
                <m:ctrlPr>
                  <w:rPr>
                    <w:rFonts w:ascii="Cambria Math" w:hAnsi="Cambria Math" w:cs="Arial"/>
                    <w:i/>
                  </w:rPr>
                </m:ctrlPr>
              </m:dPr>
              <m:e>
                <m:r>
                  <w:rPr>
                    <w:rFonts w:ascii="Cambria Math" w:hAnsi="Cambria Math" w:cs="Arial"/>
                  </w:rPr>
                  <m:t>∙</m:t>
                </m:r>
              </m:e>
            </m:d>
          </m:e>
        </m:func>
      </m:oMath>
      <w:r w:rsidRPr="00794E4D">
        <w:rPr>
          <w:rFonts w:cs="Arial"/>
          <w:szCs w:val="22"/>
          <w:cs/>
        </w:rPr>
        <w:t xml:space="preserve"> </w:t>
      </w:r>
      <w:r w:rsidRPr="00794E4D">
        <w:rPr>
          <w:rFonts w:cs="Arial"/>
        </w:rPr>
        <w:t>denotes the matrix exponential</w:t>
      </w:r>
    </w:p>
    <w:p w14:paraId="17D35624" w14:textId="77777777" w:rsidR="00C80CC3" w:rsidRPr="00794E4D" w:rsidRDefault="00C80CC3" w:rsidP="00C80CC3">
      <w:pPr>
        <w:rPr>
          <w:rFonts w:cs="Arial"/>
          <w:b/>
          <w:bCs/>
          <w:u w:val="single"/>
        </w:rPr>
      </w:pPr>
      <w:r w:rsidRPr="00794E4D">
        <w:rPr>
          <w:rFonts w:cs="Arial"/>
        </w:rPr>
        <w:t>However, there is evidence that the assumption of time</w:t>
      </w:r>
      <w:r w:rsidRPr="00794E4D">
        <w:rPr>
          <w:rFonts w:cs="Arial"/>
          <w:szCs w:val="22"/>
          <w:cs/>
        </w:rPr>
        <w:t>-</w:t>
      </w:r>
      <w:r w:rsidRPr="00794E4D">
        <w:rPr>
          <w:rFonts w:cs="Arial"/>
        </w:rPr>
        <w:t>homogeneity is very likely not precisely true for real credit ratings migration</w:t>
      </w:r>
      <w:r w:rsidRPr="00794E4D">
        <w:rPr>
          <w:rFonts w:cs="Arial"/>
          <w:szCs w:val="22"/>
          <w:cs/>
        </w:rPr>
        <w:t xml:space="preserve">. </w:t>
      </w:r>
      <w:r w:rsidRPr="00794E4D">
        <w:rPr>
          <w:rFonts w:cs="Arial"/>
        </w:rPr>
        <w:t xml:space="preserve">We therefore consider nonhomogeneous time Markov chain and would like to find </w:t>
      </w:r>
      <m:oMath>
        <m:r>
          <w:rPr>
            <w:rFonts w:ascii="Cambria Math" w:hAnsi="Cambria Math" w:cs="Cambria Math" w:hint="cs"/>
            <w:szCs w:val="22"/>
            <w:cs/>
          </w:rPr>
          <m:t>Q</m:t>
        </m:r>
        <m:r>
          <w:rPr>
            <w:rFonts w:ascii="Cambria Math" w:hAnsi="Cambria Math" w:cs="Arial"/>
            <w:szCs w:val="22"/>
            <w:cs/>
          </w:rPr>
          <m:t>(</m:t>
        </m:r>
        <m:r>
          <w:rPr>
            <w:rFonts w:ascii="Cambria Math" w:hAnsi="Cambria Math" w:cs="Cambria Math" w:hint="cs"/>
            <w:szCs w:val="22"/>
            <w:cs/>
          </w:rPr>
          <m:t>t</m:t>
        </m:r>
        <m:r>
          <w:rPr>
            <w:rFonts w:ascii="Cambria Math" w:hAnsi="Cambria Math" w:cs="Arial"/>
            <w:szCs w:val="22"/>
            <w:cs/>
          </w:rPr>
          <m:t>)</m:t>
        </m:r>
      </m:oMath>
      <w:r w:rsidRPr="00794E4D">
        <w:rPr>
          <w:rFonts w:cs="Arial"/>
          <w:szCs w:val="22"/>
          <w:cs/>
        </w:rPr>
        <w:t xml:space="preserve"> </w:t>
      </w:r>
      <w:r w:rsidRPr="00794E4D">
        <w:rPr>
          <w:rFonts w:cs="Arial"/>
        </w:rPr>
        <w:t>that best represent the dynamics of PD migration</w:t>
      </w:r>
      <w:r w:rsidRPr="00794E4D">
        <w:rPr>
          <w:rFonts w:cs="Arial"/>
          <w:szCs w:val="22"/>
          <w:cs/>
        </w:rPr>
        <w:t xml:space="preserve">. </w:t>
      </w:r>
      <w:r w:rsidRPr="00794E4D">
        <w:rPr>
          <w:rFonts w:cs="Arial"/>
        </w:rPr>
        <w:t xml:space="preserve">That is, we no longer assume that the transition rates </w:t>
      </w:r>
      <w:r w:rsidRPr="00794E4D">
        <w:rPr>
          <w:rFonts w:cs="Arial"/>
          <w:position w:val="-14"/>
        </w:rPr>
        <w:object w:dxaOrig="320" w:dyaOrig="380" w14:anchorId="312051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5pt;height:18.75pt" o:ole="">
            <v:imagedata r:id="rId11" o:title=""/>
          </v:shape>
          <o:OLEObject Type="Embed" ProgID="Equation.3" ShapeID="_x0000_i1025" DrawAspect="Content" ObjectID="_1622987538" r:id="rId12"/>
        </w:object>
      </w:r>
      <w:r w:rsidRPr="00794E4D">
        <w:rPr>
          <w:rFonts w:cs="Arial"/>
        </w:rPr>
        <w:t xml:space="preserve"> are constant over time</w:t>
      </w:r>
      <w:r w:rsidRPr="00794E4D">
        <w:rPr>
          <w:rFonts w:cs="Arial"/>
          <w:szCs w:val="22"/>
          <w:cs/>
        </w:rPr>
        <w:t xml:space="preserve">. </w:t>
      </w:r>
      <w:r w:rsidRPr="00794E4D">
        <w:rPr>
          <w:rFonts w:cs="Arial"/>
        </w:rPr>
        <w:t>This will be done using parametric approach</w:t>
      </w:r>
      <w:r w:rsidRPr="00794E4D">
        <w:rPr>
          <w:rFonts w:cs="Arial"/>
          <w:szCs w:val="22"/>
          <w:cs/>
        </w:rPr>
        <w:t>.</w:t>
      </w:r>
    </w:p>
    <w:p w14:paraId="06FEC843" w14:textId="77777777" w:rsidR="00C80CC3" w:rsidRPr="00794E4D" w:rsidRDefault="00C80CC3" w:rsidP="00C80CC3">
      <w:pPr>
        <w:pStyle w:val="Heading3"/>
        <w:numPr>
          <w:ilvl w:val="2"/>
          <w:numId w:val="2"/>
        </w:numPr>
        <w:rPr>
          <w:rFonts w:cs="Arial"/>
        </w:rPr>
      </w:pPr>
      <w:r w:rsidRPr="00794E4D">
        <w:rPr>
          <w:rFonts w:cs="Arial"/>
        </w:rPr>
        <w:t>TTC PD</w:t>
      </w:r>
      <w:r w:rsidRPr="00794E4D">
        <w:rPr>
          <w:rFonts w:cs="Arial"/>
          <w:cs/>
        </w:rPr>
        <w:t xml:space="preserve">: </w:t>
      </w:r>
      <w:r w:rsidRPr="00794E4D">
        <w:rPr>
          <w:rFonts w:cs="Arial"/>
        </w:rPr>
        <w:t>Non Homogeneous Continuous Time Markov Transition</w:t>
      </w:r>
    </w:p>
    <w:p w14:paraId="775553AE" w14:textId="77777777" w:rsidR="00C80CC3" w:rsidRPr="00794E4D" w:rsidRDefault="00C80CC3" w:rsidP="00C80CC3">
      <w:pPr>
        <w:rPr>
          <w:rFonts w:cs="Arial"/>
          <w:szCs w:val="22"/>
        </w:rPr>
      </w:pPr>
      <w:r w:rsidRPr="00794E4D">
        <w:rPr>
          <w:rFonts w:cs="Arial"/>
        </w:rPr>
        <w:t xml:space="preserve">We replace the homogeneous generator </w:t>
      </w:r>
      <m:oMath>
        <m:r>
          <w:rPr>
            <w:rFonts w:ascii="Cambria Math" w:hAnsi="Cambria Math" w:cs="Cambria Math" w:hint="cs"/>
            <w:szCs w:val="22"/>
            <w:cs/>
          </w:rPr>
          <m:t>Q</m:t>
        </m:r>
      </m:oMath>
      <w:r w:rsidRPr="00794E4D">
        <w:rPr>
          <w:rFonts w:cs="Arial"/>
        </w:rPr>
        <w:t xml:space="preserve"> for the time interval </w:t>
      </w:r>
      <m:oMath>
        <m:r>
          <w:rPr>
            <w:rFonts w:ascii="Cambria Math" w:hAnsi="Cambria Math" w:cs="Arial"/>
            <w:szCs w:val="22"/>
            <w:cs/>
          </w:rPr>
          <m:t>[</m:t>
        </m:r>
        <m:r>
          <w:rPr>
            <w:rFonts w:ascii="Cambria Math" w:hAnsi="Cambria Math" w:cs="Arial"/>
          </w:rPr>
          <m:t>0,</m:t>
        </m:r>
        <m:r>
          <w:rPr>
            <w:rFonts w:ascii="Cambria Math" w:hAnsi="Cambria Math" w:cs="Cambria Math" w:hint="cs"/>
            <w:szCs w:val="22"/>
            <w:cs/>
          </w:rPr>
          <m:t>t</m:t>
        </m:r>
        <m:r>
          <w:rPr>
            <w:rFonts w:ascii="Cambria Math" w:hAnsi="Cambria Math" w:cs="Arial"/>
            <w:szCs w:val="22"/>
            <w:cs/>
          </w:rPr>
          <m:t>]</m:t>
        </m:r>
      </m:oMath>
      <w:r w:rsidRPr="00794E4D">
        <w:rPr>
          <w:rFonts w:cs="Arial"/>
          <w:szCs w:val="22"/>
          <w:cs/>
        </w:rPr>
        <w:t xml:space="preserve"> </w:t>
      </w:r>
      <w:r w:rsidRPr="00794E4D">
        <w:rPr>
          <w:rFonts w:cs="Arial"/>
        </w:rPr>
        <w:t>by the time</w:t>
      </w:r>
      <w:r w:rsidRPr="00794E4D">
        <w:rPr>
          <w:rFonts w:cs="Arial"/>
          <w:szCs w:val="22"/>
          <w:cs/>
        </w:rPr>
        <w:t>-</w:t>
      </w:r>
      <w:r w:rsidRPr="00794E4D">
        <w:rPr>
          <w:rFonts w:cs="Arial"/>
        </w:rPr>
        <w:t>dependent</w:t>
      </w:r>
      <w:r w:rsidRPr="00794E4D">
        <w:rPr>
          <w:rFonts w:cs="Arial"/>
          <w:szCs w:val="22"/>
          <w:cs/>
        </w:rPr>
        <w:t>-</w:t>
      </w:r>
      <w:r w:rsidRPr="00794E4D">
        <w:rPr>
          <w:rFonts w:cs="Arial"/>
        </w:rPr>
        <w:t>generator</w:t>
      </w:r>
      <w:r w:rsidRPr="00794E4D">
        <w:rPr>
          <w:rFonts w:cs="Arial"/>
          <w:szCs w:val="22"/>
          <w:cs/>
        </w:rPr>
        <w:t>:</w:t>
      </w:r>
    </w:p>
    <w:p w14:paraId="1F7833E6" w14:textId="77777777" w:rsidR="00C80CC3" w:rsidRPr="00794E4D" w:rsidRDefault="004B1401" w:rsidP="00C80CC3">
      <w:pPr>
        <w:rPr>
          <w:rFonts w:cs="Arial"/>
        </w:rPr>
      </w:pPr>
      <m:oMathPara>
        <m:oMath>
          <m:sSub>
            <m:sSubPr>
              <m:ctrlPr>
                <w:rPr>
                  <w:rFonts w:ascii="Cambria Math" w:hAnsi="Cambria Math" w:cs="Arial"/>
                  <w:i/>
                  <w:iCs/>
                </w:rPr>
              </m:ctrlPr>
            </m:sSubPr>
            <m:e>
              <m:r>
                <w:rPr>
                  <w:rFonts w:ascii="Cambria Math" w:hAnsi="Cambria Math" w:cs="Cambria Math" w:hint="cs"/>
                  <w:szCs w:val="22"/>
                  <w:cs/>
                </w:rPr>
                <m:t>Q</m:t>
              </m:r>
            </m:e>
            <m:sub>
              <m:r>
                <w:rPr>
                  <w:rFonts w:ascii="Cambria Math" w:hAnsi="Cambria Math" w:cs="Cambria Math" w:hint="cs"/>
                  <w:szCs w:val="22"/>
                  <w:cs/>
                </w:rPr>
                <m:t>t</m:t>
              </m:r>
            </m:sub>
          </m:sSub>
          <m:r>
            <m:rPr>
              <m:sty m:val="p"/>
            </m:rPr>
            <w:rPr>
              <w:rFonts w:ascii="Cambria Math" w:hAnsi="Cambria Math" w:cs="Arial"/>
              <w:szCs w:val="22"/>
              <w:cs/>
            </w:rPr>
            <m:t>=</m:t>
          </m:r>
          <m:sSub>
            <m:sSubPr>
              <m:ctrlPr>
                <w:rPr>
                  <w:rFonts w:ascii="Cambria Math" w:hAnsi="Cambria Math" w:cs="Arial"/>
                </w:rPr>
              </m:ctrlPr>
            </m:sSubPr>
            <m:e>
              <m:r>
                <m:rPr>
                  <m:sty m:val="p"/>
                </m:rPr>
                <w:rPr>
                  <w:rFonts w:ascii="Cambria Math" w:hAnsi="Cambria Math" w:cs="Arial"/>
                </w:rPr>
                <m:t>φ</m:t>
              </m:r>
            </m:e>
            <m:sub>
              <m:r>
                <m:rPr>
                  <m:sty m:val="p"/>
                </m:rPr>
                <w:rPr>
                  <w:rFonts w:ascii="Cambria Math" w:hAnsi="Cambria Math" w:cs="Arial"/>
                </w:rPr>
                <m:t>t</m:t>
              </m:r>
            </m:sub>
          </m:sSub>
          <m:r>
            <m:rPr>
              <m:sty m:val="p"/>
            </m:rPr>
            <w:rPr>
              <w:rFonts w:ascii="Cambria Math" w:hAnsi="Cambria Math" w:cs="Arial"/>
            </w:rPr>
            <m:t>×</m:t>
          </m:r>
          <m:r>
            <w:rPr>
              <w:rFonts w:ascii="Cambria Math" w:hAnsi="Cambria Math" w:cs="Cambria Math" w:hint="cs"/>
              <w:szCs w:val="22"/>
              <w:cs/>
            </w:rPr>
            <m:t>Q</m:t>
          </m:r>
        </m:oMath>
      </m:oMathPara>
    </w:p>
    <w:p w14:paraId="616BB16E" w14:textId="77777777" w:rsidR="00C80CC3" w:rsidRPr="00794E4D" w:rsidRDefault="00C80CC3" w:rsidP="00C80CC3">
      <w:pPr>
        <w:rPr>
          <w:rFonts w:cs="Arial"/>
        </w:rPr>
      </w:pPr>
      <w:proofErr w:type="gramStart"/>
      <w:r w:rsidRPr="00794E4D">
        <w:rPr>
          <w:rFonts w:cs="Arial"/>
        </w:rPr>
        <w:t>where</w:t>
      </w:r>
      <w:proofErr w:type="gramEnd"/>
      <w:r w:rsidRPr="00794E4D">
        <w:rPr>
          <w:rFonts w:cs="Arial"/>
        </w:rPr>
        <w:t xml:space="preserve"> X denote matrix multiplication and </w:t>
      </w:r>
      <m:oMath>
        <m:sSub>
          <m:sSubPr>
            <m:ctrlPr>
              <w:rPr>
                <w:rFonts w:ascii="Cambria Math" w:hAnsi="Cambria Math" w:cs="Arial"/>
                <w:i/>
              </w:rPr>
            </m:ctrlPr>
          </m:sSubPr>
          <m:e>
            <m:r>
              <m:rPr>
                <m:sty m:val="p"/>
              </m:rPr>
              <w:rPr>
                <w:rFonts w:ascii="Cambria Math" w:hAnsi="Cambria Math" w:cs="Arial"/>
              </w:rPr>
              <m:t>φ</m:t>
            </m:r>
            <m:ctrlPr>
              <w:rPr>
                <w:rFonts w:ascii="Cambria Math" w:hAnsi="Cambria Math" w:cs="Arial"/>
              </w:rPr>
            </m:ctrlPr>
          </m:e>
          <m:sub>
            <m:r>
              <w:rPr>
                <w:rFonts w:ascii="Cambria Math" w:hAnsi="Cambria Math" w:cs="Cambria Math" w:hint="cs"/>
                <w:szCs w:val="22"/>
                <w:cs/>
              </w:rPr>
              <m:t>t</m:t>
            </m:r>
          </m:sub>
        </m:sSub>
      </m:oMath>
      <w:r w:rsidRPr="00794E4D">
        <w:rPr>
          <w:rFonts w:eastAsiaTheme="minorEastAsia" w:cs="Arial"/>
          <w:szCs w:val="22"/>
          <w:cs/>
        </w:rPr>
        <w:t xml:space="preserve"> </w:t>
      </w:r>
      <w:r w:rsidRPr="00794E4D">
        <w:rPr>
          <w:rFonts w:cs="Arial"/>
        </w:rPr>
        <w:t xml:space="preserve">is the diagonal matrix in </w:t>
      </w:r>
      <m:oMath>
        <m:sSup>
          <m:sSupPr>
            <m:ctrlPr>
              <w:rPr>
                <w:rFonts w:ascii="Cambria Math" w:hAnsi="Cambria Math" w:cs="Arial"/>
                <w:i/>
              </w:rPr>
            </m:ctrlPr>
          </m:sSupPr>
          <m:e>
            <m:r>
              <w:rPr>
                <w:rFonts w:ascii="Cambria Math" w:hAnsi="Cambria Math" w:cs="Cambria Math" w:hint="cs"/>
                <w:szCs w:val="22"/>
                <w:cs/>
              </w:rPr>
              <m:t>R</m:t>
            </m:r>
          </m:e>
          <m:sup>
            <m:r>
              <w:rPr>
                <w:rFonts w:ascii="Cambria Math" w:hAnsi="Cambria Math" w:cs="Cambria Math" w:hint="cs"/>
                <w:szCs w:val="22"/>
                <w:cs/>
              </w:rPr>
              <m:t>N</m:t>
            </m:r>
            <m:r>
              <w:rPr>
                <w:rFonts w:ascii="Cambria Math" w:hAnsi="Cambria Math" w:cs="Arial"/>
              </w:rPr>
              <m:t>×</m:t>
            </m:r>
            <m:r>
              <w:rPr>
                <w:rFonts w:ascii="Cambria Math" w:hAnsi="Cambria Math" w:cs="Cambria Math" w:hint="cs"/>
                <w:szCs w:val="22"/>
                <w:cs/>
              </w:rPr>
              <m:t>N</m:t>
            </m:r>
          </m:sup>
        </m:sSup>
      </m:oMath>
      <w:r w:rsidRPr="00794E4D">
        <w:rPr>
          <w:rFonts w:cs="Arial"/>
          <w:szCs w:val="22"/>
          <w:cs/>
        </w:rPr>
        <w:t xml:space="preserve"> </w:t>
      </w:r>
      <w:r w:rsidRPr="00794E4D">
        <w:rPr>
          <w:rFonts w:cs="Arial"/>
        </w:rPr>
        <w:t xml:space="preserve">with elements of </w:t>
      </w:r>
      <m:oMath>
        <m:sSub>
          <m:sSubPr>
            <m:ctrlPr>
              <w:rPr>
                <w:rFonts w:ascii="Cambria Math" w:hAnsi="Cambria Math" w:cs="Arial"/>
              </w:rPr>
            </m:ctrlPr>
          </m:sSubPr>
          <m:e>
            <m:r>
              <m:rPr>
                <m:sty m:val="p"/>
              </m:rPr>
              <w:rPr>
                <w:rFonts w:ascii="Cambria Math" w:hAnsi="Cambria Math" w:cs="Arial"/>
              </w:rPr>
              <m:t>φ</m:t>
            </m:r>
          </m:e>
          <m:sub>
            <m:r>
              <m:rPr>
                <m:sty m:val="p"/>
              </m:rPr>
              <w:rPr>
                <w:rFonts w:ascii="Cambria Math" w:hAnsi="Cambria Math" w:cs="Arial"/>
              </w:rPr>
              <m:t>t</m:t>
            </m:r>
          </m:sub>
        </m:sSub>
      </m:oMath>
      <w:r w:rsidRPr="00794E4D">
        <w:rPr>
          <w:rFonts w:eastAsiaTheme="minorEastAsia" w:cs="Arial"/>
        </w:rPr>
        <w:t xml:space="preserve"> as follow</w:t>
      </w:r>
    </w:p>
    <w:p w14:paraId="7B82AF9C" w14:textId="77777777" w:rsidR="00C80CC3" w:rsidRPr="00794E4D" w:rsidRDefault="004B1401" w:rsidP="00C80CC3">
      <w:pPr>
        <w:rPr>
          <w:rFonts w:cs="Arial"/>
        </w:rPr>
      </w:pPr>
      <m:oMathPara>
        <m:oMath>
          <m:sSub>
            <m:sSubPr>
              <m:ctrlPr>
                <w:rPr>
                  <w:rFonts w:ascii="Cambria Math" w:hAnsi="Cambria Math" w:cs="Arial"/>
                </w:rPr>
              </m:ctrlPr>
            </m:sSubPr>
            <m:e>
              <m:r>
                <m:rPr>
                  <m:sty m:val="p"/>
                </m:rPr>
                <w:rPr>
                  <w:rFonts w:ascii="Cambria Math" w:hAnsi="Cambria Math" w:cs="Arial"/>
                </w:rPr>
                <m:t>φ</m:t>
              </m:r>
            </m:e>
            <m:sub>
              <m:r>
                <w:rPr>
                  <w:rFonts w:ascii="Cambria Math" w:hAnsi="Cambria Math" w:cs="Cambria Math" w:hint="cs"/>
                  <w:szCs w:val="22"/>
                  <w:cs/>
                </w:rPr>
                <m:t>i</m:t>
              </m:r>
              <m:r>
                <m:rPr>
                  <m:sty m:val="p"/>
                </m:rPr>
                <w:rPr>
                  <w:rFonts w:ascii="Cambria Math" w:hAnsi="Cambria Math" w:cs="Arial"/>
                </w:rPr>
                <m:t>,</m:t>
              </m:r>
              <m:r>
                <w:rPr>
                  <w:rFonts w:ascii="Cambria Math" w:hAnsi="Cambria Math" w:cs="Cambria Math" w:hint="cs"/>
                  <w:szCs w:val="22"/>
                  <w:cs/>
                </w:rPr>
                <m:t>j</m:t>
              </m:r>
              <m:r>
                <w:rPr>
                  <w:rFonts w:ascii="Cambria Math" w:hAnsi="Cambria Math" w:cs="Arial"/>
                </w:rPr>
                <m:t>,</m:t>
              </m:r>
              <m:r>
                <w:rPr>
                  <w:rFonts w:ascii="Cambria Math" w:hAnsi="Cambria Math" w:cs="Cambria Math" w:hint="cs"/>
                  <w:szCs w:val="22"/>
                  <w:cs/>
                </w:rPr>
                <m:t>t</m:t>
              </m:r>
            </m:sub>
          </m:sSub>
          <m:r>
            <m:rPr>
              <m:sty m:val="p"/>
            </m:rPr>
            <w:rPr>
              <w:rFonts w:ascii="Cambria Math" w:hAnsi="Cambria Math" w:cs="Arial"/>
              <w:szCs w:val="22"/>
              <w:cs/>
            </w:rPr>
            <m:t>=</m:t>
          </m:r>
          <m:d>
            <m:dPr>
              <m:begChr m:val="{"/>
              <m:endChr m:val=""/>
              <m:ctrlPr>
                <w:rPr>
                  <w:rFonts w:ascii="Cambria Math" w:hAnsi="Cambria Math" w:cs="Arial"/>
                </w:rPr>
              </m:ctrlPr>
            </m:dPr>
            <m:e>
              <m:m>
                <m:mPr>
                  <m:mcs>
                    <m:mc>
                      <m:mcPr>
                        <m:count m:val="2"/>
                        <m:mcJc m:val="center"/>
                      </m:mcPr>
                    </m:mc>
                  </m:mcs>
                  <m:ctrlPr>
                    <w:rPr>
                      <w:rFonts w:ascii="Cambria Math" w:hAnsi="Cambria Math" w:cs="Arial"/>
                    </w:rPr>
                  </m:ctrlPr>
                </m:mPr>
                <m:mr>
                  <m:e>
                    <m:r>
                      <m:rPr>
                        <m:sty m:val="p"/>
                      </m:rPr>
                      <w:rPr>
                        <w:rFonts w:ascii="Cambria Math" w:hAnsi="Cambria Math" w:cs="Arial"/>
                      </w:rPr>
                      <m:t>0</m:t>
                    </m:r>
                  </m:e>
                  <m:e>
                    <m:r>
                      <m:rPr>
                        <m:sty m:val="p"/>
                      </m:rPr>
                      <w:rPr>
                        <w:rFonts w:ascii="Cambria Math" w:hAnsi="Cambria Math" w:cs="Arial"/>
                      </w:rPr>
                      <m:t>,</m:t>
                    </m:r>
                    <m:r>
                      <w:rPr>
                        <w:rFonts w:ascii="Cambria Math" w:hAnsi="Cambria Math" w:cs="Cambria Math" w:hint="cs"/>
                        <w:szCs w:val="22"/>
                        <w:cs/>
                      </w:rPr>
                      <m:t>i</m:t>
                    </m:r>
                    <m:r>
                      <m:rPr>
                        <m:sty m:val="p"/>
                      </m:rPr>
                      <w:rPr>
                        <w:rFonts w:ascii="Cambria Math" w:hAnsi="Cambria Math" w:cs="Arial"/>
                      </w:rPr>
                      <m:t>≠</m:t>
                    </m:r>
                    <m:r>
                      <w:rPr>
                        <w:rFonts w:ascii="Cambria Math" w:hAnsi="Cambria Math" w:cs="Cambria Math" w:hint="cs"/>
                        <w:szCs w:val="22"/>
                        <w:cs/>
                      </w:rPr>
                      <m:t>j</m:t>
                    </m:r>
                  </m:e>
                </m:mr>
                <m:mr>
                  <m:e>
                    <m:sSub>
                      <m:sSubPr>
                        <m:ctrlPr>
                          <w:rPr>
                            <w:rFonts w:ascii="Cambria Math" w:hAnsi="Cambria Math" w:cs="Arial"/>
                            <w:i/>
                          </w:rPr>
                        </m:ctrlPr>
                      </m:sSubPr>
                      <m:e>
                        <m:r>
                          <w:rPr>
                            <w:rFonts w:ascii="Cambria Math" w:hAnsi="Cambria Math" w:cs="Arial"/>
                          </w:rPr>
                          <m:t>∅</m:t>
                        </m:r>
                        <m:ctrlPr>
                          <w:rPr>
                            <w:rFonts w:ascii="Cambria Math" w:hAnsi="Cambria Math" w:cs="Arial"/>
                            <w:i/>
                            <w:iCs/>
                          </w:rPr>
                        </m:ctrlPr>
                      </m:e>
                      <m:sub>
                        <m:r>
                          <w:rPr>
                            <w:rFonts w:ascii="Cambria Math" w:hAnsi="Cambria Math" w:cs="Cambria Math" w:hint="cs"/>
                            <w:szCs w:val="22"/>
                            <w:cs/>
                          </w:rPr>
                          <m:t>α</m:t>
                        </m:r>
                        <m:r>
                          <w:rPr>
                            <w:rFonts w:ascii="Cambria Math" w:hAnsi="Cambria Math" w:cs="Arial"/>
                          </w:rPr>
                          <m:t>,</m:t>
                        </m:r>
                        <m:r>
                          <w:rPr>
                            <w:rFonts w:ascii="Cambria Math" w:hAnsi="Cambria Math" w:cs="Cambria Math" w:hint="cs"/>
                            <w:szCs w:val="22"/>
                            <w:cs/>
                          </w:rPr>
                          <m:t>β</m:t>
                        </m:r>
                        <m:r>
                          <w:rPr>
                            <w:rFonts w:ascii="Cambria Math" w:hAnsi="Cambria Math" w:cs="Arial"/>
                          </w:rPr>
                          <m:t>,</m:t>
                        </m:r>
                        <m:r>
                          <w:rPr>
                            <w:rFonts w:ascii="Cambria Math" w:hAnsi="Cambria Math" w:cs="Cambria Math" w:hint="cs"/>
                            <w:szCs w:val="22"/>
                            <w:cs/>
                          </w:rPr>
                          <m:t>t</m:t>
                        </m:r>
                      </m:sub>
                    </m:sSub>
                  </m:e>
                  <m:e>
                    <m:r>
                      <m:rPr>
                        <m:sty m:val="p"/>
                      </m:rPr>
                      <w:rPr>
                        <w:rFonts w:ascii="Cambria Math" w:hAnsi="Cambria Math" w:cs="Arial"/>
                      </w:rPr>
                      <m:t>,</m:t>
                    </m:r>
                    <m:r>
                      <w:rPr>
                        <w:rFonts w:ascii="Cambria Math" w:hAnsi="Cambria Math" w:cs="Cambria Math" w:hint="cs"/>
                        <w:szCs w:val="22"/>
                        <w:cs/>
                      </w:rPr>
                      <m:t>i</m:t>
                    </m:r>
                    <m:r>
                      <m:rPr>
                        <m:sty m:val="p"/>
                      </m:rPr>
                      <w:rPr>
                        <w:rFonts w:ascii="Cambria Math" w:hAnsi="Cambria Math" w:cs="Arial"/>
                        <w:szCs w:val="22"/>
                        <w:cs/>
                      </w:rPr>
                      <m:t>=</m:t>
                    </m:r>
                    <m:r>
                      <w:rPr>
                        <w:rFonts w:ascii="Cambria Math" w:hAnsi="Cambria Math" w:cs="Cambria Math" w:hint="cs"/>
                        <w:szCs w:val="22"/>
                        <w:cs/>
                      </w:rPr>
                      <m:t>j</m:t>
                    </m:r>
                  </m:e>
                </m:mr>
              </m:m>
            </m:e>
          </m:d>
        </m:oMath>
      </m:oMathPara>
    </w:p>
    <w:p w14:paraId="5F97EE07" w14:textId="77777777" w:rsidR="00C80CC3" w:rsidRPr="00794E4D" w:rsidRDefault="00C80CC3" w:rsidP="00C80CC3">
      <w:pPr>
        <w:rPr>
          <w:rFonts w:cs="Arial"/>
        </w:rPr>
      </w:pPr>
      <w:r w:rsidRPr="00794E4D">
        <w:rPr>
          <w:rFonts w:cs="Arial"/>
        </w:rPr>
        <w:t>The function</w:t>
      </w:r>
      <w:r w:rsidRPr="00794E4D">
        <w:rPr>
          <w:rFonts w:cs="Arial"/>
          <w:szCs w:val="22"/>
          <w:cs/>
        </w:rPr>
        <w:t xml:space="preserve"> </w:t>
      </w:r>
      <w:r w:rsidRPr="00794E4D">
        <w:rPr>
          <w:rFonts w:cs="Arial"/>
        </w:rPr>
        <w:t xml:space="preserve">is </w:t>
      </w:r>
      <m:oMath>
        <m:sSub>
          <m:sSubPr>
            <m:ctrlPr>
              <w:rPr>
                <w:rFonts w:ascii="Cambria Math" w:hAnsi="Cambria Math" w:cs="Arial"/>
                <w:i/>
              </w:rPr>
            </m:ctrlPr>
          </m:sSubPr>
          <m:e>
            <m:r>
              <w:rPr>
                <w:rFonts w:ascii="Cambria Math" w:hAnsi="Cambria Math" w:cs="Arial"/>
              </w:rPr>
              <m:t>∅</m:t>
            </m:r>
            <m:ctrlPr>
              <w:rPr>
                <w:rFonts w:ascii="Cambria Math" w:hAnsi="Cambria Math" w:cs="Arial"/>
                <w:i/>
                <w:iCs/>
              </w:rPr>
            </m:ctrlPr>
          </m:e>
          <m:sub>
            <m:r>
              <w:rPr>
                <w:rFonts w:ascii="Cambria Math" w:hAnsi="Cambria Math" w:cs="Cambria Math" w:hint="cs"/>
                <w:szCs w:val="22"/>
                <w:cs/>
              </w:rPr>
              <m:t>α</m:t>
            </m:r>
            <m:r>
              <w:rPr>
                <w:rFonts w:ascii="Cambria Math" w:hAnsi="Cambria Math" w:cs="Arial"/>
              </w:rPr>
              <m:t>,</m:t>
            </m:r>
            <m:r>
              <w:rPr>
                <w:rFonts w:ascii="Cambria Math" w:hAnsi="Cambria Math" w:cs="Cambria Math" w:hint="cs"/>
                <w:szCs w:val="22"/>
                <w:cs/>
              </w:rPr>
              <m:t>β</m:t>
            </m:r>
            <m:r>
              <w:rPr>
                <w:rFonts w:ascii="Cambria Math" w:hAnsi="Cambria Math" w:cs="Arial"/>
              </w:rPr>
              <m:t>,</m:t>
            </m:r>
            <m:r>
              <w:rPr>
                <w:rFonts w:ascii="Cambria Math" w:hAnsi="Cambria Math" w:cs="Cambria Math" w:hint="cs"/>
                <w:szCs w:val="22"/>
                <w:cs/>
              </w:rPr>
              <m:t>t</m:t>
            </m:r>
          </m:sub>
        </m:sSub>
      </m:oMath>
      <w:r w:rsidRPr="00794E4D">
        <w:rPr>
          <w:rFonts w:eastAsiaTheme="minorEastAsia" w:cs="Arial"/>
          <w:szCs w:val="22"/>
          <w:cs/>
        </w:rPr>
        <w:t xml:space="preserve"> </w:t>
      </w:r>
      <w:r w:rsidRPr="00794E4D">
        <w:rPr>
          <w:rFonts w:cs="Arial"/>
        </w:rPr>
        <w:t>defined as follow</w:t>
      </w:r>
    </w:p>
    <w:p w14:paraId="62937435" w14:textId="77777777" w:rsidR="00C80CC3" w:rsidRPr="00794E4D" w:rsidRDefault="004B1401" w:rsidP="00C80CC3">
      <w:pPr>
        <w:rPr>
          <w:rFonts w:cs="Arial"/>
        </w:rPr>
      </w:pPr>
      <m:oMathPara>
        <m:oMath>
          <m:sSub>
            <m:sSubPr>
              <m:ctrlPr>
                <w:rPr>
                  <w:rFonts w:ascii="Cambria Math" w:hAnsi="Cambria Math" w:cs="Arial"/>
                  <w:i/>
                </w:rPr>
              </m:ctrlPr>
            </m:sSubPr>
            <m:e>
              <m:r>
                <w:rPr>
                  <w:rFonts w:ascii="Cambria Math" w:hAnsi="Cambria Math" w:cs="Arial"/>
                </w:rPr>
                <m:t>∅</m:t>
              </m:r>
              <m:ctrlPr>
                <w:rPr>
                  <w:rFonts w:ascii="Cambria Math" w:hAnsi="Cambria Math" w:cs="Arial"/>
                  <w:i/>
                  <w:iCs/>
                </w:rPr>
              </m:ctrlPr>
            </m:e>
            <m:sub>
              <m:r>
                <w:rPr>
                  <w:rFonts w:ascii="Cambria Math" w:hAnsi="Cambria Math" w:cs="Cambria Math" w:hint="cs"/>
                  <w:szCs w:val="22"/>
                  <w:cs/>
                </w:rPr>
                <m:t>α</m:t>
              </m:r>
              <m:r>
                <w:rPr>
                  <w:rFonts w:ascii="Cambria Math" w:hAnsi="Cambria Math" w:cs="Arial"/>
                </w:rPr>
                <m:t>,</m:t>
              </m:r>
              <m:r>
                <w:rPr>
                  <w:rFonts w:ascii="Cambria Math" w:hAnsi="Cambria Math" w:cs="Cambria Math" w:hint="cs"/>
                  <w:szCs w:val="22"/>
                  <w:cs/>
                </w:rPr>
                <m:t>β</m:t>
              </m:r>
              <m:r>
                <w:rPr>
                  <w:rFonts w:ascii="Cambria Math" w:hAnsi="Cambria Math" w:cs="Arial"/>
                </w:rPr>
                <m:t>,</m:t>
              </m:r>
              <m:r>
                <w:rPr>
                  <w:rFonts w:ascii="Cambria Math" w:hAnsi="Cambria Math" w:cs="Cambria Math" w:hint="cs"/>
                  <w:szCs w:val="22"/>
                  <w:cs/>
                </w:rPr>
                <m:t>t</m:t>
              </m:r>
            </m:sub>
          </m:sSub>
          <m:r>
            <m:rPr>
              <m:sty m:val="p"/>
            </m:rPr>
            <w:rPr>
              <w:rFonts w:ascii="Cambria Math" w:hAnsi="Cambria Math" w:cs="Arial"/>
              <w:szCs w:val="22"/>
              <w:cs/>
            </w:rPr>
            <m:t>=</m:t>
          </m:r>
          <m:f>
            <m:fPr>
              <m:ctrlPr>
                <w:rPr>
                  <w:rFonts w:ascii="Cambria Math" w:hAnsi="Cambria Math" w:cs="Arial"/>
                </w:rPr>
              </m:ctrlPr>
            </m:fPr>
            <m:num>
              <m:d>
                <m:dPr>
                  <m:ctrlPr>
                    <w:rPr>
                      <w:rFonts w:ascii="Cambria Math" w:hAnsi="Cambria Math" w:cs="Arial"/>
                    </w:rPr>
                  </m:ctrlPr>
                </m:dPr>
                <m:e>
                  <m:r>
                    <m:rPr>
                      <m:sty m:val="p"/>
                    </m:rPr>
                    <w:rPr>
                      <w:rFonts w:ascii="Cambria Math" w:hAnsi="Cambria Math" w:cs="Arial"/>
                    </w:rPr>
                    <m:t>1</m:t>
                  </m:r>
                  <m:r>
                    <m:rPr>
                      <m:sty m:val="p"/>
                    </m:rPr>
                    <w:rPr>
                      <w:rFonts w:ascii="Cambria Math" w:hAnsi="Cambria Math" w:cs="Arial"/>
                      <w:szCs w:val="22"/>
                      <w:cs/>
                    </w:rPr>
                    <m:t>-</m:t>
                  </m:r>
                  <m:sSup>
                    <m:sSupPr>
                      <m:ctrlPr>
                        <w:rPr>
                          <w:rFonts w:ascii="Cambria Math" w:hAnsi="Cambria Math" w:cs="Arial"/>
                        </w:rPr>
                      </m:ctrlPr>
                    </m:sSupPr>
                    <m:e>
                      <m:r>
                        <w:rPr>
                          <w:rFonts w:ascii="Cambria Math" w:hAnsi="Cambria Math" w:cs="Cambria Math" w:hint="cs"/>
                          <w:szCs w:val="22"/>
                          <w:cs/>
                        </w:rPr>
                        <m:t>e</m:t>
                      </m:r>
                    </m:e>
                    <m:sup>
                      <m:r>
                        <m:rPr>
                          <m:sty m:val="p"/>
                        </m:rPr>
                        <w:rPr>
                          <w:rFonts w:ascii="Cambria Math" w:hAnsi="Cambria Math" w:cs="Arial"/>
                          <w:szCs w:val="22"/>
                          <w:cs/>
                        </w:rPr>
                        <m:t>-</m:t>
                      </m:r>
                      <m:r>
                        <w:rPr>
                          <w:rFonts w:ascii="Cambria Math" w:hAnsi="Cambria Math" w:cs="Cambria Math" w:hint="cs"/>
                          <w:szCs w:val="22"/>
                          <w:cs/>
                        </w:rPr>
                        <m:t>αt</m:t>
                      </m:r>
                    </m:sup>
                  </m:sSup>
                </m:e>
              </m:d>
              <m:sSup>
                <m:sSupPr>
                  <m:ctrlPr>
                    <w:rPr>
                      <w:rFonts w:ascii="Cambria Math" w:hAnsi="Cambria Math" w:cs="Arial"/>
                    </w:rPr>
                  </m:ctrlPr>
                </m:sSupPr>
                <m:e>
                  <m:r>
                    <w:rPr>
                      <w:rFonts w:ascii="Cambria Math" w:hAnsi="Cambria Math" w:cs="Cambria Math" w:hint="cs"/>
                      <w:szCs w:val="22"/>
                      <w:cs/>
                    </w:rPr>
                    <m:t>t</m:t>
                  </m:r>
                </m:e>
                <m:sup>
                  <m:r>
                    <w:rPr>
                      <w:rFonts w:ascii="Cambria Math" w:hAnsi="Cambria Math" w:cs="Cambria Math" w:hint="cs"/>
                      <w:szCs w:val="22"/>
                      <w:cs/>
                    </w:rPr>
                    <m:t>β</m:t>
                  </m:r>
                  <m:r>
                    <m:rPr>
                      <m:sty m:val="p"/>
                    </m:rPr>
                    <w:rPr>
                      <w:rFonts w:ascii="Cambria Math" w:hAnsi="Cambria Math" w:cs="Arial"/>
                      <w:szCs w:val="22"/>
                      <w:cs/>
                    </w:rPr>
                    <m:t>-</m:t>
                  </m:r>
                  <m:r>
                    <m:rPr>
                      <m:sty m:val="p"/>
                    </m:rPr>
                    <w:rPr>
                      <w:rFonts w:ascii="Cambria Math" w:hAnsi="Cambria Math" w:cs="Arial"/>
                    </w:rPr>
                    <m:t>1</m:t>
                  </m:r>
                </m:sup>
              </m:sSup>
            </m:num>
            <m:den>
              <m:d>
                <m:dPr>
                  <m:ctrlPr>
                    <w:rPr>
                      <w:rFonts w:ascii="Cambria Math" w:hAnsi="Cambria Math" w:cs="Arial"/>
                    </w:rPr>
                  </m:ctrlPr>
                </m:dPr>
                <m:e>
                  <m:r>
                    <m:rPr>
                      <m:sty m:val="p"/>
                    </m:rPr>
                    <w:rPr>
                      <w:rFonts w:ascii="Cambria Math" w:hAnsi="Cambria Math" w:cs="Arial"/>
                    </w:rPr>
                    <m:t>1</m:t>
                  </m:r>
                  <m:r>
                    <m:rPr>
                      <m:sty m:val="p"/>
                    </m:rPr>
                    <w:rPr>
                      <w:rFonts w:ascii="Cambria Math" w:hAnsi="Cambria Math" w:cs="Arial"/>
                      <w:szCs w:val="22"/>
                      <w:cs/>
                    </w:rPr>
                    <m:t>-</m:t>
                  </m:r>
                  <m:sSup>
                    <m:sSupPr>
                      <m:ctrlPr>
                        <w:rPr>
                          <w:rFonts w:ascii="Cambria Math" w:hAnsi="Cambria Math" w:cs="Arial"/>
                        </w:rPr>
                      </m:ctrlPr>
                    </m:sSupPr>
                    <m:e>
                      <m:r>
                        <w:rPr>
                          <w:rFonts w:ascii="Cambria Math" w:hAnsi="Cambria Math" w:cs="Cambria Math" w:hint="cs"/>
                          <w:szCs w:val="22"/>
                          <w:cs/>
                        </w:rPr>
                        <m:t>e</m:t>
                      </m:r>
                    </m:e>
                    <m:sup>
                      <m:r>
                        <m:rPr>
                          <m:sty m:val="p"/>
                        </m:rPr>
                        <w:rPr>
                          <w:rFonts w:ascii="Cambria Math" w:hAnsi="Cambria Math" w:cs="Arial"/>
                          <w:szCs w:val="22"/>
                          <w:cs/>
                        </w:rPr>
                        <m:t>-</m:t>
                      </m:r>
                      <m:r>
                        <w:rPr>
                          <w:rFonts w:ascii="Cambria Math" w:hAnsi="Cambria Math" w:cs="Cambria Math" w:hint="cs"/>
                          <w:szCs w:val="22"/>
                          <w:cs/>
                        </w:rPr>
                        <m:t>α</m:t>
                      </m:r>
                    </m:sup>
                  </m:sSup>
                </m:e>
              </m:d>
            </m:den>
          </m:f>
        </m:oMath>
      </m:oMathPara>
    </w:p>
    <w:p w14:paraId="4DDE0426" w14:textId="3A9D7B8A" w:rsidR="00C80CC3" w:rsidRPr="00794E4D" w:rsidRDefault="000D7CC3" w:rsidP="00C80CC3">
      <w:pPr>
        <w:rPr>
          <w:rFonts w:cs="Arial"/>
        </w:rPr>
      </w:pPr>
      <w:r w:rsidRPr="00794E4D">
        <w:rPr>
          <w:rFonts w:cs="Arial"/>
        </w:rPr>
        <w:t>W</w:t>
      </w:r>
      <w:r w:rsidR="00C80CC3" w:rsidRPr="00794E4D">
        <w:rPr>
          <w:rFonts w:cs="Arial"/>
        </w:rPr>
        <w:t>here</w:t>
      </w:r>
      <w:proofErr w:type="gramStart"/>
      <w:r>
        <w:rPr>
          <w:rFonts w:cs="Arial"/>
        </w:rPr>
        <w:t>,</w:t>
      </w:r>
      <w:r>
        <w:rPr>
          <w:rFonts w:cs="Arial"/>
          <w:position w:val="-6"/>
        </w:rPr>
        <w:t xml:space="preserve"> </w:t>
      </w:r>
      <w:r w:rsidR="00C80CC3" w:rsidRPr="00794E4D">
        <w:rPr>
          <w:rFonts w:cs="Arial"/>
          <w:position w:val="-6"/>
        </w:rPr>
        <w:object w:dxaOrig="220" w:dyaOrig="240" w14:anchorId="3FE18B02">
          <v:shape id="_x0000_i1026" type="#_x0000_t75" style="width:10.5pt;height:12pt" o:ole="">
            <v:imagedata r:id="rId13" o:title=""/>
          </v:shape>
          <o:OLEObject Type="Embed" ProgID="Equation.3" ShapeID="_x0000_i1026" DrawAspect="Content" ObjectID="_1622987539" r:id="rId14"/>
        </w:object>
      </w:r>
      <w:proofErr w:type="gramEnd"/>
      <w:r>
        <w:rPr>
          <w:rFonts w:cs="Arial"/>
          <w:position w:val="-6"/>
        </w:rPr>
        <w:t>,</w:t>
      </w:r>
      <w:r>
        <w:rPr>
          <w:rFonts w:cs="Arial"/>
          <w:position w:val="-10"/>
        </w:rPr>
        <w:t xml:space="preserve"> </w:t>
      </w:r>
      <w:r w:rsidR="00C80CC3" w:rsidRPr="00794E4D">
        <w:rPr>
          <w:rFonts w:cs="Arial"/>
          <w:position w:val="-10"/>
        </w:rPr>
        <w:object w:dxaOrig="240" w:dyaOrig="320" w14:anchorId="4A9EAA96">
          <v:shape id="_x0000_i1027" type="#_x0000_t75" style="width:12pt;height:16.5pt" o:ole="">
            <v:imagedata r:id="rId15" o:title=""/>
          </v:shape>
          <o:OLEObject Type="Embed" ProgID="Equation.3" ShapeID="_x0000_i1027" DrawAspect="Content" ObjectID="_1622987540" r:id="rId16"/>
        </w:object>
      </w:r>
      <w:r w:rsidR="00C80CC3" w:rsidRPr="00794E4D">
        <w:rPr>
          <w:rFonts w:cs="Arial"/>
        </w:rPr>
        <w:t>are non</w:t>
      </w:r>
      <w:r w:rsidR="00C80CC3" w:rsidRPr="00794E4D">
        <w:rPr>
          <w:rFonts w:cs="Arial"/>
          <w:szCs w:val="22"/>
          <w:cs/>
        </w:rPr>
        <w:t>-</w:t>
      </w:r>
      <w:r>
        <w:rPr>
          <w:rFonts w:cs="Arial"/>
        </w:rPr>
        <w:t xml:space="preserve">negative constant and </w:t>
      </w:r>
      <w:r w:rsidR="00C80CC3" w:rsidRPr="00794E4D">
        <w:rPr>
          <w:rFonts w:cs="Arial"/>
        </w:rPr>
        <w:t xml:space="preserve">time </w:t>
      </w:r>
      <m:oMath>
        <m:r>
          <w:rPr>
            <w:rFonts w:ascii="Cambria Math" w:hAnsi="Cambria Math" w:cs="Cambria Math" w:hint="cs"/>
            <w:szCs w:val="22"/>
            <w:cs/>
          </w:rPr>
          <m:t>t</m:t>
        </m:r>
        <m:r>
          <w:rPr>
            <w:rFonts w:ascii="Cambria Math" w:hAnsi="Cambria Math" w:cs="Arial"/>
          </w:rPr>
          <m:t>&gt;0</m:t>
        </m:r>
      </m:oMath>
      <w:r w:rsidR="00C80CC3" w:rsidRPr="00794E4D">
        <w:rPr>
          <w:rFonts w:cs="Arial"/>
          <w:szCs w:val="22"/>
          <w:cs/>
        </w:rPr>
        <w:t>.</w:t>
      </w:r>
    </w:p>
    <w:p w14:paraId="5951F90C" w14:textId="77777777" w:rsidR="00C80CC3" w:rsidRPr="00794E4D" w:rsidRDefault="00C80CC3" w:rsidP="00C80CC3">
      <w:pPr>
        <w:rPr>
          <w:rFonts w:cs="Arial"/>
        </w:rPr>
      </w:pPr>
      <w:r w:rsidRPr="00794E4D">
        <w:rPr>
          <w:rFonts w:cs="Arial"/>
        </w:rPr>
        <w:lastRenderedPageBreak/>
        <w:t>Finally, we decide to apply nonhomogeneous continuous time Markov transition to forecast the dynamics of PD migration for our lending portfolio, because it better reflects</w:t>
      </w:r>
      <w:r w:rsidRPr="00794E4D">
        <w:rPr>
          <w:rFonts w:cs="Arial"/>
          <w:szCs w:val="22"/>
          <w:cs/>
        </w:rPr>
        <w:t xml:space="preserve"> </w:t>
      </w:r>
      <w:r w:rsidRPr="00794E4D">
        <w:rPr>
          <w:rFonts w:cs="Arial"/>
        </w:rPr>
        <w:t>seasoning effects and improves the fit, especially on the lowest and highest ratings</w:t>
      </w:r>
      <w:r w:rsidRPr="00794E4D">
        <w:rPr>
          <w:rFonts w:cs="Arial"/>
          <w:szCs w:val="22"/>
          <w:cs/>
        </w:rPr>
        <w:t>.</w:t>
      </w:r>
    </w:p>
    <w:p w14:paraId="0DD9B00D" w14:textId="77777777" w:rsidR="00C80CC3" w:rsidRPr="00794E4D" w:rsidRDefault="00C80CC3" w:rsidP="00C80CC3">
      <w:pPr>
        <w:pStyle w:val="Heading3"/>
        <w:numPr>
          <w:ilvl w:val="2"/>
          <w:numId w:val="2"/>
        </w:numPr>
        <w:rPr>
          <w:rFonts w:cs="Arial"/>
        </w:rPr>
      </w:pPr>
      <w:r w:rsidRPr="00794E4D">
        <w:rPr>
          <w:rFonts w:cs="Arial"/>
        </w:rPr>
        <w:t>PIT PD</w:t>
      </w:r>
      <w:r w:rsidRPr="00794E4D">
        <w:rPr>
          <w:rFonts w:cs="Arial"/>
          <w:cs/>
        </w:rPr>
        <w:t xml:space="preserve">: </w:t>
      </w:r>
      <w:r w:rsidRPr="00794E4D">
        <w:rPr>
          <w:rFonts w:cs="Arial"/>
        </w:rPr>
        <w:t xml:space="preserve">Vasicek </w:t>
      </w:r>
      <w:r w:rsidRPr="00794E4D">
        <w:rPr>
          <w:rFonts w:cs="Arial"/>
          <w:cs/>
        </w:rPr>
        <w:t>(</w:t>
      </w:r>
      <w:r w:rsidRPr="00794E4D">
        <w:rPr>
          <w:rFonts w:cs="Arial"/>
        </w:rPr>
        <w:t>2002</w:t>
      </w:r>
      <w:r w:rsidRPr="00794E4D">
        <w:rPr>
          <w:rFonts w:cs="Arial"/>
          <w:cs/>
        </w:rPr>
        <w:t xml:space="preserve">) </w:t>
      </w:r>
      <w:r w:rsidRPr="00794E4D">
        <w:rPr>
          <w:rFonts w:cs="Arial"/>
        </w:rPr>
        <w:t>and Credit Adjustment Factor</w:t>
      </w:r>
    </w:p>
    <w:p w14:paraId="73438FFA" w14:textId="77777777" w:rsidR="00C80CC3" w:rsidRPr="00794E4D" w:rsidRDefault="00C80CC3" w:rsidP="00C80CC3">
      <w:pPr>
        <w:rPr>
          <w:rFonts w:cs="Arial"/>
        </w:rPr>
      </w:pPr>
      <w:r w:rsidRPr="00794E4D">
        <w:rPr>
          <w:rFonts w:cs="Arial"/>
        </w:rPr>
        <w:t>Previously, we derive TTC PD term structure or accumulative PD for, say, n years</w:t>
      </w:r>
      <w:r w:rsidRPr="00794E4D">
        <w:rPr>
          <w:rFonts w:cs="Arial"/>
          <w:szCs w:val="22"/>
          <w:cs/>
        </w:rPr>
        <w:t xml:space="preserve">. </w:t>
      </w:r>
      <w:r w:rsidRPr="00794E4D">
        <w:rPr>
          <w:rFonts w:cs="Arial"/>
        </w:rPr>
        <w:t>The forward PD is then calculated and defined as the probability of the loan has defaulted by the end of year n, minus the probability of the loan had already defaulted before the beginning of year n</w:t>
      </w:r>
      <w:r w:rsidRPr="00794E4D">
        <w:rPr>
          <w:rFonts w:cs="Arial"/>
          <w:szCs w:val="22"/>
          <w:cs/>
        </w:rPr>
        <w:t xml:space="preserve">. </w:t>
      </w:r>
      <w:r w:rsidRPr="00794E4D">
        <w:rPr>
          <w:rFonts w:cs="Arial"/>
        </w:rPr>
        <w:t>That is, the forward PD is the difference between the n</w:t>
      </w:r>
      <w:r w:rsidRPr="00794E4D">
        <w:rPr>
          <w:rFonts w:cs="Arial"/>
          <w:szCs w:val="22"/>
          <w:cs/>
        </w:rPr>
        <w:t>-</w:t>
      </w:r>
      <w:r w:rsidRPr="00794E4D">
        <w:rPr>
          <w:rFonts w:cs="Arial"/>
        </w:rPr>
        <w:t>year and the n</w:t>
      </w:r>
      <w:r w:rsidRPr="00794E4D">
        <w:rPr>
          <w:rFonts w:cs="Arial"/>
          <w:szCs w:val="22"/>
          <w:cs/>
        </w:rPr>
        <w:t>-</w:t>
      </w:r>
      <w:r w:rsidRPr="00794E4D">
        <w:rPr>
          <w:rFonts w:cs="Arial"/>
        </w:rPr>
        <w:t>1 year accumulative PD</w:t>
      </w:r>
      <w:r w:rsidRPr="00794E4D">
        <w:rPr>
          <w:rFonts w:cs="Arial"/>
          <w:szCs w:val="22"/>
          <w:cs/>
        </w:rPr>
        <w:t>.</w:t>
      </w:r>
    </w:p>
    <w:p w14:paraId="01F75EF0" w14:textId="77777777" w:rsidR="00C80CC3" w:rsidRPr="00794E4D" w:rsidRDefault="00C80CC3" w:rsidP="00C80CC3">
      <w:pPr>
        <w:rPr>
          <w:rFonts w:cs="Arial"/>
        </w:rPr>
      </w:pPr>
      <w:r w:rsidRPr="00794E4D">
        <w:rPr>
          <w:rFonts w:cs="Arial"/>
        </w:rPr>
        <w:t>Our approach to convert forward PD to PIT PD is through the application of the Vasicek</w:t>
      </w:r>
      <w:r w:rsidRPr="00794E4D">
        <w:rPr>
          <w:rFonts w:cs="Arial"/>
          <w:szCs w:val="22"/>
          <w:cs/>
        </w:rPr>
        <w:t xml:space="preserve"> (</w:t>
      </w:r>
      <w:r w:rsidRPr="00794E4D">
        <w:rPr>
          <w:rFonts w:cs="Arial"/>
          <w:szCs w:val="22"/>
        </w:rPr>
        <w:t>2002</w:t>
      </w:r>
      <w:r w:rsidRPr="00794E4D">
        <w:rPr>
          <w:rFonts w:cs="Arial"/>
          <w:szCs w:val="22"/>
          <w:cs/>
        </w:rPr>
        <w:t xml:space="preserve">) </w:t>
      </w:r>
      <w:r w:rsidRPr="00794E4D">
        <w:rPr>
          <w:rFonts w:cs="Arial"/>
        </w:rPr>
        <w:t xml:space="preserve">equation using a Cycle Adjustment Factor </w:t>
      </w:r>
      <w:r w:rsidRPr="00794E4D">
        <w:rPr>
          <w:rFonts w:cs="Arial"/>
          <w:szCs w:val="22"/>
          <w:cs/>
        </w:rPr>
        <w:t>(</w:t>
      </w:r>
      <w:r w:rsidRPr="00794E4D">
        <w:rPr>
          <w:rFonts w:cs="Arial"/>
        </w:rPr>
        <w:t>CAF</w:t>
      </w:r>
      <w:r w:rsidRPr="00794E4D">
        <w:rPr>
          <w:rFonts w:cs="Arial"/>
          <w:szCs w:val="22"/>
          <w:cs/>
        </w:rPr>
        <w:t xml:space="preserve">). </w:t>
      </w:r>
      <w:r w:rsidRPr="00794E4D">
        <w:rPr>
          <w:rFonts w:cs="Arial"/>
        </w:rPr>
        <w:t>The PIT PD for year t is given by</w:t>
      </w:r>
      <w:r w:rsidRPr="00794E4D">
        <w:rPr>
          <w:rFonts w:cs="Arial"/>
          <w:szCs w:val="22"/>
          <w:cs/>
        </w:rPr>
        <w:t>:</w:t>
      </w:r>
    </w:p>
    <w:p w14:paraId="0A01CD12" w14:textId="77777777" w:rsidR="00C80CC3" w:rsidRPr="00794E4D" w:rsidRDefault="00C80CC3" w:rsidP="00C80CC3">
      <w:pPr>
        <w:rPr>
          <w:rFonts w:cs="Arial"/>
          <w:i/>
        </w:rPr>
      </w:pPr>
      <m:oMathPara>
        <m:oMath>
          <m:r>
            <w:rPr>
              <w:rFonts w:ascii="Cambria Math" w:hAnsi="Cambria Math" w:cs="Cambria Math" w:hint="cs"/>
              <w:szCs w:val="22"/>
              <w:cs/>
            </w:rPr>
            <m:t>pP</m:t>
          </m:r>
          <m:sSub>
            <m:sSubPr>
              <m:ctrlPr>
                <w:rPr>
                  <w:rFonts w:ascii="Cambria Math" w:hAnsi="Cambria Math" w:cs="Arial"/>
                  <w:i/>
                </w:rPr>
              </m:ctrlPr>
            </m:sSubPr>
            <m:e>
              <m:r>
                <w:rPr>
                  <w:rFonts w:ascii="Cambria Math" w:hAnsi="Cambria Math" w:cs="Cambria Math" w:hint="cs"/>
                  <w:szCs w:val="22"/>
                  <w:cs/>
                </w:rPr>
                <m:t>D</m:t>
              </m:r>
            </m:e>
            <m:sub>
              <m:r>
                <w:rPr>
                  <w:rFonts w:ascii="Cambria Math" w:hAnsi="Cambria Math" w:cs="Cambria Math" w:hint="cs"/>
                  <w:szCs w:val="22"/>
                  <w:cs/>
                </w:rPr>
                <m:t>t</m:t>
              </m:r>
            </m:sub>
          </m:sSub>
          <m:r>
            <w:rPr>
              <w:rFonts w:ascii="Cambria Math" w:hAnsi="Cambria Math" w:cs="Arial"/>
              <w:szCs w:val="22"/>
              <w:cs/>
            </w:rPr>
            <m:t>=</m:t>
          </m:r>
          <m:m>
            <m:mPr>
              <m:mcs>
                <m:mc>
                  <m:mcPr>
                    <m:count m:val="2"/>
                    <m:mcJc m:val="center"/>
                  </m:mcPr>
                </m:mc>
              </m:mcs>
              <m:ctrlPr>
                <w:rPr>
                  <w:rFonts w:ascii="Cambria Math" w:hAnsi="Cambria Math" w:cs="Arial"/>
                  <w:i/>
                </w:rPr>
              </m:ctrlPr>
            </m:mPr>
            <m:mr>
              <m:e>
                <m:r>
                  <m:rPr>
                    <m:sty m:val="p"/>
                  </m:rPr>
                  <w:rPr>
                    <w:rFonts w:ascii="Cambria Math" w:hAnsi="Cambria Math" w:cs="Arial"/>
                  </w:rPr>
                  <m:t>Φ</m:t>
                </m:r>
                <m:d>
                  <m:dPr>
                    <m:ctrlPr>
                      <w:rPr>
                        <w:rFonts w:ascii="Cambria Math" w:hAnsi="Cambria Math" w:cs="Arial"/>
                        <w:i/>
                      </w:rPr>
                    </m:ctrlPr>
                  </m:dPr>
                  <m:e>
                    <m:f>
                      <m:fPr>
                        <m:ctrlPr>
                          <w:rPr>
                            <w:rFonts w:ascii="Cambria Math" w:hAnsi="Cambria Math" w:cs="Arial"/>
                            <w:i/>
                          </w:rPr>
                        </m:ctrlPr>
                      </m:fPr>
                      <m:num>
                        <m:sSup>
                          <m:sSupPr>
                            <m:ctrlPr>
                              <w:rPr>
                                <w:rFonts w:ascii="Cambria Math" w:hAnsi="Cambria Math" w:cs="Arial"/>
                                <w:i/>
                              </w:rPr>
                            </m:ctrlPr>
                          </m:sSupPr>
                          <m:e>
                            <m:r>
                              <m:rPr>
                                <m:sty m:val="p"/>
                              </m:rPr>
                              <w:rPr>
                                <w:rFonts w:ascii="Cambria Math" w:hAnsi="Cambria Math" w:cs="Arial"/>
                              </w:rPr>
                              <m:t>Φ</m:t>
                            </m:r>
                          </m:e>
                          <m:sup>
                            <m:r>
                              <w:rPr>
                                <w:rFonts w:ascii="Cambria Math" w:hAnsi="Cambria Math" w:cs="Arial"/>
                                <w:szCs w:val="22"/>
                                <w:cs/>
                              </w:rPr>
                              <m:t>-</m:t>
                            </m:r>
                            <m:r>
                              <w:rPr>
                                <w:rFonts w:ascii="Cambria Math" w:hAnsi="Cambria Math" w:cs="Arial"/>
                              </w:rPr>
                              <m:t>1</m:t>
                            </m:r>
                          </m:sup>
                        </m:sSup>
                        <m:d>
                          <m:dPr>
                            <m:ctrlPr>
                              <w:rPr>
                                <w:rFonts w:ascii="Cambria Math" w:hAnsi="Cambria Math" w:cs="Arial"/>
                                <w:i/>
                              </w:rPr>
                            </m:ctrlPr>
                          </m:dPr>
                          <m:e>
                            <m:r>
                              <w:rPr>
                                <w:rFonts w:ascii="Cambria Math" w:hAnsi="Cambria Math" w:cs="Cambria Math" w:hint="cs"/>
                                <w:szCs w:val="22"/>
                                <w:cs/>
                              </w:rPr>
                              <m:t>fP</m:t>
                            </m:r>
                            <m:sSub>
                              <m:sSubPr>
                                <m:ctrlPr>
                                  <w:rPr>
                                    <w:rFonts w:ascii="Cambria Math" w:hAnsi="Cambria Math" w:cs="Arial"/>
                                    <w:i/>
                                  </w:rPr>
                                </m:ctrlPr>
                              </m:sSubPr>
                              <m:e>
                                <m:r>
                                  <w:rPr>
                                    <w:rFonts w:ascii="Cambria Math" w:hAnsi="Cambria Math" w:cs="Cambria Math" w:hint="cs"/>
                                    <w:szCs w:val="22"/>
                                    <w:cs/>
                                  </w:rPr>
                                  <m:t>D</m:t>
                                </m:r>
                              </m:e>
                              <m:sub>
                                <m:r>
                                  <w:rPr>
                                    <w:rFonts w:ascii="Cambria Math" w:hAnsi="Cambria Math" w:cs="Cambria Math" w:hint="cs"/>
                                    <w:szCs w:val="22"/>
                                    <w:cs/>
                                  </w:rPr>
                                  <m:t>t</m:t>
                                </m:r>
                              </m:sub>
                            </m:sSub>
                          </m:e>
                        </m:d>
                        <m:r>
                          <w:rPr>
                            <w:rFonts w:ascii="Cambria Math" w:hAnsi="Cambria Math" w:cs="Arial"/>
                            <w:szCs w:val="22"/>
                            <w:cs/>
                          </w:rPr>
                          <m:t>+</m:t>
                        </m:r>
                        <m:rad>
                          <m:radPr>
                            <m:degHide m:val="1"/>
                            <m:ctrlPr>
                              <w:rPr>
                                <w:rFonts w:ascii="Cambria Math" w:hAnsi="Cambria Math" w:cs="Arial"/>
                                <w:i/>
                              </w:rPr>
                            </m:ctrlPr>
                          </m:radPr>
                          <m:deg/>
                          <m:e>
                            <m:sSup>
                              <m:sSupPr>
                                <m:ctrlPr>
                                  <w:rPr>
                                    <w:rFonts w:ascii="Cambria Math" w:hAnsi="Cambria Math" w:cs="Arial"/>
                                    <w:i/>
                                  </w:rPr>
                                </m:ctrlPr>
                              </m:sSupPr>
                              <m:e>
                                <m:r>
                                  <w:rPr>
                                    <w:rFonts w:ascii="Cambria Math" w:hAnsi="Cambria Math" w:cs="Cambria Math" w:hint="cs"/>
                                    <w:szCs w:val="22"/>
                                    <w:cs/>
                                  </w:rPr>
                                  <m:t>r</m:t>
                                </m:r>
                              </m:e>
                              <m:sup>
                                <m:r>
                                  <w:rPr>
                                    <w:rFonts w:ascii="Cambria Math" w:hAnsi="Cambria Math" w:cs="Arial"/>
                                  </w:rPr>
                                  <m:t>2</m:t>
                                </m:r>
                              </m:sup>
                            </m:sSup>
                          </m:e>
                        </m:rad>
                        <m:r>
                          <w:rPr>
                            <w:rFonts w:ascii="Cambria Math" w:hAnsi="Cambria Math" w:cs="Arial"/>
                          </w:rPr>
                          <m:t>∙</m:t>
                        </m:r>
                        <m:r>
                          <w:rPr>
                            <w:rFonts w:ascii="Cambria Math" w:hAnsi="Cambria Math" w:cs="Cambria Math" w:hint="cs"/>
                            <w:szCs w:val="22"/>
                            <w:cs/>
                          </w:rPr>
                          <m:t>CA</m:t>
                        </m:r>
                        <m:sSub>
                          <m:sSubPr>
                            <m:ctrlPr>
                              <w:rPr>
                                <w:rFonts w:ascii="Cambria Math" w:hAnsi="Cambria Math" w:cs="Arial"/>
                                <w:i/>
                              </w:rPr>
                            </m:ctrlPr>
                          </m:sSubPr>
                          <m:e>
                            <m:r>
                              <w:rPr>
                                <w:rFonts w:ascii="Cambria Math" w:hAnsi="Cambria Math" w:cs="Cambria Math" w:hint="cs"/>
                                <w:szCs w:val="22"/>
                                <w:cs/>
                              </w:rPr>
                              <m:t>F</m:t>
                            </m:r>
                          </m:e>
                          <m:sub>
                            <m:r>
                              <w:rPr>
                                <w:rFonts w:ascii="Cambria Math" w:hAnsi="Cambria Math" w:cs="Cambria Math" w:hint="cs"/>
                                <w:szCs w:val="22"/>
                                <w:cs/>
                              </w:rPr>
                              <m:t>t</m:t>
                            </m:r>
                          </m:sub>
                        </m:sSub>
                      </m:num>
                      <m:den>
                        <m:rad>
                          <m:radPr>
                            <m:degHide m:val="1"/>
                            <m:ctrlPr>
                              <w:rPr>
                                <w:rFonts w:ascii="Cambria Math" w:hAnsi="Cambria Math" w:cs="Arial"/>
                                <w:i/>
                              </w:rPr>
                            </m:ctrlPr>
                          </m:radPr>
                          <m:deg/>
                          <m:e>
                            <m:r>
                              <w:rPr>
                                <w:rFonts w:ascii="Cambria Math" w:hAnsi="Cambria Math" w:cs="Arial"/>
                              </w:rPr>
                              <m:t>1</m:t>
                            </m:r>
                            <m:r>
                              <w:rPr>
                                <w:rFonts w:ascii="Cambria Math" w:hAnsi="Cambria Math" w:cs="Arial"/>
                                <w:szCs w:val="22"/>
                                <w:cs/>
                              </w:rPr>
                              <m:t>-</m:t>
                            </m:r>
                            <m:sSup>
                              <m:sSupPr>
                                <m:ctrlPr>
                                  <w:rPr>
                                    <w:rFonts w:ascii="Cambria Math" w:hAnsi="Cambria Math" w:cs="Arial"/>
                                    <w:i/>
                                  </w:rPr>
                                </m:ctrlPr>
                              </m:sSupPr>
                              <m:e>
                                <m:r>
                                  <w:rPr>
                                    <w:rFonts w:ascii="Cambria Math" w:hAnsi="Cambria Math" w:cs="Cambria Math" w:hint="cs"/>
                                    <w:szCs w:val="22"/>
                                    <w:cs/>
                                  </w:rPr>
                                  <m:t>r</m:t>
                                </m:r>
                              </m:e>
                              <m:sup>
                                <m:r>
                                  <w:rPr>
                                    <w:rFonts w:ascii="Cambria Math" w:hAnsi="Cambria Math" w:cs="Arial"/>
                                  </w:rPr>
                                  <m:t>2</m:t>
                                </m:r>
                              </m:sup>
                            </m:sSup>
                          </m:e>
                        </m:rad>
                      </m:den>
                    </m:f>
                  </m:e>
                </m:d>
              </m:e>
              <m:e>
                <m:r>
                  <w:rPr>
                    <w:rFonts w:ascii="Cambria Math" w:hAnsi="Cambria Math" w:cs="Cambria Math" w:hint="cs"/>
                    <w:szCs w:val="22"/>
                    <w:cs/>
                  </w:rPr>
                  <m:t>for</m:t>
                </m:r>
                <m:r>
                  <w:rPr>
                    <w:rFonts w:ascii="Cambria Math" w:hAnsi="Cambria Math" w:cs="Arial"/>
                    <w:szCs w:val="22"/>
                    <w:cs/>
                  </w:rPr>
                  <m:t xml:space="preserve"> </m:t>
                </m:r>
                <m:r>
                  <w:rPr>
                    <w:rFonts w:ascii="Cambria Math" w:hAnsi="Cambria Math" w:cs="Cambria Math" w:hint="cs"/>
                    <w:szCs w:val="22"/>
                    <w:cs/>
                  </w:rPr>
                  <m:t>t</m:t>
                </m:r>
                <m:r>
                  <w:rPr>
                    <w:rFonts w:ascii="Cambria Math" w:hAnsi="Cambria Math" w:cs="Arial"/>
                    <w:szCs w:val="22"/>
                    <w:cs/>
                  </w:rPr>
                  <m:t xml:space="preserve"> = </m:t>
                </m:r>
                <m:r>
                  <w:rPr>
                    <w:rFonts w:ascii="Cambria Math" w:hAnsi="Cambria Math" w:cs="Arial"/>
                  </w:rPr>
                  <m:t>1,2, …,</m:t>
                </m:r>
                <m:r>
                  <w:rPr>
                    <w:rFonts w:ascii="Cambria Math" w:hAnsi="Cambria Math" w:cs="Cambria Math" w:hint="cs"/>
                    <w:szCs w:val="22"/>
                    <w:cs/>
                  </w:rPr>
                  <m:t>T</m:t>
                </m:r>
              </m:e>
            </m:mr>
          </m:m>
        </m:oMath>
      </m:oMathPara>
    </w:p>
    <w:p w14:paraId="0224E1A5" w14:textId="77777777" w:rsidR="00C80CC3" w:rsidRPr="00794E4D" w:rsidRDefault="00C80CC3" w:rsidP="00C80CC3">
      <w:pPr>
        <w:rPr>
          <w:rFonts w:cs="Arial"/>
        </w:rPr>
      </w:pPr>
      <w:r w:rsidRPr="00794E4D">
        <w:rPr>
          <w:rFonts w:cs="Arial"/>
        </w:rPr>
        <w:t>Where</w:t>
      </w:r>
      <w:r w:rsidRPr="00794E4D">
        <w:rPr>
          <w:rFonts w:cs="Arial"/>
          <w:szCs w:val="22"/>
        </w:rPr>
        <w:tab/>
      </w:r>
      <w:r w:rsidRPr="00794E4D">
        <w:rPr>
          <w:rFonts w:cs="Arial"/>
          <w:szCs w:val="22"/>
        </w:rPr>
        <w:tab/>
      </w:r>
      <m:oMath>
        <m:r>
          <m:rPr>
            <m:sty m:val="p"/>
          </m:rPr>
          <w:rPr>
            <w:rFonts w:ascii="Cambria Math" w:hAnsi="Cambria Math" w:cs="Arial"/>
          </w:rPr>
          <m:t>Φ</m:t>
        </m:r>
      </m:oMath>
      <w:r w:rsidRPr="00794E4D">
        <w:rPr>
          <w:rFonts w:cs="Arial"/>
        </w:rPr>
        <w:t xml:space="preserve"> is the cumulative standard normal distribution </w:t>
      </w:r>
      <w:proofErr w:type="gramStart"/>
      <w:r w:rsidRPr="00794E4D">
        <w:rPr>
          <w:rFonts w:cs="Arial"/>
        </w:rPr>
        <w:t>function</w:t>
      </w:r>
      <w:proofErr w:type="gramEnd"/>
    </w:p>
    <w:p w14:paraId="5BF12097" w14:textId="77777777" w:rsidR="00C80CC3" w:rsidRPr="00794E4D" w:rsidRDefault="004B1401" w:rsidP="00C80CC3">
      <w:pPr>
        <w:ind w:left="720" w:firstLine="720"/>
        <w:rPr>
          <w:rFonts w:cs="Arial"/>
        </w:rPr>
      </w:pPr>
      <m:oMath>
        <m:sSup>
          <m:sSupPr>
            <m:ctrlPr>
              <w:rPr>
                <w:rFonts w:ascii="Cambria Math" w:hAnsi="Cambria Math" w:cs="Arial"/>
              </w:rPr>
            </m:ctrlPr>
          </m:sSupPr>
          <m:e>
            <m:r>
              <m:rPr>
                <m:sty m:val="p"/>
              </m:rPr>
              <w:rPr>
                <w:rFonts w:ascii="Cambria Math" w:hAnsi="Cambria Math" w:cs="Arial"/>
              </w:rPr>
              <m:t>Φ</m:t>
            </m:r>
          </m:e>
          <m:sup>
            <m:r>
              <m:rPr>
                <m:sty m:val="p"/>
              </m:rPr>
              <w:rPr>
                <w:rFonts w:ascii="Cambria Math" w:hAnsi="Cambria Math" w:cs="Arial"/>
                <w:szCs w:val="22"/>
                <w:cs/>
              </w:rPr>
              <m:t>-</m:t>
            </m:r>
            <m:r>
              <m:rPr>
                <m:sty m:val="p"/>
              </m:rPr>
              <w:rPr>
                <w:rFonts w:ascii="Cambria Math" w:hAnsi="Cambria Math" w:cs="Arial"/>
              </w:rPr>
              <m:t>1</m:t>
            </m:r>
          </m:sup>
        </m:sSup>
      </m:oMath>
      <w:proofErr w:type="gramStart"/>
      <w:r w:rsidR="00C80CC3" w:rsidRPr="00794E4D">
        <w:rPr>
          <w:rFonts w:cs="Arial"/>
        </w:rPr>
        <w:t>is</w:t>
      </w:r>
      <w:proofErr w:type="gramEnd"/>
      <w:r w:rsidR="00C80CC3" w:rsidRPr="00794E4D">
        <w:rPr>
          <w:rFonts w:cs="Arial"/>
        </w:rPr>
        <w:t xml:space="preserve"> the cumulative inverse standard normal distribution function </w:t>
      </w:r>
    </w:p>
    <w:p w14:paraId="4C7C3181" w14:textId="77777777" w:rsidR="00C80CC3" w:rsidRPr="00794E4D" w:rsidRDefault="004B1401" w:rsidP="00C80CC3">
      <w:pPr>
        <w:ind w:left="720" w:firstLine="720"/>
        <w:rPr>
          <w:rFonts w:cs="Arial"/>
        </w:rPr>
      </w:pPr>
      <m:oMath>
        <m:sSup>
          <m:sSupPr>
            <m:ctrlPr>
              <w:rPr>
                <w:rFonts w:ascii="Cambria Math" w:hAnsi="Cambria Math" w:cs="Arial"/>
              </w:rPr>
            </m:ctrlPr>
          </m:sSupPr>
          <m:e>
            <m:r>
              <m:rPr>
                <m:sty m:val="p"/>
              </m:rPr>
              <w:rPr>
                <w:rFonts w:ascii="Cambria Math" w:hAnsi="Cambria Math" w:cs="Arial"/>
              </w:rPr>
              <m:t>r</m:t>
            </m:r>
          </m:e>
          <m:sup>
            <m:r>
              <m:rPr>
                <m:sty m:val="p"/>
              </m:rPr>
              <w:rPr>
                <w:rFonts w:ascii="Cambria Math" w:hAnsi="Cambria Math" w:cs="Arial"/>
              </w:rPr>
              <m:t>2</m:t>
            </m:r>
          </m:sup>
        </m:sSup>
        <m:r>
          <m:rPr>
            <m:sty m:val="p"/>
          </m:rPr>
          <w:rPr>
            <w:rFonts w:ascii="Cambria Math" w:hAnsi="Cambria Math" w:cs="Arial"/>
            <w:szCs w:val="22"/>
            <w:cs/>
          </w:rPr>
          <m:t xml:space="preserve"> </m:t>
        </m:r>
      </m:oMath>
      <w:proofErr w:type="gramStart"/>
      <w:r w:rsidR="00C80CC3" w:rsidRPr="00794E4D">
        <w:rPr>
          <w:rFonts w:cs="Arial"/>
        </w:rPr>
        <w:t>is</w:t>
      </w:r>
      <w:proofErr w:type="gramEnd"/>
      <w:r w:rsidR="00C80CC3" w:rsidRPr="00794E4D">
        <w:rPr>
          <w:rFonts w:cs="Arial"/>
        </w:rPr>
        <w:t xml:space="preserve"> the asset</w:t>
      </w:r>
      <w:r w:rsidR="00C80CC3" w:rsidRPr="00794E4D">
        <w:rPr>
          <w:rFonts w:cs="Arial"/>
          <w:szCs w:val="22"/>
          <w:cs/>
        </w:rPr>
        <w:t>-</w:t>
      </w:r>
      <w:r w:rsidR="00C80CC3" w:rsidRPr="00794E4D">
        <w:rPr>
          <w:rFonts w:cs="Arial"/>
        </w:rPr>
        <w:t xml:space="preserve">segment correlation </w:t>
      </w:r>
    </w:p>
    <w:p w14:paraId="5383F3FC" w14:textId="77777777" w:rsidR="00C80CC3" w:rsidRPr="00794E4D" w:rsidRDefault="00C80CC3" w:rsidP="00C80CC3">
      <w:pPr>
        <w:ind w:left="1440"/>
        <w:rPr>
          <w:rFonts w:cs="Arial"/>
        </w:rPr>
      </w:pPr>
      <m:oMath>
        <m:r>
          <w:rPr>
            <w:rFonts w:ascii="Cambria Math" w:hAnsi="Cambria Math" w:cs="Cambria Math" w:hint="cs"/>
            <w:szCs w:val="22"/>
            <w:cs/>
          </w:rPr>
          <m:t>CA</m:t>
        </m:r>
        <m:sSub>
          <m:sSubPr>
            <m:ctrlPr>
              <w:rPr>
                <w:rFonts w:ascii="Cambria Math" w:hAnsi="Cambria Math" w:cs="Arial"/>
                <w:i/>
              </w:rPr>
            </m:ctrlPr>
          </m:sSubPr>
          <m:e>
            <m:r>
              <w:rPr>
                <w:rFonts w:ascii="Cambria Math" w:hAnsi="Cambria Math" w:cs="Cambria Math" w:hint="cs"/>
                <w:szCs w:val="22"/>
                <w:cs/>
              </w:rPr>
              <m:t>F</m:t>
            </m:r>
          </m:e>
          <m:sub>
            <m:r>
              <w:rPr>
                <w:rFonts w:ascii="Cambria Math" w:hAnsi="Cambria Math" w:cs="Cambria Math" w:hint="cs"/>
                <w:szCs w:val="22"/>
                <w:cs/>
              </w:rPr>
              <m:t>t</m:t>
            </m:r>
          </m:sub>
        </m:sSub>
      </m:oMath>
      <w:r w:rsidRPr="00794E4D">
        <w:rPr>
          <w:rFonts w:cs="Arial"/>
        </w:rPr>
        <w:t xml:space="preserve"> </w:t>
      </w:r>
      <w:proofErr w:type="gramStart"/>
      <w:r w:rsidRPr="00794E4D">
        <w:rPr>
          <w:rFonts w:cs="Arial"/>
        </w:rPr>
        <w:t>or</w:t>
      </w:r>
      <w:proofErr w:type="gramEnd"/>
      <w:r w:rsidRPr="00794E4D">
        <w:rPr>
          <w:rFonts w:cs="Arial"/>
        </w:rPr>
        <w:t xml:space="preserve"> Cycle Adjustment Factor is the normalized risk factor that represents the point in the economic cycle</w:t>
      </w:r>
    </w:p>
    <w:p w14:paraId="0833E763" w14:textId="77777777" w:rsidR="00C80CC3" w:rsidRPr="00794E4D" w:rsidRDefault="00C80CC3" w:rsidP="00C80CC3">
      <w:pPr>
        <w:ind w:left="720" w:firstLine="720"/>
        <w:rPr>
          <w:rFonts w:cs="Arial"/>
        </w:rPr>
      </w:pPr>
      <m:oMath>
        <m:r>
          <w:rPr>
            <w:rFonts w:ascii="Cambria Math" w:hAnsi="Cambria Math" w:cs="Cambria Math" w:hint="cs"/>
            <w:szCs w:val="22"/>
            <w:cs/>
          </w:rPr>
          <m:t>fPD</m:t>
        </m:r>
        <m:d>
          <m:dPr>
            <m:ctrlPr>
              <w:rPr>
                <w:rFonts w:ascii="Cambria Math" w:hAnsi="Cambria Math" w:cs="Arial"/>
                <w:i/>
                <w:iCs/>
              </w:rPr>
            </m:ctrlPr>
          </m:dPr>
          <m:e>
            <m:r>
              <w:rPr>
                <w:rFonts w:ascii="Cambria Math" w:hAnsi="Cambria Math" w:cs="Cambria Math" w:hint="cs"/>
                <w:szCs w:val="22"/>
                <w:cs/>
              </w:rPr>
              <m:t>t</m:t>
            </m:r>
          </m:e>
        </m:d>
      </m:oMath>
      <w:r w:rsidRPr="00794E4D">
        <w:rPr>
          <w:rFonts w:cs="Arial"/>
          <w:szCs w:val="22"/>
          <w:cs/>
        </w:rPr>
        <w:t xml:space="preserve"> </w:t>
      </w:r>
      <w:proofErr w:type="gramStart"/>
      <w:r w:rsidRPr="00794E4D">
        <w:rPr>
          <w:rFonts w:cs="Arial"/>
        </w:rPr>
        <w:t>is</w:t>
      </w:r>
      <w:proofErr w:type="gramEnd"/>
      <w:r w:rsidRPr="00794E4D">
        <w:rPr>
          <w:rFonts w:cs="Arial"/>
        </w:rPr>
        <w:t xml:space="preserve"> the forward PD for an individual obligor</w:t>
      </w:r>
      <w:r w:rsidRPr="00794E4D">
        <w:rPr>
          <w:rFonts w:cs="Arial"/>
          <w:szCs w:val="22"/>
          <w:cs/>
        </w:rPr>
        <w:t>/</w:t>
      </w:r>
      <w:r w:rsidRPr="00794E4D">
        <w:rPr>
          <w:rFonts w:cs="Arial"/>
        </w:rPr>
        <w:t xml:space="preserve">rating </w:t>
      </w:r>
    </w:p>
    <w:p w14:paraId="4A407677" w14:textId="77777777" w:rsidR="00C80CC3" w:rsidRPr="00794E4D" w:rsidRDefault="00C80CC3" w:rsidP="00C80CC3">
      <w:pPr>
        <w:ind w:left="720" w:firstLine="720"/>
        <w:rPr>
          <w:rFonts w:cs="Arial"/>
        </w:rPr>
      </w:pPr>
      <m:oMath>
        <m:r>
          <w:rPr>
            <w:rFonts w:ascii="Cambria Math" w:hAnsi="Cambria Math" w:cs="Cambria Math" w:hint="cs"/>
            <w:szCs w:val="22"/>
            <w:cs/>
          </w:rPr>
          <m:t>pPD</m:t>
        </m:r>
        <m:d>
          <m:dPr>
            <m:ctrlPr>
              <w:rPr>
                <w:rFonts w:ascii="Cambria Math" w:hAnsi="Cambria Math" w:cs="Arial"/>
                <w:i/>
              </w:rPr>
            </m:ctrlPr>
          </m:dPr>
          <m:e>
            <m:r>
              <w:rPr>
                <w:rFonts w:ascii="Cambria Math" w:hAnsi="Cambria Math" w:cs="Cambria Math" w:hint="cs"/>
                <w:szCs w:val="22"/>
                <w:cs/>
              </w:rPr>
              <m:t>t</m:t>
            </m:r>
          </m:e>
        </m:d>
      </m:oMath>
      <w:r w:rsidRPr="00794E4D">
        <w:rPr>
          <w:rFonts w:cs="Arial"/>
          <w:szCs w:val="22"/>
          <w:cs/>
        </w:rPr>
        <w:t xml:space="preserve"> </w:t>
      </w:r>
      <w:proofErr w:type="gramStart"/>
      <w:r w:rsidRPr="00794E4D">
        <w:rPr>
          <w:rFonts w:cs="Arial"/>
        </w:rPr>
        <w:t>is</w:t>
      </w:r>
      <w:proofErr w:type="gramEnd"/>
      <w:r w:rsidRPr="00794E4D">
        <w:rPr>
          <w:rFonts w:cs="Arial"/>
        </w:rPr>
        <w:t xml:space="preserve"> the PIT PD for an individual obligor</w:t>
      </w:r>
      <w:r w:rsidRPr="00794E4D">
        <w:rPr>
          <w:rFonts w:cs="Arial"/>
          <w:szCs w:val="22"/>
          <w:cs/>
        </w:rPr>
        <w:t>/</w:t>
      </w:r>
      <w:r w:rsidRPr="00794E4D">
        <w:rPr>
          <w:rFonts w:cs="Arial"/>
        </w:rPr>
        <w:t>rating</w:t>
      </w:r>
    </w:p>
    <w:p w14:paraId="260D813C" w14:textId="77777777" w:rsidR="00C80CC3" w:rsidRPr="00794E4D" w:rsidRDefault="00C80CC3" w:rsidP="00C80CC3">
      <w:pPr>
        <w:rPr>
          <w:rFonts w:cs="Arial"/>
        </w:rPr>
      </w:pPr>
      <w:r w:rsidRPr="00794E4D">
        <w:rPr>
          <w:rFonts w:cs="Arial"/>
        </w:rPr>
        <w:t>We next find the fitted CAF model by seeking relationship between credit index</w:t>
      </w:r>
      <w:r w:rsidRPr="00794E4D">
        <w:rPr>
          <w:rFonts w:cs="Arial"/>
          <w:szCs w:val="22"/>
          <w:cs/>
        </w:rPr>
        <w:t xml:space="preserve"> (</w:t>
      </w:r>
      <w:r w:rsidRPr="00794E4D">
        <w:rPr>
          <w:rFonts w:cs="Arial"/>
        </w:rPr>
        <w:t>Z</w:t>
      </w:r>
      <w:r w:rsidRPr="00794E4D">
        <w:rPr>
          <w:rFonts w:cs="Arial"/>
          <w:szCs w:val="22"/>
          <w:cs/>
        </w:rPr>
        <w:t>)</w:t>
      </w:r>
      <w:r w:rsidRPr="00794E4D">
        <w:rPr>
          <w:rFonts w:cs="Arial"/>
        </w:rPr>
        <w:t xml:space="preserve"> and macroeconomic factors</w:t>
      </w:r>
      <w:r w:rsidRPr="00794E4D">
        <w:rPr>
          <w:rFonts w:cs="Arial"/>
          <w:szCs w:val="22"/>
          <w:cs/>
        </w:rPr>
        <w:t xml:space="preserve">. </w:t>
      </w:r>
      <w:r w:rsidRPr="00794E4D">
        <w:rPr>
          <w:rFonts w:cs="Arial"/>
        </w:rPr>
        <w:t xml:space="preserve">That is, we </w:t>
      </w:r>
      <w:proofErr w:type="gramStart"/>
      <w:r w:rsidRPr="00794E4D">
        <w:rPr>
          <w:rFonts w:cs="Arial"/>
        </w:rPr>
        <w:t>regress</w:t>
      </w:r>
      <w:proofErr w:type="gramEnd"/>
      <w:r w:rsidRPr="00794E4D">
        <w:rPr>
          <w:rFonts w:cs="Arial"/>
        </w:rPr>
        <w:t xml:space="preserve"> the normalized historical credit index against the historical macroeconomic factors</w:t>
      </w:r>
      <w:r w:rsidRPr="00794E4D">
        <w:rPr>
          <w:rFonts w:cs="Arial"/>
          <w:szCs w:val="22"/>
          <w:cs/>
        </w:rPr>
        <w:t xml:space="preserve">. </w:t>
      </w:r>
      <w:r w:rsidRPr="00794E4D">
        <w:rPr>
          <w:rFonts w:cs="Arial"/>
        </w:rPr>
        <w:t xml:space="preserve">The macroeconomic factors are assumed to be exogenous to the model and are listed in </w:t>
      </w:r>
      <w:r w:rsidR="009500F9">
        <w:rPr>
          <w:rFonts w:cs="Arial"/>
        </w:rPr>
        <w:fldChar w:fldCharType="begin"/>
      </w:r>
      <w:r w:rsidR="009500F9">
        <w:rPr>
          <w:rFonts w:cs="Arial"/>
        </w:rPr>
        <w:instrText xml:space="preserve"> REF _Ref12026065 \h </w:instrText>
      </w:r>
      <w:r w:rsidR="009500F9">
        <w:rPr>
          <w:rFonts w:cs="Arial"/>
        </w:rPr>
      </w:r>
      <w:r w:rsidR="009500F9">
        <w:rPr>
          <w:rFonts w:cs="Arial"/>
        </w:rPr>
        <w:fldChar w:fldCharType="separate"/>
      </w:r>
      <w:r w:rsidR="00CC7D55" w:rsidRPr="00794E4D">
        <w:rPr>
          <w:rFonts w:cs="Arial"/>
        </w:rPr>
        <w:t xml:space="preserve">Table </w:t>
      </w:r>
      <w:r w:rsidR="00CC7D55">
        <w:rPr>
          <w:rFonts w:cs="Arial"/>
          <w:noProof/>
        </w:rPr>
        <w:t>3</w:t>
      </w:r>
      <w:r w:rsidR="009500F9">
        <w:rPr>
          <w:rFonts w:cs="Arial"/>
        </w:rPr>
        <w:fldChar w:fldCharType="end"/>
      </w:r>
      <w:r w:rsidR="009500F9">
        <w:rPr>
          <w:rFonts w:cs="Arial"/>
        </w:rPr>
        <w:t xml:space="preserve"> </w:t>
      </w:r>
      <w:r w:rsidRPr="00794E4D">
        <w:rPr>
          <w:rFonts w:cs="Arial"/>
        </w:rPr>
        <w:t>together with their expected signs</w:t>
      </w:r>
      <w:r w:rsidRPr="00794E4D">
        <w:rPr>
          <w:rFonts w:cs="Arial"/>
          <w:szCs w:val="22"/>
          <w:cs/>
        </w:rPr>
        <w:t>.</w:t>
      </w:r>
    </w:p>
    <w:tbl>
      <w:tblPr>
        <w:tblStyle w:val="LightList-Accent1"/>
        <w:tblW w:w="5000" w:type="pct"/>
        <w:tblLook w:val="0000" w:firstRow="0" w:lastRow="0" w:firstColumn="0" w:lastColumn="0" w:noHBand="0" w:noVBand="0"/>
      </w:tblPr>
      <w:tblGrid>
        <w:gridCol w:w="3082"/>
        <w:gridCol w:w="3081"/>
        <w:gridCol w:w="3079"/>
      </w:tblGrid>
      <w:tr w:rsidR="00C80CC3" w:rsidRPr="009500F9" w14:paraId="6924ABF6" w14:textId="77777777" w:rsidTr="00FA038D">
        <w:trPr>
          <w:cnfStyle w:val="000000100000" w:firstRow="0" w:lastRow="0" w:firstColumn="0" w:lastColumn="0" w:oddVBand="0" w:evenVBand="0" w:oddHBand="1" w:evenHBand="0" w:firstRowFirstColumn="0" w:firstRowLastColumn="0" w:lastRowFirstColumn="0" w:lastRowLastColumn="0"/>
          <w:trHeight w:val="20"/>
        </w:trPr>
        <w:tc>
          <w:tcPr>
            <w:cnfStyle w:val="000010000000" w:firstRow="0" w:lastRow="0" w:firstColumn="0" w:lastColumn="0" w:oddVBand="1" w:evenVBand="0" w:oddHBand="0" w:evenHBand="0" w:firstRowFirstColumn="0" w:firstRowLastColumn="0" w:lastRowFirstColumn="0" w:lastRowLastColumn="0"/>
            <w:tcW w:w="1667" w:type="pct"/>
            <w:shd w:val="clear" w:color="auto" w:fill="5B9BD5" w:themeFill="accent1"/>
          </w:tcPr>
          <w:p w14:paraId="6F2391A4" w14:textId="77777777" w:rsidR="00C80CC3" w:rsidRPr="00FA038D" w:rsidRDefault="00C80CC3" w:rsidP="000E2554">
            <w:pPr>
              <w:spacing w:line="240" w:lineRule="auto"/>
              <w:jc w:val="center"/>
              <w:rPr>
                <w:rFonts w:cs="Arial"/>
                <w:color w:val="FFFFFF" w:themeColor="background1"/>
                <w:sz w:val="16"/>
                <w:szCs w:val="16"/>
              </w:rPr>
            </w:pPr>
            <w:r w:rsidRPr="00FA038D">
              <w:rPr>
                <w:rFonts w:cs="Arial"/>
                <w:color w:val="FFFFFF" w:themeColor="background1"/>
                <w:sz w:val="16"/>
                <w:szCs w:val="16"/>
              </w:rPr>
              <w:t>No</w:t>
            </w:r>
            <w:r w:rsidRPr="00FA038D">
              <w:rPr>
                <w:rFonts w:cs="Arial"/>
                <w:color w:val="FFFFFF" w:themeColor="background1"/>
                <w:sz w:val="16"/>
                <w:szCs w:val="16"/>
                <w:cs/>
              </w:rPr>
              <w:t>.</w:t>
            </w:r>
          </w:p>
        </w:tc>
        <w:tc>
          <w:tcPr>
            <w:tcW w:w="1667" w:type="pct"/>
            <w:shd w:val="clear" w:color="auto" w:fill="5B9BD5" w:themeFill="accent1"/>
          </w:tcPr>
          <w:p w14:paraId="42973F48" w14:textId="77777777" w:rsidR="00C80CC3" w:rsidRPr="00FA038D" w:rsidRDefault="00C80CC3" w:rsidP="000E2554">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color w:val="FFFFFF" w:themeColor="background1"/>
                <w:sz w:val="16"/>
                <w:szCs w:val="16"/>
              </w:rPr>
            </w:pPr>
            <w:r w:rsidRPr="00FA038D">
              <w:rPr>
                <w:rFonts w:cs="Arial"/>
                <w:color w:val="FFFFFF" w:themeColor="background1"/>
                <w:sz w:val="16"/>
                <w:szCs w:val="16"/>
              </w:rPr>
              <w:t>Macroeconomic Factors</w:t>
            </w:r>
          </w:p>
        </w:tc>
        <w:tc>
          <w:tcPr>
            <w:cnfStyle w:val="000010000000" w:firstRow="0" w:lastRow="0" w:firstColumn="0" w:lastColumn="0" w:oddVBand="1" w:evenVBand="0" w:oddHBand="0" w:evenHBand="0" w:firstRowFirstColumn="0" w:firstRowLastColumn="0" w:lastRowFirstColumn="0" w:lastRowLastColumn="0"/>
            <w:tcW w:w="1666" w:type="pct"/>
            <w:shd w:val="clear" w:color="auto" w:fill="5B9BD5" w:themeFill="accent1"/>
          </w:tcPr>
          <w:p w14:paraId="3F638CFD" w14:textId="77777777" w:rsidR="00C80CC3" w:rsidRPr="00FA038D" w:rsidRDefault="00C80CC3" w:rsidP="000E2554">
            <w:pPr>
              <w:spacing w:line="240" w:lineRule="auto"/>
              <w:jc w:val="center"/>
              <w:rPr>
                <w:rFonts w:cs="Arial"/>
                <w:color w:val="FFFFFF" w:themeColor="background1"/>
                <w:sz w:val="16"/>
                <w:szCs w:val="16"/>
              </w:rPr>
            </w:pPr>
            <w:r w:rsidRPr="00FA038D">
              <w:rPr>
                <w:rFonts w:cs="Arial"/>
                <w:color w:val="FFFFFF" w:themeColor="background1"/>
                <w:sz w:val="16"/>
                <w:szCs w:val="16"/>
              </w:rPr>
              <w:t>Expected Sign</w:t>
            </w:r>
          </w:p>
        </w:tc>
      </w:tr>
      <w:tr w:rsidR="00C80CC3" w:rsidRPr="009500F9" w14:paraId="43EA1B98" w14:textId="77777777" w:rsidTr="009119D0">
        <w:trPr>
          <w:trHeight w:val="20"/>
        </w:trPr>
        <w:tc>
          <w:tcPr>
            <w:cnfStyle w:val="000010000000" w:firstRow="0" w:lastRow="0" w:firstColumn="0" w:lastColumn="0" w:oddVBand="1" w:evenVBand="0" w:oddHBand="0" w:evenHBand="0" w:firstRowFirstColumn="0" w:firstRowLastColumn="0" w:lastRowFirstColumn="0" w:lastRowLastColumn="0"/>
            <w:tcW w:w="1667" w:type="pct"/>
          </w:tcPr>
          <w:p w14:paraId="3EE5E558" w14:textId="77777777" w:rsidR="00C80CC3" w:rsidRPr="009500F9" w:rsidRDefault="00C80CC3" w:rsidP="000E2554">
            <w:pPr>
              <w:spacing w:line="240" w:lineRule="auto"/>
              <w:jc w:val="center"/>
              <w:rPr>
                <w:rFonts w:cs="Arial"/>
                <w:sz w:val="16"/>
                <w:szCs w:val="16"/>
              </w:rPr>
            </w:pPr>
            <w:r w:rsidRPr="009500F9">
              <w:rPr>
                <w:rFonts w:cs="Arial"/>
                <w:sz w:val="16"/>
                <w:szCs w:val="16"/>
              </w:rPr>
              <w:t>1</w:t>
            </w:r>
          </w:p>
        </w:tc>
        <w:tc>
          <w:tcPr>
            <w:tcW w:w="1667" w:type="pct"/>
          </w:tcPr>
          <w:p w14:paraId="149C26CE" w14:textId="77777777" w:rsidR="00C80CC3" w:rsidRPr="009500F9" w:rsidRDefault="00C80CC3" w:rsidP="000E2554">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9500F9">
              <w:rPr>
                <w:rFonts w:cs="Arial"/>
                <w:sz w:val="16"/>
                <w:szCs w:val="16"/>
              </w:rPr>
              <w:t>Private Consumption</w:t>
            </w:r>
          </w:p>
        </w:tc>
        <w:tc>
          <w:tcPr>
            <w:cnfStyle w:val="000010000000" w:firstRow="0" w:lastRow="0" w:firstColumn="0" w:lastColumn="0" w:oddVBand="1" w:evenVBand="0" w:oddHBand="0" w:evenHBand="0" w:firstRowFirstColumn="0" w:firstRowLastColumn="0" w:lastRowFirstColumn="0" w:lastRowLastColumn="0"/>
            <w:tcW w:w="1666" w:type="pct"/>
          </w:tcPr>
          <w:p w14:paraId="45896B67" w14:textId="77777777" w:rsidR="00C80CC3" w:rsidRPr="009500F9" w:rsidRDefault="00C80CC3" w:rsidP="000E2554">
            <w:pPr>
              <w:spacing w:line="240" w:lineRule="auto"/>
              <w:jc w:val="center"/>
              <w:rPr>
                <w:rFonts w:cs="Arial"/>
                <w:sz w:val="16"/>
                <w:szCs w:val="16"/>
              </w:rPr>
            </w:pPr>
            <w:r w:rsidRPr="009500F9">
              <w:rPr>
                <w:rFonts w:cs="Arial"/>
                <w:sz w:val="16"/>
                <w:szCs w:val="16"/>
                <w:cs/>
              </w:rPr>
              <w:t>-</w:t>
            </w:r>
          </w:p>
        </w:tc>
      </w:tr>
      <w:tr w:rsidR="00C80CC3" w:rsidRPr="009500F9" w14:paraId="41C38D38" w14:textId="77777777" w:rsidTr="009119D0">
        <w:trPr>
          <w:cnfStyle w:val="000000100000" w:firstRow="0" w:lastRow="0" w:firstColumn="0" w:lastColumn="0" w:oddVBand="0" w:evenVBand="0" w:oddHBand="1" w:evenHBand="0" w:firstRowFirstColumn="0" w:firstRowLastColumn="0" w:lastRowFirstColumn="0" w:lastRowLastColumn="0"/>
          <w:trHeight w:val="20"/>
        </w:trPr>
        <w:tc>
          <w:tcPr>
            <w:cnfStyle w:val="000010000000" w:firstRow="0" w:lastRow="0" w:firstColumn="0" w:lastColumn="0" w:oddVBand="1" w:evenVBand="0" w:oddHBand="0" w:evenHBand="0" w:firstRowFirstColumn="0" w:firstRowLastColumn="0" w:lastRowFirstColumn="0" w:lastRowLastColumn="0"/>
            <w:tcW w:w="1667" w:type="pct"/>
          </w:tcPr>
          <w:p w14:paraId="07317382" w14:textId="77777777" w:rsidR="00C80CC3" w:rsidRPr="009500F9" w:rsidRDefault="00C80CC3" w:rsidP="000E2554">
            <w:pPr>
              <w:spacing w:line="240" w:lineRule="auto"/>
              <w:jc w:val="center"/>
              <w:rPr>
                <w:rFonts w:cs="Arial"/>
                <w:sz w:val="16"/>
                <w:szCs w:val="16"/>
              </w:rPr>
            </w:pPr>
            <w:r w:rsidRPr="009500F9">
              <w:rPr>
                <w:rFonts w:cs="Arial"/>
                <w:sz w:val="16"/>
                <w:szCs w:val="16"/>
              </w:rPr>
              <w:t>2</w:t>
            </w:r>
          </w:p>
        </w:tc>
        <w:tc>
          <w:tcPr>
            <w:tcW w:w="1667" w:type="pct"/>
          </w:tcPr>
          <w:p w14:paraId="0F28FB2D" w14:textId="77777777" w:rsidR="00C80CC3" w:rsidRPr="009500F9" w:rsidRDefault="00C80CC3" w:rsidP="000E2554">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9500F9">
              <w:rPr>
                <w:rFonts w:cs="Arial"/>
                <w:sz w:val="16"/>
                <w:szCs w:val="16"/>
              </w:rPr>
              <w:t>Investment</w:t>
            </w:r>
          </w:p>
        </w:tc>
        <w:tc>
          <w:tcPr>
            <w:cnfStyle w:val="000010000000" w:firstRow="0" w:lastRow="0" w:firstColumn="0" w:lastColumn="0" w:oddVBand="1" w:evenVBand="0" w:oddHBand="0" w:evenHBand="0" w:firstRowFirstColumn="0" w:firstRowLastColumn="0" w:lastRowFirstColumn="0" w:lastRowLastColumn="0"/>
            <w:tcW w:w="1666" w:type="pct"/>
          </w:tcPr>
          <w:p w14:paraId="3238A29F" w14:textId="77777777" w:rsidR="00C80CC3" w:rsidRPr="009500F9" w:rsidRDefault="00C80CC3" w:rsidP="000E2554">
            <w:pPr>
              <w:spacing w:line="240" w:lineRule="auto"/>
              <w:jc w:val="center"/>
              <w:rPr>
                <w:rFonts w:cs="Arial"/>
                <w:sz w:val="16"/>
                <w:szCs w:val="16"/>
              </w:rPr>
            </w:pPr>
            <w:r w:rsidRPr="009500F9">
              <w:rPr>
                <w:rFonts w:cs="Arial"/>
                <w:sz w:val="16"/>
                <w:szCs w:val="16"/>
                <w:cs/>
              </w:rPr>
              <w:t>-</w:t>
            </w:r>
          </w:p>
        </w:tc>
      </w:tr>
      <w:tr w:rsidR="00C80CC3" w:rsidRPr="009500F9" w14:paraId="1DE4121A" w14:textId="77777777" w:rsidTr="009119D0">
        <w:trPr>
          <w:trHeight w:val="20"/>
        </w:trPr>
        <w:tc>
          <w:tcPr>
            <w:cnfStyle w:val="000010000000" w:firstRow="0" w:lastRow="0" w:firstColumn="0" w:lastColumn="0" w:oddVBand="1" w:evenVBand="0" w:oddHBand="0" w:evenHBand="0" w:firstRowFirstColumn="0" w:firstRowLastColumn="0" w:lastRowFirstColumn="0" w:lastRowLastColumn="0"/>
            <w:tcW w:w="1667" w:type="pct"/>
          </w:tcPr>
          <w:p w14:paraId="060D86EC" w14:textId="77777777" w:rsidR="00C80CC3" w:rsidRPr="009500F9" w:rsidRDefault="00C80CC3" w:rsidP="000E2554">
            <w:pPr>
              <w:spacing w:line="240" w:lineRule="auto"/>
              <w:jc w:val="center"/>
              <w:rPr>
                <w:rFonts w:cs="Arial"/>
                <w:sz w:val="16"/>
                <w:szCs w:val="16"/>
              </w:rPr>
            </w:pPr>
            <w:r w:rsidRPr="009500F9">
              <w:rPr>
                <w:rFonts w:cs="Arial"/>
                <w:sz w:val="16"/>
                <w:szCs w:val="16"/>
              </w:rPr>
              <w:t>3</w:t>
            </w:r>
          </w:p>
        </w:tc>
        <w:tc>
          <w:tcPr>
            <w:tcW w:w="1667" w:type="pct"/>
          </w:tcPr>
          <w:p w14:paraId="4FFDBC96" w14:textId="77777777" w:rsidR="00C80CC3" w:rsidRPr="009500F9" w:rsidRDefault="00C80CC3" w:rsidP="000E2554">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9500F9">
              <w:rPr>
                <w:rFonts w:cs="Arial"/>
                <w:sz w:val="16"/>
                <w:szCs w:val="16"/>
              </w:rPr>
              <w:t>House Price Index</w:t>
            </w:r>
          </w:p>
        </w:tc>
        <w:tc>
          <w:tcPr>
            <w:cnfStyle w:val="000010000000" w:firstRow="0" w:lastRow="0" w:firstColumn="0" w:lastColumn="0" w:oddVBand="1" w:evenVBand="0" w:oddHBand="0" w:evenHBand="0" w:firstRowFirstColumn="0" w:firstRowLastColumn="0" w:lastRowFirstColumn="0" w:lastRowLastColumn="0"/>
            <w:tcW w:w="1666" w:type="pct"/>
          </w:tcPr>
          <w:p w14:paraId="5438B0D1" w14:textId="77777777" w:rsidR="00C80CC3" w:rsidRPr="009500F9" w:rsidRDefault="00C80CC3" w:rsidP="000E2554">
            <w:pPr>
              <w:spacing w:line="240" w:lineRule="auto"/>
              <w:jc w:val="center"/>
              <w:rPr>
                <w:rFonts w:cs="Arial"/>
                <w:sz w:val="16"/>
                <w:szCs w:val="16"/>
              </w:rPr>
            </w:pPr>
            <w:r w:rsidRPr="009500F9">
              <w:rPr>
                <w:rFonts w:cs="Arial"/>
                <w:sz w:val="16"/>
                <w:szCs w:val="16"/>
                <w:cs/>
              </w:rPr>
              <w:t>-</w:t>
            </w:r>
          </w:p>
        </w:tc>
      </w:tr>
      <w:tr w:rsidR="00C80CC3" w:rsidRPr="009500F9" w14:paraId="322E4F1D" w14:textId="77777777" w:rsidTr="009119D0">
        <w:trPr>
          <w:cnfStyle w:val="000000100000" w:firstRow="0" w:lastRow="0" w:firstColumn="0" w:lastColumn="0" w:oddVBand="0" w:evenVBand="0" w:oddHBand="1" w:evenHBand="0" w:firstRowFirstColumn="0" w:firstRowLastColumn="0" w:lastRowFirstColumn="0" w:lastRowLastColumn="0"/>
          <w:trHeight w:val="20"/>
        </w:trPr>
        <w:tc>
          <w:tcPr>
            <w:cnfStyle w:val="000010000000" w:firstRow="0" w:lastRow="0" w:firstColumn="0" w:lastColumn="0" w:oddVBand="1" w:evenVBand="0" w:oddHBand="0" w:evenHBand="0" w:firstRowFirstColumn="0" w:firstRowLastColumn="0" w:lastRowFirstColumn="0" w:lastRowLastColumn="0"/>
            <w:tcW w:w="1667" w:type="pct"/>
          </w:tcPr>
          <w:p w14:paraId="5197308F" w14:textId="77777777" w:rsidR="00C80CC3" w:rsidRPr="009500F9" w:rsidRDefault="00C80CC3" w:rsidP="000E2554">
            <w:pPr>
              <w:spacing w:line="240" w:lineRule="auto"/>
              <w:jc w:val="center"/>
              <w:rPr>
                <w:rFonts w:cs="Arial"/>
                <w:sz w:val="16"/>
                <w:szCs w:val="16"/>
              </w:rPr>
            </w:pPr>
            <w:r w:rsidRPr="009500F9">
              <w:rPr>
                <w:rFonts w:cs="Arial"/>
                <w:sz w:val="16"/>
                <w:szCs w:val="16"/>
              </w:rPr>
              <w:t>4</w:t>
            </w:r>
          </w:p>
        </w:tc>
        <w:tc>
          <w:tcPr>
            <w:tcW w:w="1667" w:type="pct"/>
          </w:tcPr>
          <w:p w14:paraId="302EB1DF" w14:textId="77777777" w:rsidR="00C80CC3" w:rsidRPr="009500F9" w:rsidRDefault="00C80CC3" w:rsidP="000E2554">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9500F9">
              <w:rPr>
                <w:rFonts w:cs="Arial"/>
                <w:sz w:val="16"/>
                <w:szCs w:val="16"/>
              </w:rPr>
              <w:t>Unemployment Rate</w:t>
            </w:r>
          </w:p>
        </w:tc>
        <w:tc>
          <w:tcPr>
            <w:cnfStyle w:val="000010000000" w:firstRow="0" w:lastRow="0" w:firstColumn="0" w:lastColumn="0" w:oddVBand="1" w:evenVBand="0" w:oddHBand="0" w:evenHBand="0" w:firstRowFirstColumn="0" w:firstRowLastColumn="0" w:lastRowFirstColumn="0" w:lastRowLastColumn="0"/>
            <w:tcW w:w="1666" w:type="pct"/>
          </w:tcPr>
          <w:p w14:paraId="0A6A7C46" w14:textId="77777777" w:rsidR="00C80CC3" w:rsidRPr="009500F9" w:rsidRDefault="00C80CC3" w:rsidP="000E2554">
            <w:pPr>
              <w:spacing w:line="240" w:lineRule="auto"/>
              <w:jc w:val="center"/>
              <w:rPr>
                <w:rFonts w:cs="Arial"/>
                <w:sz w:val="16"/>
                <w:szCs w:val="16"/>
              </w:rPr>
            </w:pPr>
            <w:r w:rsidRPr="009500F9">
              <w:rPr>
                <w:rFonts w:cs="Arial"/>
                <w:sz w:val="16"/>
                <w:szCs w:val="16"/>
                <w:cs/>
              </w:rPr>
              <w:t>+</w:t>
            </w:r>
          </w:p>
        </w:tc>
      </w:tr>
      <w:tr w:rsidR="00C80CC3" w:rsidRPr="009500F9" w14:paraId="4E41CEC5" w14:textId="77777777" w:rsidTr="009119D0">
        <w:trPr>
          <w:trHeight w:val="20"/>
        </w:trPr>
        <w:tc>
          <w:tcPr>
            <w:cnfStyle w:val="000010000000" w:firstRow="0" w:lastRow="0" w:firstColumn="0" w:lastColumn="0" w:oddVBand="1" w:evenVBand="0" w:oddHBand="0" w:evenHBand="0" w:firstRowFirstColumn="0" w:firstRowLastColumn="0" w:lastRowFirstColumn="0" w:lastRowLastColumn="0"/>
            <w:tcW w:w="1667" w:type="pct"/>
          </w:tcPr>
          <w:p w14:paraId="359DE287" w14:textId="77777777" w:rsidR="00C80CC3" w:rsidRPr="009500F9" w:rsidRDefault="00C80CC3" w:rsidP="000E2554">
            <w:pPr>
              <w:spacing w:line="240" w:lineRule="auto"/>
              <w:jc w:val="center"/>
              <w:rPr>
                <w:rFonts w:cs="Arial"/>
                <w:sz w:val="16"/>
                <w:szCs w:val="16"/>
              </w:rPr>
            </w:pPr>
            <w:r w:rsidRPr="009500F9">
              <w:rPr>
                <w:rFonts w:cs="Arial"/>
                <w:sz w:val="16"/>
                <w:szCs w:val="16"/>
              </w:rPr>
              <w:t>5</w:t>
            </w:r>
          </w:p>
        </w:tc>
        <w:tc>
          <w:tcPr>
            <w:tcW w:w="1667" w:type="pct"/>
          </w:tcPr>
          <w:p w14:paraId="05082A77" w14:textId="77777777" w:rsidR="00C80CC3" w:rsidRPr="009500F9" w:rsidRDefault="00C80CC3" w:rsidP="000E2554">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9500F9">
              <w:rPr>
                <w:rFonts w:cs="Arial"/>
                <w:sz w:val="16"/>
                <w:szCs w:val="16"/>
              </w:rPr>
              <w:t>Diesel Price</w:t>
            </w:r>
          </w:p>
        </w:tc>
        <w:tc>
          <w:tcPr>
            <w:cnfStyle w:val="000010000000" w:firstRow="0" w:lastRow="0" w:firstColumn="0" w:lastColumn="0" w:oddVBand="1" w:evenVBand="0" w:oddHBand="0" w:evenHBand="0" w:firstRowFirstColumn="0" w:firstRowLastColumn="0" w:lastRowFirstColumn="0" w:lastRowLastColumn="0"/>
            <w:tcW w:w="1666" w:type="pct"/>
          </w:tcPr>
          <w:p w14:paraId="2551CD68" w14:textId="77777777" w:rsidR="00C80CC3" w:rsidRPr="009500F9" w:rsidRDefault="00C80CC3" w:rsidP="000E2554">
            <w:pPr>
              <w:spacing w:line="240" w:lineRule="auto"/>
              <w:jc w:val="center"/>
              <w:rPr>
                <w:rFonts w:cs="Arial"/>
                <w:sz w:val="16"/>
                <w:szCs w:val="16"/>
              </w:rPr>
            </w:pPr>
            <w:r w:rsidRPr="009500F9">
              <w:rPr>
                <w:rFonts w:cs="Arial"/>
                <w:sz w:val="16"/>
                <w:szCs w:val="16"/>
                <w:cs/>
              </w:rPr>
              <w:t>-</w:t>
            </w:r>
          </w:p>
        </w:tc>
      </w:tr>
      <w:tr w:rsidR="00C80CC3" w:rsidRPr="009500F9" w14:paraId="6558F347" w14:textId="77777777" w:rsidTr="009119D0">
        <w:trPr>
          <w:cnfStyle w:val="000000100000" w:firstRow="0" w:lastRow="0" w:firstColumn="0" w:lastColumn="0" w:oddVBand="0" w:evenVBand="0" w:oddHBand="1" w:evenHBand="0" w:firstRowFirstColumn="0" w:firstRowLastColumn="0" w:lastRowFirstColumn="0" w:lastRowLastColumn="0"/>
          <w:trHeight w:val="20"/>
        </w:trPr>
        <w:tc>
          <w:tcPr>
            <w:cnfStyle w:val="000010000000" w:firstRow="0" w:lastRow="0" w:firstColumn="0" w:lastColumn="0" w:oddVBand="1" w:evenVBand="0" w:oddHBand="0" w:evenHBand="0" w:firstRowFirstColumn="0" w:firstRowLastColumn="0" w:lastRowFirstColumn="0" w:lastRowLastColumn="0"/>
            <w:tcW w:w="1667" w:type="pct"/>
          </w:tcPr>
          <w:p w14:paraId="4DA63A0D" w14:textId="77777777" w:rsidR="00C80CC3" w:rsidRPr="009500F9" w:rsidRDefault="00C80CC3" w:rsidP="000E2554">
            <w:pPr>
              <w:spacing w:line="240" w:lineRule="auto"/>
              <w:jc w:val="center"/>
              <w:rPr>
                <w:rFonts w:cs="Arial"/>
                <w:sz w:val="16"/>
                <w:szCs w:val="16"/>
              </w:rPr>
            </w:pPr>
            <w:r w:rsidRPr="009500F9">
              <w:rPr>
                <w:rFonts w:cs="Arial"/>
                <w:sz w:val="16"/>
                <w:szCs w:val="16"/>
              </w:rPr>
              <w:t>6</w:t>
            </w:r>
          </w:p>
        </w:tc>
        <w:tc>
          <w:tcPr>
            <w:tcW w:w="1667" w:type="pct"/>
          </w:tcPr>
          <w:p w14:paraId="7D0DE06E" w14:textId="77777777" w:rsidR="00C80CC3" w:rsidRPr="009500F9" w:rsidRDefault="00C80CC3" w:rsidP="000E2554">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9500F9">
              <w:rPr>
                <w:rFonts w:cs="Arial"/>
                <w:sz w:val="16"/>
                <w:szCs w:val="16"/>
              </w:rPr>
              <w:t>Household Debt</w:t>
            </w:r>
          </w:p>
        </w:tc>
        <w:tc>
          <w:tcPr>
            <w:cnfStyle w:val="000010000000" w:firstRow="0" w:lastRow="0" w:firstColumn="0" w:lastColumn="0" w:oddVBand="1" w:evenVBand="0" w:oddHBand="0" w:evenHBand="0" w:firstRowFirstColumn="0" w:firstRowLastColumn="0" w:lastRowFirstColumn="0" w:lastRowLastColumn="0"/>
            <w:tcW w:w="1666" w:type="pct"/>
          </w:tcPr>
          <w:p w14:paraId="1867E8C1" w14:textId="77777777" w:rsidR="00C80CC3" w:rsidRPr="009500F9" w:rsidRDefault="00C80CC3" w:rsidP="000E2554">
            <w:pPr>
              <w:spacing w:line="240" w:lineRule="auto"/>
              <w:jc w:val="center"/>
              <w:rPr>
                <w:rFonts w:cs="Arial"/>
                <w:sz w:val="16"/>
                <w:szCs w:val="16"/>
              </w:rPr>
            </w:pPr>
            <w:r w:rsidRPr="009500F9">
              <w:rPr>
                <w:rFonts w:cs="Arial"/>
                <w:sz w:val="16"/>
                <w:szCs w:val="16"/>
                <w:cs/>
              </w:rPr>
              <w:t>+</w:t>
            </w:r>
          </w:p>
        </w:tc>
      </w:tr>
    </w:tbl>
    <w:p w14:paraId="2079C95B" w14:textId="77777777" w:rsidR="009500F9" w:rsidRDefault="009500F9" w:rsidP="00C80CC3">
      <w:pPr>
        <w:pStyle w:val="Caption"/>
        <w:rPr>
          <w:rFonts w:cs="Arial"/>
        </w:rPr>
      </w:pPr>
    </w:p>
    <w:p w14:paraId="7B2E645F" w14:textId="77777777" w:rsidR="00C80CC3" w:rsidRPr="00794E4D" w:rsidRDefault="00C80CC3" w:rsidP="00C80CC3">
      <w:pPr>
        <w:pStyle w:val="Caption"/>
        <w:rPr>
          <w:rFonts w:cs="Arial"/>
        </w:rPr>
      </w:pPr>
      <w:bookmarkStart w:id="8" w:name="_Ref12026065"/>
      <w:r w:rsidRPr="00794E4D">
        <w:rPr>
          <w:rFonts w:cs="Arial"/>
        </w:rPr>
        <w:t xml:space="preserve">Table </w:t>
      </w:r>
      <w:r w:rsidRPr="00794E4D">
        <w:rPr>
          <w:rFonts w:cs="Arial"/>
        </w:rPr>
        <w:fldChar w:fldCharType="begin"/>
      </w:r>
      <w:r w:rsidRPr="00794E4D">
        <w:rPr>
          <w:rFonts w:cs="Arial"/>
        </w:rPr>
        <w:instrText xml:space="preserve"> SEQ Table \</w:instrText>
      </w:r>
      <w:r w:rsidRPr="00794E4D">
        <w:rPr>
          <w:rFonts w:cs="Arial"/>
          <w:bCs/>
          <w:cs/>
        </w:rPr>
        <w:instrText xml:space="preserve">* </w:instrText>
      </w:r>
      <w:r w:rsidRPr="00794E4D">
        <w:rPr>
          <w:rFonts w:cs="Arial"/>
        </w:rPr>
        <w:instrText xml:space="preserve">ARABIC </w:instrText>
      </w:r>
      <w:r w:rsidRPr="00794E4D">
        <w:rPr>
          <w:rFonts w:cs="Arial"/>
        </w:rPr>
        <w:fldChar w:fldCharType="separate"/>
      </w:r>
      <w:r w:rsidR="00CC7D55">
        <w:rPr>
          <w:rFonts w:cs="Arial"/>
          <w:noProof/>
        </w:rPr>
        <w:t>3</w:t>
      </w:r>
      <w:r w:rsidRPr="00794E4D">
        <w:rPr>
          <w:rFonts w:cs="Arial"/>
        </w:rPr>
        <w:fldChar w:fldCharType="end"/>
      </w:r>
      <w:bookmarkEnd w:id="8"/>
      <w:r w:rsidRPr="00794E4D">
        <w:rPr>
          <w:rFonts w:cs="Arial"/>
        </w:rPr>
        <w:t>, List of macroeconomic factors and their expected signs</w:t>
      </w:r>
    </w:p>
    <w:p w14:paraId="3DCD992E" w14:textId="77777777" w:rsidR="00C80CC3" w:rsidRPr="00794E4D" w:rsidRDefault="00C80CC3" w:rsidP="00C80CC3">
      <w:pPr>
        <w:rPr>
          <w:rFonts w:cs="Arial"/>
        </w:rPr>
      </w:pPr>
    </w:p>
    <w:p w14:paraId="73C46E16" w14:textId="77777777" w:rsidR="00C80CC3" w:rsidRPr="00794E4D" w:rsidRDefault="00C80CC3" w:rsidP="00C80CC3">
      <w:pPr>
        <w:rPr>
          <w:rFonts w:cs="Arial"/>
          <w:i/>
          <w:iCs/>
        </w:rPr>
      </w:pPr>
      <w:r w:rsidRPr="00794E4D">
        <w:rPr>
          <w:rFonts w:cs="Arial"/>
          <w:i/>
          <w:iCs/>
        </w:rPr>
        <w:lastRenderedPageBreak/>
        <w:t>Grouping criteria and asset correlation</w:t>
      </w:r>
    </w:p>
    <w:p w14:paraId="51C025CC" w14:textId="77777777" w:rsidR="00C80CC3" w:rsidRPr="00794E4D" w:rsidRDefault="00C80CC3" w:rsidP="00C80CC3">
      <w:pPr>
        <w:rPr>
          <w:rFonts w:cs="Arial"/>
        </w:rPr>
      </w:pPr>
      <w:r w:rsidRPr="00794E4D">
        <w:rPr>
          <w:rFonts w:cs="Arial"/>
        </w:rPr>
        <w:t xml:space="preserve">Credit Adjustment Factors </w:t>
      </w:r>
      <w:r w:rsidRPr="00794E4D">
        <w:rPr>
          <w:rFonts w:cs="Arial"/>
          <w:cs/>
        </w:rPr>
        <w:t>(</w:t>
      </w:r>
      <w:r w:rsidRPr="00794E4D">
        <w:rPr>
          <w:rFonts w:cs="Arial"/>
        </w:rPr>
        <w:t>CAF</w:t>
      </w:r>
      <w:r w:rsidRPr="00794E4D">
        <w:rPr>
          <w:rFonts w:cs="Arial"/>
          <w:cs/>
        </w:rPr>
        <w:t>)</w:t>
      </w:r>
      <w:r w:rsidRPr="00794E4D">
        <w:rPr>
          <w:rFonts w:cs="Arial"/>
        </w:rPr>
        <w:t xml:space="preserve"> in different homogeneous asset classes are naturally different based upon their economic drivers</w:t>
      </w:r>
      <w:r w:rsidRPr="00794E4D">
        <w:rPr>
          <w:rFonts w:cs="Arial"/>
          <w:cs/>
        </w:rPr>
        <w:t xml:space="preserve">. </w:t>
      </w:r>
      <w:r w:rsidRPr="00794E4D">
        <w:rPr>
          <w:rFonts w:cs="Arial"/>
        </w:rPr>
        <w:t>Since commercial portfolio is based on systematic factors in industry, we develop CAF by Occupation</w:t>
      </w:r>
      <w:r w:rsidRPr="00794E4D">
        <w:rPr>
          <w:rFonts w:cs="Arial"/>
          <w:cs/>
        </w:rPr>
        <w:t xml:space="preserve">: </w:t>
      </w:r>
      <w:r w:rsidRPr="00794E4D">
        <w:rPr>
          <w:rFonts w:cs="Arial"/>
        </w:rPr>
        <w:t>Salary Earner and Entrepreneur</w:t>
      </w:r>
      <w:r w:rsidRPr="00794E4D">
        <w:rPr>
          <w:rFonts w:cs="Arial"/>
          <w:cs/>
        </w:rPr>
        <w:t xml:space="preserve">. </w:t>
      </w:r>
    </w:p>
    <w:p w14:paraId="5376DAD9" w14:textId="77777777" w:rsidR="00C80CC3" w:rsidRPr="00794E4D" w:rsidRDefault="00C80CC3" w:rsidP="00C80CC3">
      <w:pPr>
        <w:rPr>
          <w:rFonts w:cs="Arial"/>
          <w:u w:val="single"/>
        </w:rPr>
      </w:pPr>
      <w:r w:rsidRPr="00794E4D">
        <w:rPr>
          <w:rFonts w:cs="Arial"/>
        </w:rPr>
        <w:t>To develop the econometric model, a direct regression of the observed actual default against the macroeconomic factors is performed</w:t>
      </w:r>
      <w:r w:rsidRPr="00794E4D">
        <w:rPr>
          <w:rFonts w:cs="Arial"/>
          <w:cs/>
        </w:rPr>
        <w:t xml:space="preserve">. </w:t>
      </w:r>
      <w:r w:rsidRPr="00794E4D">
        <w:rPr>
          <w:rFonts w:cs="Arial"/>
        </w:rPr>
        <w:t>The estimated regression equation is</w:t>
      </w:r>
    </w:p>
    <w:p w14:paraId="11B6AB93" w14:textId="77777777" w:rsidR="00C80CC3" w:rsidRPr="00794E4D" w:rsidRDefault="004B1401" w:rsidP="00C80CC3">
      <w:pPr>
        <w:rPr>
          <w:rFonts w:cs="Arial"/>
          <w:u w:val="single"/>
        </w:rPr>
      </w:pPr>
      <m:oMathPara>
        <m:oMath>
          <m:sSub>
            <m:sSubPr>
              <m:ctrlPr>
                <w:rPr>
                  <w:rFonts w:ascii="Cambria Math" w:hAnsi="Cambria Math" w:cs="Arial"/>
                  <w:i/>
                </w:rPr>
              </m:ctrlPr>
            </m:sSubPr>
            <m:e>
              <m:r>
                <w:rPr>
                  <w:rFonts w:ascii="Cambria Math" w:hAnsi="Cambria Math" w:cs="Cambria Math" w:hint="cs"/>
                  <w:szCs w:val="22"/>
                  <w:cs/>
                </w:rPr>
                <m:t>Actual</m:t>
              </m:r>
              <m:r>
                <w:rPr>
                  <w:rFonts w:ascii="Cambria Math" w:hAnsi="Cambria Math" w:cs="Arial"/>
                  <w:szCs w:val="22"/>
                  <w:cs/>
                </w:rPr>
                <m:t xml:space="preserve"> </m:t>
              </m:r>
              <m:r>
                <w:rPr>
                  <w:rFonts w:ascii="Cambria Math" w:hAnsi="Cambria Math" w:cs="Cambria Math" w:hint="cs"/>
                  <w:szCs w:val="22"/>
                  <w:cs/>
                </w:rPr>
                <m:t>default</m:t>
              </m:r>
            </m:e>
            <m:sub>
              <m:r>
                <w:rPr>
                  <w:rFonts w:ascii="Cambria Math" w:hAnsi="Cambria Math" w:cs="Cambria Math" w:hint="cs"/>
                  <w:szCs w:val="22"/>
                  <w:cs/>
                </w:rPr>
                <m:t>t</m:t>
              </m:r>
            </m:sub>
          </m:sSub>
          <m:r>
            <w:rPr>
              <w:rFonts w:ascii="Cambria Math" w:hAnsi="Cambria Math" w:cs="Arial"/>
              <w:szCs w:val="22"/>
              <w:cs/>
            </w:rPr>
            <m:t>=</m:t>
          </m:r>
          <m:sSub>
            <m:sSubPr>
              <m:ctrlPr>
                <w:rPr>
                  <w:rFonts w:ascii="Cambria Math" w:hAnsi="Cambria Math" w:cs="Arial"/>
                  <w:i/>
                </w:rPr>
              </m:ctrlPr>
            </m:sSubPr>
            <m:e>
              <m:r>
                <w:rPr>
                  <w:rFonts w:ascii="Cambria Math" w:hAnsi="Cambria Math" w:cs="Cambria Math" w:hint="cs"/>
                  <w:szCs w:val="22"/>
                  <w:cs/>
                </w:rPr>
                <m:t>a</m:t>
              </m:r>
            </m:e>
            <m:sub>
              <m:r>
                <w:rPr>
                  <w:rFonts w:ascii="Cambria Math" w:hAnsi="Cambria Math" w:cs="Arial"/>
                </w:rPr>
                <m:t>0</m:t>
              </m:r>
            </m:sub>
          </m:sSub>
          <m:r>
            <w:rPr>
              <w:rFonts w:ascii="Cambria Math" w:hAnsi="Cambria Math" w:cs="Arial"/>
              <w:szCs w:val="22"/>
              <w:cs/>
            </w:rPr>
            <m:t>+</m:t>
          </m:r>
          <m:nary>
            <m:naryPr>
              <m:chr m:val="∑"/>
              <m:limLoc m:val="undOvr"/>
              <m:ctrlPr>
                <w:rPr>
                  <w:rFonts w:ascii="Cambria Math" w:hAnsi="Cambria Math" w:cs="Arial"/>
                  <w:i/>
                </w:rPr>
              </m:ctrlPr>
            </m:naryPr>
            <m:sub>
              <m:r>
                <w:rPr>
                  <w:rFonts w:ascii="Cambria Math" w:hAnsi="Cambria Math" w:cs="Cambria Math" w:hint="cs"/>
                  <w:szCs w:val="22"/>
                  <w:cs/>
                </w:rPr>
                <m:t>i</m:t>
              </m:r>
              <m:r>
                <w:rPr>
                  <w:rFonts w:ascii="Cambria Math" w:hAnsi="Cambria Math" w:cs="Arial"/>
                  <w:szCs w:val="22"/>
                  <w:cs/>
                </w:rPr>
                <m:t>=</m:t>
              </m:r>
              <m:r>
                <w:rPr>
                  <w:rFonts w:ascii="Cambria Math" w:hAnsi="Cambria Math" w:cs="Arial"/>
                </w:rPr>
                <m:t>1</m:t>
              </m:r>
            </m:sub>
            <m:sup>
              <m:r>
                <w:rPr>
                  <w:rFonts w:ascii="Cambria Math" w:hAnsi="Cambria Math" w:cs="Cambria Math" w:hint="cs"/>
                  <w:szCs w:val="22"/>
                  <w:cs/>
                </w:rPr>
                <m:t>m</m:t>
              </m:r>
            </m:sup>
            <m:e>
              <m:sSub>
                <m:sSubPr>
                  <m:ctrlPr>
                    <w:rPr>
                      <w:rFonts w:ascii="Cambria Math" w:hAnsi="Cambria Math" w:cs="Arial"/>
                      <w:i/>
                    </w:rPr>
                  </m:ctrlPr>
                </m:sSubPr>
                <m:e>
                  <m:r>
                    <w:rPr>
                      <w:rFonts w:ascii="Cambria Math" w:hAnsi="Cambria Math" w:cs="Cambria Math" w:hint="cs"/>
                      <w:szCs w:val="22"/>
                      <w:cs/>
                    </w:rPr>
                    <m:t>a</m:t>
                  </m:r>
                </m:e>
                <m:sub>
                  <m:r>
                    <w:rPr>
                      <w:rFonts w:ascii="Cambria Math" w:hAnsi="Cambria Math" w:cs="Cambria Math" w:hint="cs"/>
                      <w:szCs w:val="22"/>
                      <w:cs/>
                    </w:rPr>
                    <m:t>i</m:t>
                  </m:r>
                </m:sub>
              </m:sSub>
              <m:sSub>
                <m:sSubPr>
                  <m:ctrlPr>
                    <w:rPr>
                      <w:rFonts w:ascii="Cambria Math" w:hAnsi="Cambria Math" w:cs="Arial"/>
                      <w:i/>
                    </w:rPr>
                  </m:ctrlPr>
                </m:sSubPr>
                <m:e>
                  <m:r>
                    <w:rPr>
                      <w:rFonts w:ascii="Cambria Math" w:hAnsi="Cambria Math" w:cs="Cambria Math" w:hint="cs"/>
                      <w:szCs w:val="22"/>
                      <w:cs/>
                    </w:rPr>
                    <m:t>x</m:t>
                  </m:r>
                </m:e>
                <m:sub>
                  <m:r>
                    <w:rPr>
                      <w:rFonts w:ascii="Cambria Math" w:hAnsi="Cambria Math" w:cs="Cambria Math" w:hint="cs"/>
                      <w:szCs w:val="22"/>
                      <w:cs/>
                    </w:rPr>
                    <m:t>i</m:t>
                  </m:r>
                </m:sub>
              </m:sSub>
              <m:r>
                <w:rPr>
                  <w:rFonts w:ascii="Cambria Math" w:hAnsi="Cambria Math" w:cs="Arial"/>
                  <w:szCs w:val="22"/>
                  <w:cs/>
                </w:rPr>
                <m:t>+</m:t>
              </m:r>
              <m:sSub>
                <m:sSubPr>
                  <m:ctrlPr>
                    <w:rPr>
                      <w:rFonts w:ascii="Cambria Math" w:hAnsi="Cambria Math" w:cs="Arial"/>
                      <w:i/>
                    </w:rPr>
                  </m:ctrlPr>
                </m:sSubPr>
                <m:e>
                  <m:r>
                    <w:rPr>
                      <w:rFonts w:ascii="Cambria Math" w:hAnsi="Cambria Math" w:cs="Cambria Math" w:hint="cs"/>
                      <w:szCs w:val="22"/>
                      <w:cs/>
                    </w:rPr>
                    <m:t>ϵ</m:t>
                  </m:r>
                </m:e>
                <m:sub>
                  <m:r>
                    <w:rPr>
                      <w:rFonts w:ascii="Cambria Math" w:hAnsi="Cambria Math" w:cs="Cambria Math" w:hint="cs"/>
                      <w:szCs w:val="22"/>
                      <w:cs/>
                    </w:rPr>
                    <m:t>i</m:t>
                  </m:r>
                </m:sub>
              </m:sSub>
            </m:e>
          </m:nary>
        </m:oMath>
      </m:oMathPara>
    </w:p>
    <w:p w14:paraId="27E0D9BB" w14:textId="77777777" w:rsidR="00C80CC3" w:rsidRPr="00794E4D" w:rsidRDefault="00C80CC3" w:rsidP="00C80CC3">
      <w:pPr>
        <w:rPr>
          <w:rFonts w:cs="Arial"/>
        </w:rPr>
      </w:pPr>
      <w:r w:rsidRPr="00794E4D">
        <w:rPr>
          <w:rFonts w:cs="Arial"/>
        </w:rPr>
        <w:t>Where</w:t>
      </w:r>
      <w:r w:rsidRPr="00794E4D">
        <w:rPr>
          <w:rFonts w:cs="Arial"/>
          <w:szCs w:val="22"/>
          <w:cs/>
        </w:rPr>
        <w:t xml:space="preserve"> </w:t>
      </w:r>
      <m:oMath>
        <m:sSub>
          <m:sSubPr>
            <m:ctrlPr>
              <w:rPr>
                <w:rFonts w:ascii="Cambria Math" w:hAnsi="Cambria Math" w:cs="Arial"/>
                <w:i/>
              </w:rPr>
            </m:ctrlPr>
          </m:sSubPr>
          <m:e>
            <m:r>
              <w:rPr>
                <w:rFonts w:ascii="Cambria Math" w:hAnsi="Cambria Math" w:cs="Cambria Math" w:hint="cs"/>
                <w:szCs w:val="22"/>
                <w:cs/>
              </w:rPr>
              <m:t>Actual</m:t>
            </m:r>
            <m:r>
              <w:rPr>
                <w:rFonts w:ascii="Cambria Math" w:hAnsi="Cambria Math" w:cs="Arial"/>
                <w:szCs w:val="22"/>
                <w:cs/>
              </w:rPr>
              <m:t xml:space="preserve"> </m:t>
            </m:r>
            <m:r>
              <w:rPr>
                <w:rFonts w:ascii="Cambria Math" w:hAnsi="Cambria Math" w:cs="Cambria Math" w:hint="cs"/>
                <w:szCs w:val="22"/>
                <w:cs/>
              </w:rPr>
              <m:t>default</m:t>
            </m:r>
          </m:e>
          <m:sub>
            <m:r>
              <w:rPr>
                <w:rFonts w:ascii="Cambria Math" w:hAnsi="Cambria Math" w:cs="Cambria Math" w:hint="cs"/>
                <w:szCs w:val="22"/>
                <w:cs/>
              </w:rPr>
              <m:t>t</m:t>
            </m:r>
          </m:sub>
        </m:sSub>
      </m:oMath>
      <w:r w:rsidRPr="00794E4D">
        <w:rPr>
          <w:rFonts w:cs="Arial"/>
        </w:rPr>
        <w:t xml:space="preserve"> measure the “credit cycle” at time t and is the OLS estimates which minimize the sum of squared error</w:t>
      </w:r>
      <w:r w:rsidRPr="00794E4D">
        <w:rPr>
          <w:rFonts w:cs="Arial"/>
          <w:cs/>
        </w:rPr>
        <w:t xml:space="preserve">. </w:t>
      </w:r>
      <w:r w:rsidRPr="00794E4D">
        <w:rPr>
          <w:rFonts w:cs="Arial"/>
          <w:color w:val="000000"/>
        </w:rPr>
        <w:t>In addition, the macroeconomic factors that are selected into the final fitted CAF model should fulfill the following conditions</w:t>
      </w:r>
      <w:r w:rsidRPr="00794E4D">
        <w:rPr>
          <w:rFonts w:cs="Arial"/>
          <w:color w:val="000000"/>
          <w:cs/>
        </w:rPr>
        <w:t xml:space="preserve">: </w:t>
      </w:r>
    </w:p>
    <w:p w14:paraId="780D9EAA" w14:textId="77777777" w:rsidR="00C80CC3" w:rsidRPr="00794E4D" w:rsidRDefault="00C80CC3" w:rsidP="00C80CC3">
      <w:pPr>
        <w:rPr>
          <w:rFonts w:cs="Arial"/>
          <w:color w:val="000000"/>
        </w:rPr>
      </w:pPr>
      <w:r w:rsidRPr="00794E4D">
        <w:rPr>
          <w:rFonts w:cs="Arial"/>
          <w:color w:val="000000"/>
        </w:rPr>
        <w:t>1</w:t>
      </w:r>
      <w:r w:rsidRPr="00794E4D">
        <w:rPr>
          <w:rFonts w:cs="Arial"/>
          <w:color w:val="000000"/>
          <w:cs/>
        </w:rPr>
        <w:t xml:space="preserve">) </w:t>
      </w:r>
      <w:r w:rsidRPr="00794E4D">
        <w:rPr>
          <w:rFonts w:cs="Arial"/>
          <w:color w:val="000000"/>
        </w:rPr>
        <w:t xml:space="preserve">Its coefficients should be significant </w:t>
      </w:r>
      <w:r w:rsidRPr="00794E4D">
        <w:rPr>
          <w:rFonts w:cs="Arial"/>
          <w:color w:val="000000"/>
          <w:cs/>
        </w:rPr>
        <w:t>(</w:t>
      </w:r>
      <w:r w:rsidRPr="00794E4D">
        <w:rPr>
          <w:rFonts w:cs="Arial"/>
          <w:color w:val="000000"/>
        </w:rPr>
        <w:t>p</w:t>
      </w:r>
      <w:r w:rsidRPr="00794E4D">
        <w:rPr>
          <w:rFonts w:cs="Arial"/>
          <w:color w:val="000000"/>
          <w:cs/>
        </w:rPr>
        <w:t>-</w:t>
      </w:r>
      <w:r w:rsidRPr="00794E4D">
        <w:rPr>
          <w:rFonts w:cs="Arial"/>
          <w:color w:val="000000"/>
        </w:rPr>
        <w:t>value &lt; 0</w:t>
      </w:r>
      <w:r w:rsidRPr="00794E4D">
        <w:rPr>
          <w:rFonts w:cs="Arial"/>
          <w:color w:val="000000"/>
          <w:cs/>
        </w:rPr>
        <w:t>.</w:t>
      </w:r>
      <w:r w:rsidRPr="00794E4D">
        <w:rPr>
          <w:rFonts w:cs="Arial"/>
          <w:color w:val="000000"/>
        </w:rPr>
        <w:t>05</w:t>
      </w:r>
      <w:r w:rsidRPr="00794E4D">
        <w:rPr>
          <w:rFonts w:cs="Arial"/>
          <w:color w:val="000000"/>
          <w:cs/>
        </w:rPr>
        <w:t xml:space="preserve">) </w:t>
      </w:r>
    </w:p>
    <w:p w14:paraId="3D8CE7C1" w14:textId="77777777" w:rsidR="00C80CC3" w:rsidRPr="00794E4D" w:rsidRDefault="00C80CC3" w:rsidP="00C80CC3">
      <w:pPr>
        <w:rPr>
          <w:rFonts w:cs="Arial"/>
          <w:color w:val="000000"/>
        </w:rPr>
      </w:pPr>
      <w:r w:rsidRPr="00794E4D">
        <w:rPr>
          <w:rFonts w:cs="Arial"/>
          <w:color w:val="000000"/>
        </w:rPr>
        <w:t>2</w:t>
      </w:r>
      <w:r w:rsidRPr="00794E4D">
        <w:rPr>
          <w:rFonts w:cs="Arial"/>
          <w:color w:val="000000"/>
          <w:cs/>
        </w:rPr>
        <w:t xml:space="preserve">) </w:t>
      </w:r>
      <w:r w:rsidRPr="00794E4D">
        <w:rPr>
          <w:rFonts w:cs="Arial"/>
          <w:color w:val="000000"/>
        </w:rPr>
        <w:t xml:space="preserve">Its coefficients should be consistent with economic theory as well as improve the overall model’s performance </w:t>
      </w:r>
      <w:r w:rsidRPr="00794E4D">
        <w:rPr>
          <w:rFonts w:cs="Arial"/>
          <w:color w:val="000000"/>
          <w:cs/>
        </w:rPr>
        <w:t>(</w:t>
      </w:r>
      <w:r w:rsidRPr="00794E4D">
        <w:rPr>
          <w:rFonts w:cs="Arial"/>
          <w:color w:val="000000"/>
        </w:rPr>
        <w:t>e</w:t>
      </w:r>
      <w:r w:rsidRPr="00794E4D">
        <w:rPr>
          <w:rFonts w:cs="Arial"/>
          <w:color w:val="000000"/>
          <w:cs/>
        </w:rPr>
        <w:t>.</w:t>
      </w:r>
      <w:r w:rsidRPr="00794E4D">
        <w:rPr>
          <w:rFonts w:cs="Arial"/>
          <w:color w:val="000000"/>
        </w:rPr>
        <w:t>g</w:t>
      </w:r>
      <w:r w:rsidRPr="00794E4D">
        <w:rPr>
          <w:rFonts w:cs="Arial"/>
          <w:color w:val="000000"/>
          <w:cs/>
        </w:rPr>
        <w:t xml:space="preserve">. </w:t>
      </w:r>
      <w:r w:rsidRPr="00794E4D">
        <w:rPr>
          <w:rFonts w:cs="Arial"/>
          <w:color w:val="000000"/>
        </w:rPr>
        <w:t>adjusted R</w:t>
      </w:r>
      <w:r w:rsidRPr="00794E4D">
        <w:rPr>
          <w:rFonts w:cs="Arial"/>
          <w:color w:val="000000"/>
          <w:sz w:val="16"/>
          <w:szCs w:val="16"/>
        </w:rPr>
        <w:t>2</w:t>
      </w:r>
      <w:r w:rsidRPr="00794E4D">
        <w:rPr>
          <w:rFonts w:cs="Arial"/>
          <w:color w:val="000000"/>
          <w:cs/>
        </w:rPr>
        <w:t xml:space="preserve">). </w:t>
      </w:r>
    </w:p>
    <w:p w14:paraId="61A3A4AA" w14:textId="77777777" w:rsidR="00C80CC3" w:rsidRPr="00794E4D" w:rsidRDefault="00C80CC3" w:rsidP="00C80CC3">
      <w:pPr>
        <w:rPr>
          <w:rFonts w:cs="Arial"/>
          <w:color w:val="000000"/>
        </w:rPr>
      </w:pPr>
      <w:r w:rsidRPr="00794E4D">
        <w:rPr>
          <w:rFonts w:cs="Arial"/>
          <w:color w:val="000000"/>
        </w:rPr>
        <w:t>Finally, given the forecasted macroeconomic factors, we can calculate CAF for the forecasted period</w:t>
      </w:r>
      <w:r w:rsidRPr="00794E4D">
        <w:rPr>
          <w:rFonts w:cs="Arial"/>
          <w:color w:val="000000"/>
          <w:cs/>
        </w:rPr>
        <w:t xml:space="preserve">. </w:t>
      </w:r>
      <w:r w:rsidRPr="00794E4D">
        <w:rPr>
          <w:rFonts w:cs="Arial"/>
          <w:color w:val="000000"/>
        </w:rPr>
        <w:t>In conjunction with forward PD estimates, we then calculate forward</w:t>
      </w:r>
      <w:r w:rsidRPr="00794E4D">
        <w:rPr>
          <w:rFonts w:cs="Arial"/>
          <w:color w:val="000000"/>
          <w:cs/>
        </w:rPr>
        <w:t>-</w:t>
      </w:r>
      <w:r w:rsidRPr="00794E4D">
        <w:rPr>
          <w:rFonts w:cs="Arial"/>
          <w:color w:val="000000"/>
        </w:rPr>
        <w:t>looking PIT PD using the above</w:t>
      </w:r>
      <w:r w:rsidRPr="00794E4D">
        <w:rPr>
          <w:rFonts w:cs="Arial"/>
          <w:color w:val="000000"/>
          <w:cs/>
        </w:rPr>
        <w:t>-</w:t>
      </w:r>
      <w:r w:rsidRPr="00794E4D">
        <w:rPr>
          <w:rFonts w:cs="Arial"/>
          <w:color w:val="000000"/>
        </w:rPr>
        <w:t xml:space="preserve">mentioned Vasicek equation where </w:t>
      </w:r>
      <m:oMath>
        <m:sSup>
          <m:sSupPr>
            <m:ctrlPr>
              <w:rPr>
                <w:rFonts w:ascii="Cambria Math" w:hAnsi="Cambria Math" w:cs="Arial"/>
              </w:rPr>
            </m:ctrlPr>
          </m:sSupPr>
          <m:e>
            <m:r>
              <m:rPr>
                <m:sty m:val="p"/>
              </m:rPr>
              <w:rPr>
                <w:rFonts w:ascii="Cambria Math" w:hAnsi="Cambria Math" w:cs="Arial"/>
              </w:rPr>
              <m:t>r</m:t>
            </m:r>
          </m:e>
          <m:sup>
            <m:r>
              <m:rPr>
                <m:sty m:val="p"/>
              </m:rPr>
              <w:rPr>
                <w:rFonts w:ascii="Cambria Math" w:hAnsi="Cambria Math" w:cs="Arial"/>
              </w:rPr>
              <m:t>2</m:t>
            </m:r>
          </m:sup>
        </m:sSup>
        <m:r>
          <m:rPr>
            <m:sty m:val="p"/>
          </m:rPr>
          <w:rPr>
            <w:rFonts w:ascii="Cambria Math" w:hAnsi="Cambria Math" w:cs="Arial"/>
            <w:szCs w:val="22"/>
            <w:cs/>
          </w:rPr>
          <m:t xml:space="preserve"> </m:t>
        </m:r>
      </m:oMath>
      <w:r w:rsidRPr="00794E4D">
        <w:rPr>
          <w:rFonts w:eastAsiaTheme="minorEastAsia" w:cs="Arial"/>
        </w:rPr>
        <w:t xml:space="preserve"> is the best fit between actual and predicted model</w:t>
      </w:r>
      <w:r w:rsidRPr="00794E4D">
        <w:rPr>
          <w:rFonts w:cs="Arial"/>
          <w:color w:val="000000"/>
          <w:cs/>
        </w:rPr>
        <w:t>.</w:t>
      </w:r>
    </w:p>
    <w:p w14:paraId="5DF0E785" w14:textId="77777777" w:rsidR="00C80CC3" w:rsidRPr="00794E4D" w:rsidRDefault="00C80CC3" w:rsidP="00C80CC3">
      <w:pPr>
        <w:spacing w:line="259" w:lineRule="auto"/>
        <w:rPr>
          <w:rFonts w:eastAsiaTheme="majorEastAsia" w:cs="Arial"/>
          <w:iCs/>
          <w:u w:val="single"/>
        </w:rPr>
      </w:pPr>
      <w:r w:rsidRPr="00794E4D">
        <w:rPr>
          <w:rFonts w:cs="Arial"/>
          <w:szCs w:val="22"/>
          <w:cs/>
        </w:rPr>
        <w:br w:type="page"/>
      </w:r>
    </w:p>
    <w:p w14:paraId="7DEECA61" w14:textId="77777777" w:rsidR="00C80CC3" w:rsidRPr="00794E4D" w:rsidRDefault="00C80CC3" w:rsidP="00C80CC3">
      <w:pPr>
        <w:pStyle w:val="Heading2"/>
        <w:numPr>
          <w:ilvl w:val="1"/>
          <w:numId w:val="2"/>
        </w:numPr>
        <w:rPr>
          <w:rFonts w:cs="Arial"/>
        </w:rPr>
      </w:pPr>
      <w:r w:rsidRPr="00794E4D">
        <w:rPr>
          <w:rFonts w:cs="Arial"/>
        </w:rPr>
        <w:lastRenderedPageBreak/>
        <w:t>Model Development Approach</w:t>
      </w:r>
    </w:p>
    <w:p w14:paraId="4CD6EF1D" w14:textId="77777777" w:rsidR="00C80CC3" w:rsidRPr="009500F9" w:rsidRDefault="00C80CC3" w:rsidP="00C80CC3">
      <w:pPr>
        <w:rPr>
          <w:rFonts w:cstheme="minorBidi"/>
        </w:rPr>
      </w:pPr>
      <w:r w:rsidRPr="00794E4D">
        <w:rPr>
          <w:rFonts w:cs="Arial"/>
        </w:rPr>
        <w:t>For PD term structure model, KBank believe that the Markov state transition model family is the</w:t>
      </w:r>
      <w:r w:rsidRPr="00794E4D">
        <w:rPr>
          <w:rFonts w:cs="Arial"/>
          <w:szCs w:val="22"/>
          <w:cs/>
        </w:rPr>
        <w:t xml:space="preserve"> </w:t>
      </w:r>
      <w:r w:rsidRPr="00794E4D">
        <w:rPr>
          <w:rFonts w:cs="Arial"/>
        </w:rPr>
        <w:t>appropriate methodology for the construction of PD term structure</w:t>
      </w:r>
      <w:r w:rsidRPr="00794E4D">
        <w:rPr>
          <w:rFonts w:cs="Arial"/>
          <w:szCs w:val="22"/>
          <w:cs/>
        </w:rPr>
        <w:t>.</w:t>
      </w:r>
      <w:r w:rsidRPr="00794E4D">
        <w:rPr>
          <w:rFonts w:cs="Arial"/>
        </w:rPr>
        <w:t xml:space="preserve"> The inputs of the mod</w:t>
      </w:r>
      <w:r w:rsidR="009500F9">
        <w:rPr>
          <w:rFonts w:cs="Arial"/>
        </w:rPr>
        <w:t>el and the development exercise align</w:t>
      </w:r>
      <w:r w:rsidRPr="00794E4D">
        <w:rPr>
          <w:rFonts w:cs="Arial"/>
        </w:rPr>
        <w:t xml:space="preserve"> with the bank’s current data structure</w:t>
      </w:r>
      <w:r w:rsidRPr="00794E4D">
        <w:rPr>
          <w:rFonts w:cs="Arial"/>
          <w:szCs w:val="22"/>
          <w:cs/>
        </w:rPr>
        <w:t xml:space="preserve">. </w:t>
      </w:r>
      <w:r w:rsidRPr="00794E4D">
        <w:rPr>
          <w:rFonts w:cs="Arial"/>
        </w:rPr>
        <w:t>The output of model also aligns with current business model and TFRS9 risk requirements in term of generating the default term structure</w:t>
      </w:r>
      <w:r w:rsidRPr="00794E4D">
        <w:rPr>
          <w:rFonts w:cs="Arial"/>
          <w:szCs w:val="22"/>
          <w:cs/>
        </w:rPr>
        <w:t>.</w:t>
      </w:r>
    </w:p>
    <w:p w14:paraId="6C9FF962" w14:textId="77777777" w:rsidR="00C80CC3" w:rsidRPr="00794E4D" w:rsidRDefault="00C80CC3" w:rsidP="00C80CC3">
      <w:pPr>
        <w:rPr>
          <w:rFonts w:cs="Arial"/>
        </w:rPr>
      </w:pPr>
      <w:r w:rsidRPr="00794E4D">
        <w:rPr>
          <w:rFonts w:cs="Arial"/>
        </w:rPr>
        <w:t>KBank explore the possibility of instigating the non</w:t>
      </w:r>
      <w:r w:rsidRPr="00794E4D">
        <w:rPr>
          <w:rFonts w:cs="Arial"/>
          <w:szCs w:val="22"/>
          <w:cs/>
        </w:rPr>
        <w:t>-</w:t>
      </w:r>
      <w:r w:rsidRPr="00794E4D">
        <w:rPr>
          <w:rFonts w:cs="Arial"/>
        </w:rPr>
        <w:t xml:space="preserve">homogeneous continuous time Markov state transition model </w:t>
      </w:r>
      <w:r w:rsidRPr="00794E4D">
        <w:rPr>
          <w:rFonts w:cs="Arial"/>
          <w:szCs w:val="22"/>
          <w:cs/>
        </w:rPr>
        <w:t>(</w:t>
      </w:r>
      <w:r w:rsidRPr="00794E4D">
        <w:rPr>
          <w:rFonts w:cs="Arial"/>
        </w:rPr>
        <w:t>NHCTMT</w:t>
      </w:r>
      <w:r w:rsidRPr="00794E4D">
        <w:rPr>
          <w:rFonts w:cs="Arial"/>
          <w:szCs w:val="22"/>
          <w:cs/>
        </w:rPr>
        <w:t>)</w:t>
      </w:r>
      <w:r w:rsidRPr="00794E4D">
        <w:rPr>
          <w:rFonts w:cs="Arial"/>
        </w:rPr>
        <w:t xml:space="preserve"> as a champion model for</w:t>
      </w:r>
      <w:r w:rsidRPr="00794E4D">
        <w:rPr>
          <w:rFonts w:cs="Arial"/>
          <w:szCs w:val="22"/>
          <w:cs/>
        </w:rPr>
        <w:t xml:space="preserve"> </w:t>
      </w:r>
      <w:r w:rsidRPr="00794E4D">
        <w:rPr>
          <w:rFonts w:cs="Arial"/>
        </w:rPr>
        <w:t>K</w:t>
      </w:r>
      <w:r w:rsidRPr="00794E4D">
        <w:rPr>
          <w:rFonts w:cs="Arial"/>
          <w:szCs w:val="22"/>
          <w:cs/>
        </w:rPr>
        <w:t>-</w:t>
      </w:r>
      <w:r w:rsidRPr="00794E4D">
        <w:rPr>
          <w:rFonts w:cs="Arial"/>
        </w:rPr>
        <w:t>Leasing PD term structure</w:t>
      </w:r>
      <w:r w:rsidRPr="00794E4D">
        <w:rPr>
          <w:rFonts w:cs="Arial"/>
          <w:szCs w:val="22"/>
          <w:cs/>
        </w:rPr>
        <w:t xml:space="preserve">. </w:t>
      </w:r>
      <w:r w:rsidRPr="00794E4D">
        <w:rPr>
          <w:rFonts w:cs="Arial"/>
        </w:rPr>
        <w:t>But depending on the results of the curve adjustment optimization, KBank may opt to revert to the homogeneous model instead</w:t>
      </w:r>
      <w:r w:rsidRPr="00794E4D">
        <w:rPr>
          <w:rFonts w:cs="Arial"/>
          <w:szCs w:val="22"/>
          <w:cs/>
        </w:rPr>
        <w:t xml:space="preserve">. </w:t>
      </w:r>
      <w:r w:rsidRPr="00794E4D">
        <w:rPr>
          <w:rFonts w:cs="Arial"/>
        </w:rPr>
        <w:t>Additionally, KBank also attempt to use the survival analysis methodology to create the default term structure as a challenger model</w:t>
      </w:r>
      <w:r w:rsidRPr="00794E4D">
        <w:rPr>
          <w:rFonts w:cs="Arial"/>
          <w:szCs w:val="22"/>
          <w:cs/>
        </w:rPr>
        <w:t>.</w:t>
      </w:r>
    </w:p>
    <w:p w14:paraId="502F1A3D" w14:textId="77777777" w:rsidR="00C80CC3" w:rsidRPr="00794E4D" w:rsidRDefault="00C80CC3" w:rsidP="00C80CC3">
      <w:pPr>
        <w:keepNext/>
        <w:rPr>
          <w:rFonts w:cs="Arial"/>
        </w:rPr>
      </w:pPr>
      <w:r w:rsidRPr="00794E4D">
        <w:rPr>
          <w:rFonts w:cs="Arial"/>
          <w:noProof/>
        </w:rPr>
        <w:drawing>
          <wp:inline distT="0" distB="0" distL="0" distR="0" wp14:anchorId="440314AF" wp14:editId="453D4F65">
            <wp:extent cx="5486400" cy="1171575"/>
            <wp:effectExtent l="0" t="114300" r="0" b="47625"/>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3A0E76E5" w14:textId="77777777" w:rsidR="00C80CC3" w:rsidRPr="00794E4D" w:rsidRDefault="00C80CC3" w:rsidP="00C80CC3">
      <w:pPr>
        <w:pStyle w:val="Caption"/>
        <w:rPr>
          <w:rFonts w:cs="Arial"/>
        </w:rPr>
      </w:pPr>
      <w:r w:rsidRPr="00794E4D">
        <w:rPr>
          <w:rFonts w:cs="Arial"/>
        </w:rPr>
        <w:t xml:space="preserve">Figure </w:t>
      </w:r>
      <w:r w:rsidRPr="00794E4D">
        <w:rPr>
          <w:rFonts w:cs="Arial"/>
        </w:rPr>
        <w:fldChar w:fldCharType="begin"/>
      </w:r>
      <w:r w:rsidRPr="00794E4D">
        <w:rPr>
          <w:rFonts w:cs="Arial"/>
        </w:rPr>
        <w:instrText xml:space="preserve"> SEQ Figure \</w:instrText>
      </w:r>
      <w:r w:rsidRPr="00794E4D">
        <w:rPr>
          <w:rFonts w:cs="Arial"/>
          <w:bCs/>
          <w:cs/>
        </w:rPr>
        <w:instrText xml:space="preserve">* </w:instrText>
      </w:r>
      <w:r w:rsidRPr="00794E4D">
        <w:rPr>
          <w:rFonts w:cs="Arial"/>
        </w:rPr>
        <w:instrText xml:space="preserve">ARABIC </w:instrText>
      </w:r>
      <w:r w:rsidRPr="00794E4D">
        <w:rPr>
          <w:rFonts w:cs="Arial"/>
        </w:rPr>
        <w:fldChar w:fldCharType="separate"/>
      </w:r>
      <w:r w:rsidR="00CC7D55">
        <w:rPr>
          <w:rFonts w:cs="Arial"/>
          <w:noProof/>
        </w:rPr>
        <w:t>2</w:t>
      </w:r>
      <w:r w:rsidRPr="00794E4D">
        <w:rPr>
          <w:rFonts w:cs="Arial"/>
        </w:rPr>
        <w:fldChar w:fldCharType="end"/>
      </w:r>
      <w:r w:rsidRPr="00794E4D">
        <w:rPr>
          <w:rFonts w:cs="Arial"/>
        </w:rPr>
        <w:t>, Steps of PD term structure model development</w:t>
      </w:r>
    </w:p>
    <w:p w14:paraId="57F3F5C6" w14:textId="77777777" w:rsidR="009500F9" w:rsidRDefault="009500F9" w:rsidP="00C80CC3">
      <w:pPr>
        <w:rPr>
          <w:rFonts w:cs="Arial"/>
        </w:rPr>
      </w:pPr>
    </w:p>
    <w:p w14:paraId="45288AD1" w14:textId="77777777" w:rsidR="00C80CC3" w:rsidRPr="00794E4D" w:rsidRDefault="00C80CC3" w:rsidP="00C80CC3">
      <w:pPr>
        <w:rPr>
          <w:rFonts w:cs="Arial"/>
        </w:rPr>
      </w:pPr>
      <w:r w:rsidRPr="00794E4D">
        <w:rPr>
          <w:rFonts w:cs="Arial"/>
        </w:rPr>
        <w:t>This section briefly outline</w:t>
      </w:r>
      <w:r w:rsidR="009500F9">
        <w:rPr>
          <w:rFonts w:cs="Arial"/>
        </w:rPr>
        <w:t>s</w:t>
      </w:r>
      <w:r w:rsidRPr="00794E4D">
        <w:rPr>
          <w:rFonts w:cs="Arial"/>
        </w:rPr>
        <w:t xml:space="preserve"> the steps that have been taken in the development of the champion model </w:t>
      </w:r>
      <w:r w:rsidRPr="00794E4D">
        <w:rPr>
          <w:rFonts w:cs="Arial"/>
          <w:szCs w:val="22"/>
          <w:cs/>
        </w:rPr>
        <w:t>(</w:t>
      </w:r>
      <w:r w:rsidRPr="00794E4D">
        <w:rPr>
          <w:rFonts w:cs="Arial"/>
        </w:rPr>
        <w:t>NHCTMT</w:t>
      </w:r>
      <w:r w:rsidRPr="00794E4D">
        <w:rPr>
          <w:rFonts w:cs="Arial"/>
          <w:szCs w:val="22"/>
          <w:cs/>
        </w:rPr>
        <w:t xml:space="preserve">) </w:t>
      </w:r>
      <w:r w:rsidRPr="00794E4D">
        <w:rPr>
          <w:rFonts w:cs="Arial"/>
        </w:rPr>
        <w:t>for the TFRS9 probability of default term structure</w:t>
      </w:r>
      <w:r w:rsidRPr="00794E4D">
        <w:rPr>
          <w:rFonts w:cs="Arial"/>
          <w:szCs w:val="22"/>
          <w:cs/>
        </w:rPr>
        <w:t>.</w:t>
      </w:r>
    </w:p>
    <w:p w14:paraId="3F623E41" w14:textId="77777777" w:rsidR="00C80CC3" w:rsidRPr="00794E4D" w:rsidRDefault="00C80CC3" w:rsidP="00C80CC3">
      <w:pPr>
        <w:rPr>
          <w:rFonts w:cs="Arial"/>
        </w:rPr>
      </w:pPr>
      <w:r w:rsidRPr="00794E4D">
        <w:rPr>
          <w:rFonts w:cs="Arial"/>
        </w:rPr>
        <w:t>The model development process starts with data gathering and sample preparation</w:t>
      </w:r>
      <w:r w:rsidRPr="00794E4D">
        <w:rPr>
          <w:rFonts w:cs="Arial"/>
          <w:szCs w:val="22"/>
          <w:cs/>
        </w:rPr>
        <w:t xml:space="preserve">. </w:t>
      </w:r>
      <w:r w:rsidRPr="00794E4D">
        <w:rPr>
          <w:rFonts w:cs="Arial"/>
        </w:rPr>
        <w:t>We used a long history of default performance, B</w:t>
      </w:r>
      <w:r w:rsidRPr="00794E4D">
        <w:rPr>
          <w:rFonts w:cs="Arial"/>
          <w:szCs w:val="22"/>
          <w:cs/>
        </w:rPr>
        <w:t>-</w:t>
      </w:r>
      <w:r w:rsidRPr="00794E4D">
        <w:rPr>
          <w:rFonts w:cs="Arial"/>
        </w:rPr>
        <w:t>score and TDR</w:t>
      </w:r>
      <w:r w:rsidRPr="00794E4D">
        <w:rPr>
          <w:rFonts w:cs="Arial"/>
          <w:szCs w:val="22"/>
          <w:cs/>
        </w:rPr>
        <w:t>-</w:t>
      </w:r>
      <w:r w:rsidRPr="00794E4D">
        <w:rPr>
          <w:rFonts w:cs="Arial"/>
        </w:rPr>
        <w:t>score in the derivation of our supermaster rating and 1</w:t>
      </w:r>
      <w:r w:rsidRPr="00794E4D">
        <w:rPr>
          <w:rFonts w:cs="Arial"/>
          <w:szCs w:val="22"/>
          <w:cs/>
        </w:rPr>
        <w:t>-</w:t>
      </w:r>
      <w:r w:rsidRPr="00794E4D">
        <w:rPr>
          <w:rFonts w:cs="Arial"/>
        </w:rPr>
        <w:t>year through</w:t>
      </w:r>
      <w:r w:rsidRPr="00794E4D">
        <w:rPr>
          <w:rFonts w:cs="Arial"/>
          <w:szCs w:val="22"/>
          <w:cs/>
        </w:rPr>
        <w:t>-</w:t>
      </w:r>
      <w:r w:rsidRPr="00794E4D">
        <w:rPr>
          <w:rFonts w:cs="Arial"/>
        </w:rPr>
        <w:t>the</w:t>
      </w:r>
      <w:r w:rsidRPr="00794E4D">
        <w:rPr>
          <w:rFonts w:cs="Arial"/>
          <w:szCs w:val="22"/>
          <w:cs/>
        </w:rPr>
        <w:t>-</w:t>
      </w:r>
      <w:r w:rsidRPr="00794E4D">
        <w:rPr>
          <w:rFonts w:cs="Arial"/>
        </w:rPr>
        <w:t>cycle probability of default</w:t>
      </w:r>
      <w:r w:rsidRPr="00794E4D">
        <w:rPr>
          <w:rFonts w:cs="Arial"/>
          <w:szCs w:val="22"/>
          <w:cs/>
        </w:rPr>
        <w:t xml:space="preserve">. </w:t>
      </w:r>
      <w:r w:rsidRPr="00794E4D">
        <w:rPr>
          <w:rFonts w:cs="Arial"/>
        </w:rPr>
        <w:t xml:space="preserve">This will be </w:t>
      </w:r>
      <w:proofErr w:type="gramStart"/>
      <w:r w:rsidRPr="00794E4D">
        <w:rPr>
          <w:rFonts w:cs="Arial"/>
        </w:rPr>
        <w:t>elucidate</w:t>
      </w:r>
      <w:proofErr w:type="gramEnd"/>
      <w:r w:rsidRPr="00794E4D">
        <w:rPr>
          <w:rFonts w:cs="Arial"/>
        </w:rPr>
        <w:t xml:space="preserve"> in detail in the next section of this document</w:t>
      </w:r>
      <w:r w:rsidRPr="00794E4D">
        <w:rPr>
          <w:rFonts w:cs="Arial"/>
          <w:szCs w:val="22"/>
          <w:cs/>
        </w:rPr>
        <w:t>.</w:t>
      </w:r>
    </w:p>
    <w:p w14:paraId="36FB24A5" w14:textId="77777777" w:rsidR="00C80CC3" w:rsidRPr="00794E4D" w:rsidRDefault="00C80CC3" w:rsidP="00C80CC3">
      <w:pPr>
        <w:rPr>
          <w:rFonts w:cs="Arial"/>
        </w:rPr>
      </w:pPr>
      <w:r w:rsidRPr="00794E4D">
        <w:rPr>
          <w:rFonts w:cs="Arial"/>
        </w:rPr>
        <w:t>After the supermaster rating and scale has been well developed, we re</w:t>
      </w:r>
      <w:r w:rsidRPr="00794E4D">
        <w:rPr>
          <w:rFonts w:cs="Arial"/>
          <w:szCs w:val="22"/>
          <w:cs/>
        </w:rPr>
        <w:t>-</w:t>
      </w:r>
      <w:r w:rsidRPr="00794E4D">
        <w:rPr>
          <w:rFonts w:cs="Arial"/>
        </w:rPr>
        <w:t>apply the rating criteria to our historical observations and observed the 1</w:t>
      </w:r>
      <w:r w:rsidRPr="00794E4D">
        <w:rPr>
          <w:rFonts w:cs="Arial"/>
          <w:szCs w:val="22"/>
          <w:cs/>
        </w:rPr>
        <w:t>-</w:t>
      </w:r>
      <w:r w:rsidRPr="00794E4D">
        <w:rPr>
          <w:rFonts w:cs="Arial"/>
        </w:rPr>
        <w:t>year rating migrations over different observation periods</w:t>
      </w:r>
      <w:r w:rsidRPr="00794E4D">
        <w:rPr>
          <w:rFonts w:cs="Arial"/>
          <w:szCs w:val="22"/>
          <w:cs/>
        </w:rPr>
        <w:t xml:space="preserve">. </w:t>
      </w:r>
      <w:r w:rsidRPr="00794E4D">
        <w:rPr>
          <w:rFonts w:cs="Arial"/>
        </w:rPr>
        <w:t>We constructed our through</w:t>
      </w:r>
      <w:r w:rsidRPr="00794E4D">
        <w:rPr>
          <w:rFonts w:cs="Arial"/>
          <w:szCs w:val="22"/>
          <w:cs/>
        </w:rPr>
        <w:t>-</w:t>
      </w:r>
      <w:r w:rsidRPr="00794E4D">
        <w:rPr>
          <w:rFonts w:cs="Arial"/>
        </w:rPr>
        <w:t>the</w:t>
      </w:r>
      <w:r w:rsidRPr="00794E4D">
        <w:rPr>
          <w:rFonts w:cs="Arial"/>
          <w:szCs w:val="22"/>
          <w:cs/>
        </w:rPr>
        <w:t>-</w:t>
      </w:r>
      <w:r w:rsidRPr="00794E4D">
        <w:rPr>
          <w:rFonts w:cs="Arial"/>
        </w:rPr>
        <w:t>cycle 1</w:t>
      </w:r>
      <w:r w:rsidRPr="00794E4D">
        <w:rPr>
          <w:rFonts w:cs="Arial"/>
          <w:szCs w:val="22"/>
          <w:cs/>
        </w:rPr>
        <w:t>-</w:t>
      </w:r>
      <w:r w:rsidRPr="00794E4D">
        <w:rPr>
          <w:rFonts w:cs="Arial"/>
        </w:rPr>
        <w:t>year state transition probability based on the average migration rates across years of observation</w:t>
      </w:r>
      <w:r w:rsidRPr="00794E4D">
        <w:rPr>
          <w:rFonts w:cs="Arial"/>
          <w:szCs w:val="22"/>
          <w:cs/>
        </w:rPr>
        <w:t xml:space="preserve">. </w:t>
      </w:r>
      <w:r w:rsidRPr="00794E4D">
        <w:rPr>
          <w:rFonts w:cs="Arial"/>
        </w:rPr>
        <w:t xml:space="preserve">The next step involves human intervention in order to smooth out and ensure that the TTC rating migration matrix comply with the necessary conditions of the NHCTMT model </w:t>
      </w:r>
      <w:r w:rsidRPr="00794E4D">
        <w:rPr>
          <w:rFonts w:cs="Arial"/>
          <w:szCs w:val="22"/>
          <w:cs/>
        </w:rPr>
        <w:t>(</w:t>
      </w:r>
      <w:r w:rsidRPr="00794E4D">
        <w:rPr>
          <w:rFonts w:cs="Arial"/>
        </w:rPr>
        <w:t>will be discussed later</w:t>
      </w:r>
      <w:r w:rsidRPr="00794E4D">
        <w:rPr>
          <w:rFonts w:cs="Arial"/>
          <w:szCs w:val="22"/>
          <w:cs/>
        </w:rPr>
        <w:t>).</w:t>
      </w:r>
    </w:p>
    <w:p w14:paraId="5BB9B065" w14:textId="77777777" w:rsidR="009500F9" w:rsidRDefault="009500F9">
      <w:pPr>
        <w:spacing w:line="259" w:lineRule="auto"/>
        <w:jc w:val="left"/>
        <w:rPr>
          <w:rFonts w:cs="Arial"/>
        </w:rPr>
      </w:pPr>
      <w:r>
        <w:rPr>
          <w:rFonts w:cs="Arial"/>
        </w:rPr>
        <w:br w:type="page"/>
      </w:r>
    </w:p>
    <w:p w14:paraId="7DB10674" w14:textId="77777777" w:rsidR="00C80CC3" w:rsidRPr="00794E4D" w:rsidRDefault="00C80CC3" w:rsidP="00C80CC3">
      <w:pPr>
        <w:rPr>
          <w:rFonts w:cs="Arial"/>
        </w:rPr>
      </w:pPr>
      <w:r w:rsidRPr="00794E4D">
        <w:rPr>
          <w:rFonts w:cs="Arial"/>
        </w:rPr>
        <w:lastRenderedPageBreak/>
        <w:t xml:space="preserve">After the TTC migration matrix </w:t>
      </w:r>
      <m:oMath>
        <m:r>
          <w:rPr>
            <w:rFonts w:ascii="Cambria Math" w:hAnsi="Cambria Math" w:cs="Cambria Math" w:hint="cs"/>
            <w:szCs w:val="22"/>
            <w:cs/>
          </w:rPr>
          <m:t>M</m:t>
        </m:r>
      </m:oMath>
      <w:r w:rsidRPr="00794E4D">
        <w:rPr>
          <w:rFonts w:cs="Arial"/>
        </w:rPr>
        <w:t xml:space="preserve"> has been finalized, we transform it to the generator matrix</w:t>
      </w:r>
      <w:r w:rsidRPr="00794E4D">
        <w:rPr>
          <w:rFonts w:cs="Arial"/>
          <w:szCs w:val="22"/>
          <w:cs/>
        </w:rPr>
        <w:t xml:space="preserve">. </w:t>
      </w:r>
      <w:r w:rsidRPr="00794E4D">
        <w:rPr>
          <w:rFonts w:cs="Arial"/>
        </w:rPr>
        <w:t xml:space="preserve">We use this generator matrix </w:t>
      </w:r>
      <m:oMath>
        <m:r>
          <w:rPr>
            <w:rFonts w:ascii="Cambria Math" w:hAnsi="Cambria Math" w:cs="Cambria Math" w:hint="cs"/>
            <w:szCs w:val="22"/>
            <w:cs/>
          </w:rPr>
          <m:t>Q</m:t>
        </m:r>
      </m:oMath>
      <w:r w:rsidRPr="00794E4D">
        <w:rPr>
          <w:rFonts w:cs="Arial"/>
        </w:rPr>
        <w:t xml:space="preserve"> together with an optimization algorithm to find appropriate curve adjustment parameters </w:t>
      </w:r>
      <m:oMath>
        <m:r>
          <w:rPr>
            <w:rFonts w:ascii="Cambria Math" w:hAnsi="Cambria Math" w:cs="Cambria Math" w:hint="cs"/>
            <w:szCs w:val="22"/>
            <w:cs/>
          </w:rPr>
          <m:t>α</m:t>
        </m:r>
      </m:oMath>
      <w:r w:rsidRPr="00794E4D">
        <w:rPr>
          <w:rFonts w:eastAsiaTheme="minorEastAsia" w:cs="Arial"/>
        </w:rPr>
        <w:t xml:space="preserve"> </w:t>
      </w:r>
      <w:proofErr w:type="gramStart"/>
      <w:r w:rsidRPr="00794E4D">
        <w:rPr>
          <w:rFonts w:eastAsiaTheme="minorEastAsia" w:cs="Arial"/>
        </w:rPr>
        <w:t xml:space="preserve">and </w:t>
      </w:r>
      <w:proofErr w:type="gramEnd"/>
      <m:oMath>
        <m:r>
          <w:rPr>
            <w:rFonts w:ascii="Cambria Math" w:eastAsiaTheme="minorEastAsia" w:hAnsi="Cambria Math" w:cs="Cambria Math" w:hint="cs"/>
            <w:szCs w:val="22"/>
            <w:cs/>
          </w:rPr>
          <m:t>β</m:t>
        </m:r>
      </m:oMath>
      <w:r w:rsidRPr="00794E4D">
        <w:rPr>
          <w:rFonts w:cs="Arial"/>
          <w:szCs w:val="22"/>
          <w:cs/>
        </w:rPr>
        <w:t xml:space="preserve">. </w:t>
      </w:r>
      <w:r w:rsidRPr="00794E4D">
        <w:rPr>
          <w:rFonts w:cs="Arial"/>
        </w:rPr>
        <w:t>The objective of the optimization algorithm is to find the curve adjustment parameters such that the PD curves are the closest to and still cover the historical default rates across all ratings</w:t>
      </w:r>
      <w:r w:rsidRPr="00794E4D">
        <w:rPr>
          <w:rFonts w:cs="Arial"/>
          <w:szCs w:val="22"/>
          <w:cs/>
        </w:rPr>
        <w:t xml:space="preserve">.  </w:t>
      </w:r>
    </w:p>
    <w:p w14:paraId="0B518256" w14:textId="77777777" w:rsidR="00C80CC3" w:rsidRPr="00794E4D" w:rsidRDefault="00C80CC3" w:rsidP="00C80CC3">
      <w:pPr>
        <w:pStyle w:val="Heading2"/>
        <w:numPr>
          <w:ilvl w:val="1"/>
          <w:numId w:val="2"/>
        </w:numPr>
        <w:rPr>
          <w:rFonts w:cs="Arial"/>
        </w:rPr>
      </w:pPr>
      <w:r w:rsidRPr="00794E4D">
        <w:rPr>
          <w:rFonts w:cs="Arial"/>
        </w:rPr>
        <w:t>Data Management</w:t>
      </w:r>
    </w:p>
    <w:p w14:paraId="5101C9D3" w14:textId="77777777" w:rsidR="00C80CC3" w:rsidRPr="00794E4D" w:rsidRDefault="00C80CC3" w:rsidP="00C80CC3">
      <w:pPr>
        <w:pStyle w:val="Heading3"/>
        <w:numPr>
          <w:ilvl w:val="2"/>
          <w:numId w:val="2"/>
        </w:numPr>
        <w:rPr>
          <w:rFonts w:cs="Arial"/>
        </w:rPr>
      </w:pPr>
      <w:r w:rsidRPr="00794E4D">
        <w:rPr>
          <w:rFonts w:cs="Arial"/>
        </w:rPr>
        <w:t>Overview of Input Data Set</w:t>
      </w:r>
    </w:p>
    <w:p w14:paraId="4CA8806A" w14:textId="77777777" w:rsidR="00C80CC3" w:rsidRPr="00794E4D" w:rsidRDefault="00C80CC3" w:rsidP="00C80CC3">
      <w:pPr>
        <w:rPr>
          <w:rFonts w:cs="Arial"/>
          <w:b/>
          <w:bCs/>
          <w:sz w:val="24"/>
          <w:szCs w:val="24"/>
        </w:rPr>
      </w:pPr>
      <w:r w:rsidRPr="00794E4D">
        <w:rPr>
          <w:rFonts w:cs="Arial"/>
        </w:rPr>
        <w:t>The first step of our model development is the derivation of supermaster scale</w:t>
      </w:r>
      <w:r w:rsidRPr="00794E4D">
        <w:rPr>
          <w:rFonts w:cs="Arial"/>
          <w:szCs w:val="22"/>
          <w:cs/>
        </w:rPr>
        <w:t xml:space="preserve">. </w:t>
      </w:r>
      <w:r w:rsidRPr="00794E4D">
        <w:rPr>
          <w:rFonts w:cs="Arial"/>
        </w:rPr>
        <w:t>We gathered</w:t>
      </w:r>
      <w:r w:rsidRPr="00794E4D">
        <w:rPr>
          <w:rFonts w:cs="Arial"/>
          <w:szCs w:val="22"/>
          <w:cs/>
        </w:rPr>
        <w:t xml:space="preserve"> </w:t>
      </w:r>
      <w:r w:rsidRPr="00794E4D">
        <w:rPr>
          <w:rFonts w:cs="Arial"/>
        </w:rPr>
        <w:t>K</w:t>
      </w:r>
      <w:r w:rsidRPr="00794E4D">
        <w:rPr>
          <w:rFonts w:cs="Arial"/>
          <w:szCs w:val="22"/>
          <w:cs/>
        </w:rPr>
        <w:t>-</w:t>
      </w:r>
      <w:r w:rsidRPr="00794E4D">
        <w:rPr>
          <w:rFonts w:cs="Arial"/>
        </w:rPr>
        <w:t>Leasing portfolio data and B</w:t>
      </w:r>
      <w:r w:rsidRPr="00794E4D">
        <w:rPr>
          <w:rFonts w:cs="Arial"/>
          <w:szCs w:val="22"/>
          <w:cs/>
        </w:rPr>
        <w:t>-</w:t>
      </w:r>
      <w:r w:rsidRPr="00794E4D">
        <w:rPr>
          <w:rFonts w:cs="Arial"/>
        </w:rPr>
        <w:t>score of each instrument from 2012</w:t>
      </w:r>
      <w:r w:rsidRPr="00794E4D">
        <w:rPr>
          <w:rFonts w:cs="Arial"/>
          <w:szCs w:val="22"/>
          <w:cs/>
        </w:rPr>
        <w:t>-</w:t>
      </w:r>
      <w:r w:rsidRPr="00794E4D">
        <w:rPr>
          <w:rFonts w:cs="Arial"/>
        </w:rPr>
        <w:t>01 to 2016</w:t>
      </w:r>
      <w:r w:rsidRPr="00794E4D">
        <w:rPr>
          <w:rFonts w:cs="Arial"/>
          <w:szCs w:val="22"/>
          <w:cs/>
        </w:rPr>
        <w:t>-</w:t>
      </w:r>
      <w:r w:rsidRPr="00794E4D">
        <w:rPr>
          <w:rFonts w:cs="Arial"/>
        </w:rPr>
        <w:t>05</w:t>
      </w:r>
      <w:r w:rsidRPr="00794E4D">
        <w:rPr>
          <w:rFonts w:cs="Arial"/>
          <w:szCs w:val="22"/>
          <w:cs/>
        </w:rPr>
        <w:t xml:space="preserve">. </w:t>
      </w:r>
    </w:p>
    <w:tbl>
      <w:tblPr>
        <w:tblStyle w:val="LightList-Accent1"/>
        <w:tblW w:w="5000" w:type="pct"/>
        <w:jc w:val="center"/>
        <w:tblLook w:val="04A0" w:firstRow="1" w:lastRow="0" w:firstColumn="1" w:lastColumn="0" w:noHBand="0" w:noVBand="1"/>
      </w:tblPr>
      <w:tblGrid>
        <w:gridCol w:w="585"/>
        <w:gridCol w:w="2991"/>
        <w:gridCol w:w="1627"/>
        <w:gridCol w:w="4039"/>
      </w:tblGrid>
      <w:tr w:rsidR="00C80CC3" w:rsidRPr="00794E4D" w14:paraId="62B8DC01" w14:textId="77777777" w:rsidTr="009119D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7" w:type="pct"/>
          </w:tcPr>
          <w:p w14:paraId="77533766" w14:textId="77777777" w:rsidR="00C80CC3" w:rsidRPr="00794E4D" w:rsidRDefault="00C80CC3" w:rsidP="000E2554">
            <w:pPr>
              <w:spacing w:line="240" w:lineRule="auto"/>
              <w:jc w:val="center"/>
              <w:rPr>
                <w:rFonts w:cs="Arial"/>
                <w:b w:val="0"/>
                <w:bCs w:val="0"/>
                <w:sz w:val="16"/>
                <w:szCs w:val="16"/>
              </w:rPr>
            </w:pPr>
            <w:r w:rsidRPr="00794E4D">
              <w:rPr>
                <w:rFonts w:cs="Arial"/>
                <w:sz w:val="16"/>
                <w:szCs w:val="16"/>
              </w:rPr>
              <w:t>No</w:t>
            </w:r>
            <w:r w:rsidRPr="00794E4D">
              <w:rPr>
                <w:rFonts w:cs="Arial"/>
                <w:sz w:val="16"/>
                <w:szCs w:val="16"/>
                <w:cs/>
              </w:rPr>
              <w:t>.</w:t>
            </w:r>
          </w:p>
        </w:tc>
        <w:tc>
          <w:tcPr>
            <w:tcW w:w="1618" w:type="pct"/>
          </w:tcPr>
          <w:p w14:paraId="4E813C8A" w14:textId="77777777" w:rsidR="00C80CC3" w:rsidRPr="00794E4D" w:rsidRDefault="00C80CC3" w:rsidP="000E2554">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794E4D">
              <w:rPr>
                <w:rFonts w:cs="Arial"/>
                <w:sz w:val="16"/>
                <w:szCs w:val="16"/>
              </w:rPr>
              <w:t>Field_Name</w:t>
            </w:r>
          </w:p>
        </w:tc>
        <w:tc>
          <w:tcPr>
            <w:tcW w:w="880" w:type="pct"/>
          </w:tcPr>
          <w:p w14:paraId="4EFC56F8" w14:textId="77777777" w:rsidR="00C80CC3" w:rsidRPr="00794E4D" w:rsidRDefault="00C80CC3" w:rsidP="000E2554">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794E4D">
              <w:rPr>
                <w:rFonts w:cs="Arial"/>
                <w:sz w:val="16"/>
                <w:szCs w:val="16"/>
              </w:rPr>
              <w:t>Existing</w:t>
            </w:r>
            <w:r w:rsidRPr="00794E4D">
              <w:rPr>
                <w:rFonts w:cs="Arial"/>
                <w:sz w:val="16"/>
                <w:szCs w:val="16"/>
                <w:cs/>
              </w:rPr>
              <w:t>/</w:t>
            </w:r>
            <w:r w:rsidRPr="00794E4D">
              <w:rPr>
                <w:rFonts w:cs="Arial"/>
                <w:sz w:val="16"/>
                <w:szCs w:val="16"/>
              </w:rPr>
              <w:t>New</w:t>
            </w:r>
          </w:p>
        </w:tc>
        <w:tc>
          <w:tcPr>
            <w:tcW w:w="2186" w:type="pct"/>
          </w:tcPr>
          <w:p w14:paraId="41A143F5" w14:textId="77777777" w:rsidR="00C80CC3" w:rsidRPr="00794E4D" w:rsidRDefault="00C80CC3" w:rsidP="000E2554">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794E4D">
              <w:rPr>
                <w:rFonts w:cs="Arial"/>
                <w:sz w:val="16"/>
                <w:szCs w:val="16"/>
              </w:rPr>
              <w:t>Description</w:t>
            </w:r>
          </w:p>
        </w:tc>
      </w:tr>
      <w:tr w:rsidR="00C80CC3" w:rsidRPr="00794E4D" w14:paraId="4A85AC7F" w14:textId="77777777" w:rsidTr="009119D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7" w:type="pct"/>
          </w:tcPr>
          <w:p w14:paraId="68DCEF92" w14:textId="77777777" w:rsidR="00C80CC3" w:rsidRPr="00794E4D" w:rsidRDefault="00C80CC3" w:rsidP="000E2554">
            <w:pPr>
              <w:spacing w:line="240" w:lineRule="auto"/>
              <w:rPr>
                <w:rFonts w:cs="Arial"/>
                <w:sz w:val="16"/>
                <w:szCs w:val="16"/>
              </w:rPr>
            </w:pPr>
            <w:r w:rsidRPr="00794E4D">
              <w:rPr>
                <w:rFonts w:cs="Arial"/>
                <w:sz w:val="16"/>
                <w:szCs w:val="16"/>
              </w:rPr>
              <w:t>1</w:t>
            </w:r>
            <w:r w:rsidRPr="00794E4D">
              <w:rPr>
                <w:rFonts w:cs="Arial"/>
                <w:sz w:val="16"/>
                <w:szCs w:val="16"/>
                <w:cs/>
              </w:rPr>
              <w:t>.</w:t>
            </w:r>
          </w:p>
        </w:tc>
        <w:tc>
          <w:tcPr>
            <w:tcW w:w="1618" w:type="pct"/>
          </w:tcPr>
          <w:p w14:paraId="7EDFB2BD" w14:textId="77777777" w:rsidR="00C80CC3" w:rsidRPr="00794E4D" w:rsidRDefault="00C80CC3" w:rsidP="000E2554">
            <w:pPr>
              <w:spacing w:line="240" w:lineRule="auto"/>
              <w:cnfStyle w:val="000000100000" w:firstRow="0" w:lastRow="0" w:firstColumn="0" w:lastColumn="0" w:oddVBand="0" w:evenVBand="0" w:oddHBand="1" w:evenHBand="0" w:firstRowFirstColumn="0" w:firstRowLastColumn="0" w:lastRowFirstColumn="0" w:lastRowLastColumn="0"/>
              <w:rPr>
                <w:rFonts w:cs="Arial"/>
                <w:sz w:val="16"/>
                <w:szCs w:val="16"/>
              </w:rPr>
            </w:pPr>
            <w:r w:rsidRPr="00794E4D">
              <w:rPr>
                <w:rFonts w:cs="Arial"/>
                <w:sz w:val="16"/>
                <w:szCs w:val="16"/>
              </w:rPr>
              <w:t>POS_DT</w:t>
            </w:r>
          </w:p>
        </w:tc>
        <w:tc>
          <w:tcPr>
            <w:tcW w:w="880" w:type="pct"/>
          </w:tcPr>
          <w:p w14:paraId="66D902C8" w14:textId="77777777" w:rsidR="00C80CC3" w:rsidRPr="00794E4D" w:rsidRDefault="00C80CC3" w:rsidP="000E2554">
            <w:pPr>
              <w:spacing w:line="240" w:lineRule="auto"/>
              <w:cnfStyle w:val="000000100000" w:firstRow="0" w:lastRow="0" w:firstColumn="0" w:lastColumn="0" w:oddVBand="0" w:evenVBand="0" w:oddHBand="1" w:evenHBand="0" w:firstRowFirstColumn="0" w:firstRowLastColumn="0" w:lastRowFirstColumn="0" w:lastRowLastColumn="0"/>
              <w:rPr>
                <w:rFonts w:cs="Arial"/>
                <w:sz w:val="16"/>
                <w:szCs w:val="16"/>
              </w:rPr>
            </w:pPr>
            <w:r w:rsidRPr="00794E4D">
              <w:rPr>
                <w:rFonts w:cs="Arial"/>
                <w:sz w:val="16"/>
                <w:szCs w:val="16"/>
              </w:rPr>
              <w:t>Existing</w:t>
            </w:r>
          </w:p>
        </w:tc>
        <w:tc>
          <w:tcPr>
            <w:tcW w:w="2186" w:type="pct"/>
          </w:tcPr>
          <w:p w14:paraId="2E4C91E4" w14:textId="77777777" w:rsidR="00C80CC3" w:rsidRPr="00794E4D" w:rsidRDefault="00C80CC3" w:rsidP="000E2554">
            <w:pPr>
              <w:spacing w:line="240" w:lineRule="auto"/>
              <w:cnfStyle w:val="000000100000" w:firstRow="0" w:lastRow="0" w:firstColumn="0" w:lastColumn="0" w:oddVBand="0" w:evenVBand="0" w:oddHBand="1" w:evenHBand="0" w:firstRowFirstColumn="0" w:firstRowLastColumn="0" w:lastRowFirstColumn="0" w:lastRowLastColumn="0"/>
              <w:rPr>
                <w:rFonts w:cs="Arial"/>
                <w:sz w:val="16"/>
                <w:szCs w:val="16"/>
              </w:rPr>
            </w:pPr>
            <w:r w:rsidRPr="00794E4D">
              <w:rPr>
                <w:rFonts w:cs="Arial"/>
                <w:sz w:val="16"/>
                <w:szCs w:val="16"/>
              </w:rPr>
              <w:t>Data as of observation point</w:t>
            </w:r>
          </w:p>
        </w:tc>
      </w:tr>
      <w:tr w:rsidR="00C80CC3" w:rsidRPr="00794E4D" w14:paraId="3344FBC5" w14:textId="77777777" w:rsidTr="009119D0">
        <w:trPr>
          <w:jc w:val="center"/>
        </w:trPr>
        <w:tc>
          <w:tcPr>
            <w:cnfStyle w:val="001000000000" w:firstRow="0" w:lastRow="0" w:firstColumn="1" w:lastColumn="0" w:oddVBand="0" w:evenVBand="0" w:oddHBand="0" w:evenHBand="0" w:firstRowFirstColumn="0" w:firstRowLastColumn="0" w:lastRowFirstColumn="0" w:lastRowLastColumn="0"/>
            <w:tcW w:w="317" w:type="pct"/>
          </w:tcPr>
          <w:p w14:paraId="053767B8" w14:textId="77777777" w:rsidR="00C80CC3" w:rsidRPr="00794E4D" w:rsidRDefault="00C80CC3" w:rsidP="000E2554">
            <w:pPr>
              <w:spacing w:line="240" w:lineRule="auto"/>
              <w:rPr>
                <w:rFonts w:cs="Arial"/>
                <w:sz w:val="16"/>
                <w:szCs w:val="16"/>
              </w:rPr>
            </w:pPr>
            <w:r w:rsidRPr="00794E4D">
              <w:rPr>
                <w:rFonts w:cs="Arial"/>
                <w:sz w:val="16"/>
                <w:szCs w:val="16"/>
              </w:rPr>
              <w:t>2</w:t>
            </w:r>
            <w:r w:rsidRPr="00794E4D">
              <w:rPr>
                <w:rFonts w:cs="Arial"/>
                <w:sz w:val="16"/>
                <w:szCs w:val="16"/>
                <w:cs/>
              </w:rPr>
              <w:t>.</w:t>
            </w:r>
          </w:p>
        </w:tc>
        <w:tc>
          <w:tcPr>
            <w:tcW w:w="1618" w:type="pct"/>
          </w:tcPr>
          <w:p w14:paraId="3992C0AE" w14:textId="77777777" w:rsidR="00C80CC3" w:rsidRPr="00794E4D" w:rsidRDefault="00C80CC3" w:rsidP="000E2554">
            <w:pPr>
              <w:spacing w:line="240" w:lineRule="auto"/>
              <w:cnfStyle w:val="000000000000" w:firstRow="0" w:lastRow="0" w:firstColumn="0" w:lastColumn="0" w:oddVBand="0" w:evenVBand="0" w:oddHBand="0" w:evenHBand="0" w:firstRowFirstColumn="0" w:firstRowLastColumn="0" w:lastRowFirstColumn="0" w:lastRowLastColumn="0"/>
              <w:rPr>
                <w:rFonts w:cs="Arial"/>
                <w:sz w:val="16"/>
                <w:szCs w:val="16"/>
              </w:rPr>
            </w:pPr>
            <w:r w:rsidRPr="00794E4D">
              <w:rPr>
                <w:rFonts w:cs="Arial"/>
                <w:sz w:val="16"/>
                <w:szCs w:val="16"/>
              </w:rPr>
              <w:t>LPM_NO</w:t>
            </w:r>
          </w:p>
        </w:tc>
        <w:tc>
          <w:tcPr>
            <w:tcW w:w="880" w:type="pct"/>
          </w:tcPr>
          <w:p w14:paraId="4DF6ADF3" w14:textId="77777777" w:rsidR="00C80CC3" w:rsidRPr="00794E4D" w:rsidRDefault="00C80CC3" w:rsidP="000E2554">
            <w:pPr>
              <w:spacing w:line="240" w:lineRule="auto"/>
              <w:cnfStyle w:val="000000000000" w:firstRow="0" w:lastRow="0" w:firstColumn="0" w:lastColumn="0" w:oddVBand="0" w:evenVBand="0" w:oddHBand="0" w:evenHBand="0" w:firstRowFirstColumn="0" w:firstRowLastColumn="0" w:lastRowFirstColumn="0" w:lastRowLastColumn="0"/>
              <w:rPr>
                <w:rFonts w:cs="Arial"/>
                <w:sz w:val="16"/>
                <w:szCs w:val="16"/>
              </w:rPr>
            </w:pPr>
            <w:r w:rsidRPr="00794E4D">
              <w:rPr>
                <w:rFonts w:cs="Arial"/>
                <w:sz w:val="16"/>
                <w:szCs w:val="16"/>
              </w:rPr>
              <w:t>Existing</w:t>
            </w:r>
          </w:p>
        </w:tc>
        <w:tc>
          <w:tcPr>
            <w:tcW w:w="2186" w:type="pct"/>
          </w:tcPr>
          <w:p w14:paraId="0B7C1BD9" w14:textId="77777777" w:rsidR="00C80CC3" w:rsidRPr="00794E4D" w:rsidRDefault="00C80CC3" w:rsidP="000E2554">
            <w:pPr>
              <w:spacing w:line="240" w:lineRule="auto"/>
              <w:cnfStyle w:val="000000000000" w:firstRow="0" w:lastRow="0" w:firstColumn="0" w:lastColumn="0" w:oddVBand="0" w:evenVBand="0" w:oddHBand="0" w:evenHBand="0" w:firstRowFirstColumn="0" w:firstRowLastColumn="0" w:lastRowFirstColumn="0" w:lastRowLastColumn="0"/>
              <w:rPr>
                <w:rFonts w:cs="Arial"/>
                <w:sz w:val="16"/>
                <w:szCs w:val="16"/>
              </w:rPr>
            </w:pPr>
            <w:r w:rsidRPr="00794E4D">
              <w:rPr>
                <w:rFonts w:cs="Arial"/>
                <w:sz w:val="16"/>
                <w:szCs w:val="16"/>
              </w:rPr>
              <w:t xml:space="preserve">Customer ID </w:t>
            </w:r>
          </w:p>
        </w:tc>
      </w:tr>
      <w:tr w:rsidR="00C80CC3" w:rsidRPr="00794E4D" w14:paraId="6D15E771" w14:textId="77777777" w:rsidTr="009119D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7" w:type="pct"/>
          </w:tcPr>
          <w:p w14:paraId="787B8749" w14:textId="77777777" w:rsidR="00C80CC3" w:rsidRPr="00794E4D" w:rsidRDefault="00C80CC3" w:rsidP="000E2554">
            <w:pPr>
              <w:spacing w:line="240" w:lineRule="auto"/>
              <w:rPr>
                <w:rFonts w:cs="Arial"/>
                <w:sz w:val="16"/>
                <w:szCs w:val="16"/>
              </w:rPr>
            </w:pPr>
            <w:r w:rsidRPr="00794E4D">
              <w:rPr>
                <w:rFonts w:cs="Arial"/>
                <w:sz w:val="16"/>
                <w:szCs w:val="16"/>
              </w:rPr>
              <w:t>3</w:t>
            </w:r>
            <w:r w:rsidRPr="00794E4D">
              <w:rPr>
                <w:rFonts w:cs="Arial"/>
                <w:sz w:val="16"/>
                <w:szCs w:val="16"/>
                <w:cs/>
              </w:rPr>
              <w:t>.</w:t>
            </w:r>
          </w:p>
        </w:tc>
        <w:tc>
          <w:tcPr>
            <w:tcW w:w="1618" w:type="pct"/>
          </w:tcPr>
          <w:p w14:paraId="3601E9BD" w14:textId="77777777" w:rsidR="00C80CC3" w:rsidRPr="00794E4D" w:rsidRDefault="00C80CC3" w:rsidP="000E2554">
            <w:pPr>
              <w:spacing w:line="240" w:lineRule="auto"/>
              <w:cnfStyle w:val="000000100000" w:firstRow="0" w:lastRow="0" w:firstColumn="0" w:lastColumn="0" w:oddVBand="0" w:evenVBand="0" w:oddHBand="1" w:evenHBand="0" w:firstRowFirstColumn="0" w:firstRowLastColumn="0" w:lastRowFirstColumn="0" w:lastRowLastColumn="0"/>
              <w:rPr>
                <w:rFonts w:cs="Arial"/>
                <w:sz w:val="16"/>
                <w:szCs w:val="16"/>
              </w:rPr>
            </w:pPr>
            <w:r w:rsidRPr="00794E4D">
              <w:rPr>
                <w:rFonts w:cs="Arial"/>
                <w:sz w:val="16"/>
                <w:szCs w:val="16"/>
              </w:rPr>
              <w:t>ASSET_CLASS</w:t>
            </w:r>
          </w:p>
        </w:tc>
        <w:tc>
          <w:tcPr>
            <w:tcW w:w="880" w:type="pct"/>
          </w:tcPr>
          <w:p w14:paraId="0270D8FF" w14:textId="77777777" w:rsidR="00C80CC3" w:rsidRPr="00794E4D" w:rsidRDefault="00C80CC3" w:rsidP="000E2554">
            <w:pPr>
              <w:spacing w:line="240" w:lineRule="auto"/>
              <w:cnfStyle w:val="000000100000" w:firstRow="0" w:lastRow="0" w:firstColumn="0" w:lastColumn="0" w:oddVBand="0" w:evenVBand="0" w:oddHBand="1" w:evenHBand="0" w:firstRowFirstColumn="0" w:firstRowLastColumn="0" w:lastRowFirstColumn="0" w:lastRowLastColumn="0"/>
              <w:rPr>
                <w:rFonts w:cs="Arial"/>
                <w:sz w:val="16"/>
                <w:szCs w:val="16"/>
              </w:rPr>
            </w:pPr>
            <w:r w:rsidRPr="00794E4D">
              <w:rPr>
                <w:rFonts w:cs="Arial"/>
                <w:sz w:val="16"/>
                <w:szCs w:val="16"/>
              </w:rPr>
              <w:t>Existing</w:t>
            </w:r>
          </w:p>
        </w:tc>
        <w:tc>
          <w:tcPr>
            <w:tcW w:w="2186" w:type="pct"/>
          </w:tcPr>
          <w:p w14:paraId="3E41603D" w14:textId="77777777" w:rsidR="00C80CC3" w:rsidRPr="00794E4D" w:rsidRDefault="00C80CC3" w:rsidP="000E2554">
            <w:pPr>
              <w:spacing w:line="240" w:lineRule="auto"/>
              <w:cnfStyle w:val="000000100000" w:firstRow="0" w:lastRow="0" w:firstColumn="0" w:lastColumn="0" w:oddVBand="0" w:evenVBand="0" w:oddHBand="1" w:evenHBand="0" w:firstRowFirstColumn="0" w:firstRowLastColumn="0" w:lastRowFirstColumn="0" w:lastRowLastColumn="0"/>
              <w:rPr>
                <w:rFonts w:cs="Arial"/>
                <w:sz w:val="16"/>
                <w:szCs w:val="16"/>
              </w:rPr>
            </w:pPr>
            <w:r w:rsidRPr="00794E4D">
              <w:rPr>
                <w:rFonts w:cs="Arial"/>
                <w:sz w:val="16"/>
                <w:szCs w:val="16"/>
              </w:rPr>
              <w:t>Asset class of customer is to identify Good</w:t>
            </w:r>
            <w:r w:rsidRPr="00794E4D">
              <w:rPr>
                <w:rFonts w:cs="Arial"/>
                <w:sz w:val="16"/>
                <w:szCs w:val="16"/>
                <w:cs/>
              </w:rPr>
              <w:t>/</w:t>
            </w:r>
            <w:r w:rsidRPr="00794E4D">
              <w:rPr>
                <w:rFonts w:cs="Arial"/>
                <w:sz w:val="16"/>
                <w:szCs w:val="16"/>
              </w:rPr>
              <w:t>Bad customer</w:t>
            </w:r>
            <w:r w:rsidRPr="00794E4D">
              <w:rPr>
                <w:rFonts w:cs="Arial"/>
                <w:sz w:val="16"/>
                <w:szCs w:val="16"/>
                <w:cs/>
              </w:rPr>
              <w:t xml:space="preserve">. </w:t>
            </w:r>
            <w:r w:rsidRPr="00794E4D">
              <w:rPr>
                <w:rFonts w:cs="Arial"/>
                <w:sz w:val="16"/>
                <w:szCs w:val="16"/>
              </w:rPr>
              <w:t>If the asset class contains “NPL” then it is defined as bad if not then it is defined as good</w:t>
            </w:r>
            <w:r w:rsidRPr="00794E4D">
              <w:rPr>
                <w:rFonts w:cs="Arial"/>
                <w:sz w:val="16"/>
                <w:szCs w:val="16"/>
                <w:cs/>
              </w:rPr>
              <w:t xml:space="preserve">. </w:t>
            </w:r>
          </w:p>
        </w:tc>
      </w:tr>
      <w:tr w:rsidR="00C80CC3" w:rsidRPr="00794E4D" w14:paraId="546C6997" w14:textId="77777777" w:rsidTr="009119D0">
        <w:trPr>
          <w:jc w:val="center"/>
        </w:trPr>
        <w:tc>
          <w:tcPr>
            <w:cnfStyle w:val="001000000000" w:firstRow="0" w:lastRow="0" w:firstColumn="1" w:lastColumn="0" w:oddVBand="0" w:evenVBand="0" w:oddHBand="0" w:evenHBand="0" w:firstRowFirstColumn="0" w:firstRowLastColumn="0" w:lastRowFirstColumn="0" w:lastRowLastColumn="0"/>
            <w:tcW w:w="317" w:type="pct"/>
          </w:tcPr>
          <w:p w14:paraId="7C5CBE60" w14:textId="77777777" w:rsidR="00C80CC3" w:rsidRPr="00794E4D" w:rsidRDefault="00C80CC3" w:rsidP="000E2554">
            <w:pPr>
              <w:spacing w:line="240" w:lineRule="auto"/>
              <w:rPr>
                <w:rFonts w:cs="Arial"/>
                <w:sz w:val="16"/>
                <w:szCs w:val="16"/>
              </w:rPr>
            </w:pPr>
            <w:r w:rsidRPr="00794E4D">
              <w:rPr>
                <w:rFonts w:cs="Arial"/>
                <w:sz w:val="16"/>
                <w:szCs w:val="16"/>
              </w:rPr>
              <w:t>4</w:t>
            </w:r>
            <w:r w:rsidRPr="00794E4D">
              <w:rPr>
                <w:rFonts w:cs="Arial"/>
                <w:sz w:val="16"/>
                <w:szCs w:val="16"/>
                <w:cs/>
              </w:rPr>
              <w:t>.</w:t>
            </w:r>
          </w:p>
        </w:tc>
        <w:tc>
          <w:tcPr>
            <w:tcW w:w="1618" w:type="pct"/>
          </w:tcPr>
          <w:p w14:paraId="0D007179" w14:textId="77777777" w:rsidR="00C80CC3" w:rsidRPr="00794E4D" w:rsidRDefault="00C80CC3" w:rsidP="000E2554">
            <w:pPr>
              <w:spacing w:line="240" w:lineRule="auto"/>
              <w:cnfStyle w:val="000000000000" w:firstRow="0" w:lastRow="0" w:firstColumn="0" w:lastColumn="0" w:oddVBand="0" w:evenVBand="0" w:oddHBand="0" w:evenHBand="0" w:firstRowFirstColumn="0" w:firstRowLastColumn="0" w:lastRowFirstColumn="0" w:lastRowLastColumn="0"/>
              <w:rPr>
                <w:rFonts w:cs="Arial"/>
                <w:sz w:val="16"/>
                <w:szCs w:val="16"/>
              </w:rPr>
            </w:pPr>
            <w:r w:rsidRPr="00794E4D">
              <w:rPr>
                <w:rFonts w:cs="Arial"/>
                <w:sz w:val="16"/>
                <w:szCs w:val="16"/>
              </w:rPr>
              <w:t>B_score</w:t>
            </w:r>
          </w:p>
        </w:tc>
        <w:tc>
          <w:tcPr>
            <w:tcW w:w="880" w:type="pct"/>
          </w:tcPr>
          <w:p w14:paraId="650DE787" w14:textId="77777777" w:rsidR="00C80CC3" w:rsidRPr="00794E4D" w:rsidRDefault="00C80CC3" w:rsidP="000E2554">
            <w:pPr>
              <w:spacing w:line="240" w:lineRule="auto"/>
              <w:cnfStyle w:val="000000000000" w:firstRow="0" w:lastRow="0" w:firstColumn="0" w:lastColumn="0" w:oddVBand="0" w:evenVBand="0" w:oddHBand="0" w:evenHBand="0" w:firstRowFirstColumn="0" w:firstRowLastColumn="0" w:lastRowFirstColumn="0" w:lastRowLastColumn="0"/>
              <w:rPr>
                <w:rFonts w:cs="Arial"/>
                <w:sz w:val="16"/>
                <w:szCs w:val="16"/>
              </w:rPr>
            </w:pPr>
            <w:r w:rsidRPr="00794E4D">
              <w:rPr>
                <w:rFonts w:cs="Arial"/>
                <w:sz w:val="16"/>
                <w:szCs w:val="16"/>
              </w:rPr>
              <w:t>Existing</w:t>
            </w:r>
          </w:p>
        </w:tc>
        <w:tc>
          <w:tcPr>
            <w:tcW w:w="2186" w:type="pct"/>
          </w:tcPr>
          <w:p w14:paraId="61780533" w14:textId="77777777" w:rsidR="00C80CC3" w:rsidRPr="00794E4D" w:rsidRDefault="00C80CC3" w:rsidP="000E2554">
            <w:pPr>
              <w:spacing w:line="240" w:lineRule="auto"/>
              <w:cnfStyle w:val="000000000000" w:firstRow="0" w:lastRow="0" w:firstColumn="0" w:lastColumn="0" w:oddVBand="0" w:evenVBand="0" w:oddHBand="0" w:evenHBand="0" w:firstRowFirstColumn="0" w:firstRowLastColumn="0" w:lastRowFirstColumn="0" w:lastRowLastColumn="0"/>
              <w:rPr>
                <w:rFonts w:cs="Arial"/>
                <w:sz w:val="16"/>
                <w:szCs w:val="16"/>
              </w:rPr>
            </w:pPr>
            <w:r w:rsidRPr="00794E4D">
              <w:rPr>
                <w:rFonts w:cs="Arial"/>
                <w:sz w:val="16"/>
                <w:szCs w:val="16"/>
              </w:rPr>
              <w:t>Customer Level B</w:t>
            </w:r>
            <w:r w:rsidRPr="00794E4D">
              <w:rPr>
                <w:rFonts w:cs="Arial"/>
                <w:sz w:val="16"/>
                <w:szCs w:val="16"/>
                <w:cs/>
              </w:rPr>
              <w:t>-</w:t>
            </w:r>
            <w:r w:rsidRPr="00794E4D">
              <w:rPr>
                <w:rFonts w:cs="Arial"/>
                <w:sz w:val="16"/>
                <w:szCs w:val="16"/>
              </w:rPr>
              <w:t xml:space="preserve">Score </w:t>
            </w:r>
            <w:r w:rsidRPr="00794E4D">
              <w:rPr>
                <w:rFonts w:cs="Arial"/>
                <w:sz w:val="16"/>
                <w:szCs w:val="16"/>
                <w:cs/>
              </w:rPr>
              <w:t>(</w:t>
            </w:r>
            <w:r w:rsidRPr="00794E4D">
              <w:rPr>
                <w:rFonts w:cs="Arial"/>
                <w:sz w:val="16"/>
                <w:szCs w:val="16"/>
              </w:rPr>
              <w:t>minimum from account level</w:t>
            </w:r>
            <w:r w:rsidRPr="00794E4D">
              <w:rPr>
                <w:rFonts w:cs="Arial"/>
                <w:sz w:val="16"/>
                <w:szCs w:val="16"/>
                <w:cs/>
              </w:rPr>
              <w:t>)</w:t>
            </w:r>
          </w:p>
        </w:tc>
      </w:tr>
      <w:tr w:rsidR="00C80CC3" w:rsidRPr="00794E4D" w14:paraId="5B9DF05B" w14:textId="77777777" w:rsidTr="009119D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7" w:type="pct"/>
          </w:tcPr>
          <w:p w14:paraId="5E1BAD8E" w14:textId="77777777" w:rsidR="00C80CC3" w:rsidRPr="00794E4D" w:rsidRDefault="00C80CC3" w:rsidP="000E2554">
            <w:pPr>
              <w:spacing w:line="240" w:lineRule="auto"/>
              <w:rPr>
                <w:rFonts w:cs="Arial"/>
                <w:sz w:val="16"/>
                <w:szCs w:val="16"/>
              </w:rPr>
            </w:pPr>
            <w:r w:rsidRPr="00794E4D">
              <w:rPr>
                <w:rFonts w:cs="Arial"/>
                <w:sz w:val="16"/>
                <w:szCs w:val="16"/>
              </w:rPr>
              <w:t>5</w:t>
            </w:r>
            <w:r w:rsidRPr="00794E4D">
              <w:rPr>
                <w:rFonts w:cs="Arial"/>
                <w:sz w:val="16"/>
                <w:szCs w:val="16"/>
                <w:cs/>
              </w:rPr>
              <w:t>.</w:t>
            </w:r>
          </w:p>
        </w:tc>
        <w:tc>
          <w:tcPr>
            <w:tcW w:w="1618" w:type="pct"/>
          </w:tcPr>
          <w:p w14:paraId="66DE0969" w14:textId="77777777" w:rsidR="00C80CC3" w:rsidRPr="00794E4D" w:rsidRDefault="00C80CC3" w:rsidP="000E2554">
            <w:pPr>
              <w:spacing w:line="240" w:lineRule="auto"/>
              <w:cnfStyle w:val="000000100000" w:firstRow="0" w:lastRow="0" w:firstColumn="0" w:lastColumn="0" w:oddVBand="0" w:evenVBand="0" w:oddHBand="1" w:evenHBand="0" w:firstRowFirstColumn="0" w:firstRowLastColumn="0" w:lastRowFirstColumn="0" w:lastRowLastColumn="0"/>
              <w:rPr>
                <w:rFonts w:cs="Arial"/>
                <w:sz w:val="16"/>
                <w:szCs w:val="16"/>
              </w:rPr>
            </w:pPr>
            <w:r w:rsidRPr="00794E4D">
              <w:rPr>
                <w:rFonts w:cs="Arial"/>
                <w:sz w:val="16"/>
                <w:szCs w:val="16"/>
              </w:rPr>
              <w:t>Supermaster_rating</w:t>
            </w:r>
          </w:p>
        </w:tc>
        <w:tc>
          <w:tcPr>
            <w:tcW w:w="880" w:type="pct"/>
          </w:tcPr>
          <w:p w14:paraId="6F1BDF67" w14:textId="77777777" w:rsidR="00C80CC3" w:rsidRPr="00794E4D" w:rsidRDefault="00C80CC3" w:rsidP="000E2554">
            <w:pPr>
              <w:spacing w:line="240" w:lineRule="auto"/>
              <w:cnfStyle w:val="000000100000" w:firstRow="0" w:lastRow="0" w:firstColumn="0" w:lastColumn="0" w:oddVBand="0" w:evenVBand="0" w:oddHBand="1" w:evenHBand="0" w:firstRowFirstColumn="0" w:firstRowLastColumn="0" w:lastRowFirstColumn="0" w:lastRowLastColumn="0"/>
              <w:rPr>
                <w:rFonts w:cs="Arial"/>
                <w:sz w:val="16"/>
                <w:szCs w:val="16"/>
              </w:rPr>
            </w:pPr>
            <w:r w:rsidRPr="00794E4D">
              <w:rPr>
                <w:rFonts w:cs="Arial"/>
                <w:sz w:val="16"/>
                <w:szCs w:val="16"/>
              </w:rPr>
              <w:t>New</w:t>
            </w:r>
          </w:p>
        </w:tc>
        <w:tc>
          <w:tcPr>
            <w:tcW w:w="2186" w:type="pct"/>
          </w:tcPr>
          <w:p w14:paraId="1B565F97" w14:textId="77777777" w:rsidR="00C80CC3" w:rsidRPr="00794E4D" w:rsidRDefault="00C80CC3" w:rsidP="000E2554">
            <w:pPr>
              <w:keepNext/>
              <w:spacing w:line="240" w:lineRule="auto"/>
              <w:cnfStyle w:val="000000100000" w:firstRow="0" w:lastRow="0" w:firstColumn="0" w:lastColumn="0" w:oddVBand="0" w:evenVBand="0" w:oddHBand="1" w:evenHBand="0" w:firstRowFirstColumn="0" w:firstRowLastColumn="0" w:lastRowFirstColumn="0" w:lastRowLastColumn="0"/>
              <w:rPr>
                <w:rFonts w:cs="Arial"/>
                <w:sz w:val="16"/>
                <w:szCs w:val="16"/>
              </w:rPr>
            </w:pPr>
            <w:r w:rsidRPr="00794E4D">
              <w:rPr>
                <w:rFonts w:cs="Arial"/>
                <w:sz w:val="16"/>
                <w:szCs w:val="16"/>
              </w:rPr>
              <w:t>Supermaster rating derived from 2</w:t>
            </w:r>
            <w:r w:rsidRPr="00794E4D">
              <w:rPr>
                <w:rFonts w:cs="Arial"/>
                <w:sz w:val="16"/>
                <w:szCs w:val="16"/>
                <w:cs/>
              </w:rPr>
              <w:t>.</w:t>
            </w:r>
            <w:r w:rsidRPr="00794E4D">
              <w:rPr>
                <w:rFonts w:cs="Arial"/>
                <w:sz w:val="16"/>
                <w:szCs w:val="16"/>
              </w:rPr>
              <w:t>1</w:t>
            </w:r>
          </w:p>
        </w:tc>
      </w:tr>
    </w:tbl>
    <w:p w14:paraId="551ABE5B" w14:textId="77777777" w:rsidR="009500F9" w:rsidRDefault="009500F9" w:rsidP="00C80CC3">
      <w:pPr>
        <w:pStyle w:val="Caption"/>
        <w:rPr>
          <w:rFonts w:cs="Arial"/>
        </w:rPr>
      </w:pPr>
    </w:p>
    <w:p w14:paraId="7E058717" w14:textId="77777777" w:rsidR="00C80CC3" w:rsidRPr="00794E4D" w:rsidRDefault="00C80CC3" w:rsidP="00C80CC3">
      <w:pPr>
        <w:pStyle w:val="Caption"/>
        <w:rPr>
          <w:rFonts w:cs="Arial"/>
          <w:b/>
          <w:bCs/>
          <w:sz w:val="24"/>
          <w:szCs w:val="32"/>
        </w:rPr>
      </w:pPr>
      <w:r w:rsidRPr="00794E4D">
        <w:rPr>
          <w:rFonts w:cs="Arial"/>
        </w:rPr>
        <w:t xml:space="preserve">Table </w:t>
      </w:r>
      <w:r w:rsidRPr="00794E4D">
        <w:rPr>
          <w:rFonts w:cs="Arial"/>
        </w:rPr>
        <w:fldChar w:fldCharType="begin"/>
      </w:r>
      <w:r w:rsidRPr="00794E4D">
        <w:rPr>
          <w:rFonts w:cs="Arial"/>
        </w:rPr>
        <w:instrText xml:space="preserve"> SEQ Table \</w:instrText>
      </w:r>
      <w:r w:rsidRPr="00794E4D">
        <w:rPr>
          <w:rFonts w:cs="Arial"/>
          <w:bCs/>
          <w:cs/>
        </w:rPr>
        <w:instrText xml:space="preserve">* </w:instrText>
      </w:r>
      <w:r w:rsidRPr="00794E4D">
        <w:rPr>
          <w:rFonts w:cs="Arial"/>
        </w:rPr>
        <w:instrText xml:space="preserve">ARABIC </w:instrText>
      </w:r>
      <w:r w:rsidRPr="00794E4D">
        <w:rPr>
          <w:rFonts w:cs="Arial"/>
        </w:rPr>
        <w:fldChar w:fldCharType="separate"/>
      </w:r>
      <w:r w:rsidR="00CC7D55">
        <w:rPr>
          <w:rFonts w:cs="Arial"/>
          <w:noProof/>
        </w:rPr>
        <w:t>4</w:t>
      </w:r>
      <w:r w:rsidRPr="00794E4D">
        <w:rPr>
          <w:rFonts w:cs="Arial"/>
        </w:rPr>
        <w:fldChar w:fldCharType="end"/>
      </w:r>
      <w:r w:rsidRPr="00794E4D">
        <w:rPr>
          <w:rFonts w:cs="Arial"/>
        </w:rPr>
        <w:t>, Input data</w:t>
      </w:r>
    </w:p>
    <w:p w14:paraId="351C7BFC" w14:textId="77777777" w:rsidR="00C80CC3" w:rsidRPr="00794E4D" w:rsidRDefault="00C80CC3" w:rsidP="00C80CC3">
      <w:pPr>
        <w:rPr>
          <w:rFonts w:cs="Arial"/>
        </w:rPr>
      </w:pPr>
      <w:r w:rsidRPr="00794E4D">
        <w:rPr>
          <w:rFonts w:cs="Arial"/>
        </w:rPr>
        <w:t>From the data we observe portfolio actual default and construct a new super master rating</w:t>
      </w:r>
      <w:r w:rsidRPr="00794E4D">
        <w:rPr>
          <w:rFonts w:cs="Arial"/>
          <w:szCs w:val="22"/>
          <w:cs/>
        </w:rPr>
        <w:t xml:space="preserve">. </w:t>
      </w:r>
      <w:r w:rsidRPr="00794E4D">
        <w:rPr>
          <w:rFonts w:cs="Arial"/>
        </w:rPr>
        <w:t>Subsequent to the completion of the supermaster rating, we observe a rating migration of the same observation and performance period</w:t>
      </w:r>
      <w:r w:rsidRPr="00794E4D">
        <w:rPr>
          <w:rFonts w:cs="Arial"/>
          <w:szCs w:val="22"/>
          <w:cs/>
        </w:rPr>
        <w:t>.</w:t>
      </w:r>
      <w:r w:rsidRPr="00794E4D">
        <w:rPr>
          <w:rFonts w:cs="Arial"/>
          <w:szCs w:val="22"/>
        </w:rPr>
        <w:t xml:space="preserve"> This process is outlined in the figure below</w:t>
      </w:r>
      <w:r w:rsidRPr="00794E4D">
        <w:rPr>
          <w:rFonts w:cs="Arial"/>
          <w:szCs w:val="22"/>
          <w:cs/>
        </w:rPr>
        <w:t>.</w:t>
      </w:r>
    </w:p>
    <w:p w14:paraId="7ED5C52F" w14:textId="487DBA1F" w:rsidR="00C80CC3" w:rsidRPr="00794E4D" w:rsidRDefault="006E116D" w:rsidP="00C80CC3">
      <w:pPr>
        <w:keepNext/>
        <w:rPr>
          <w:rFonts w:cs="Arial"/>
        </w:rPr>
      </w:pPr>
      <w:r w:rsidRPr="00794E4D">
        <w:rPr>
          <w:rFonts w:cs="Arial"/>
        </w:rPr>
        <w:object w:dxaOrig="9574" w:dyaOrig="5390" w14:anchorId="5C1BBD04">
          <v:shape id="_x0000_i1028" type="#_x0000_t75" style="width:433.2pt;height:241.45pt" o:ole="">
            <v:imagedata r:id="rId22" o:title=""/>
          </v:shape>
          <o:OLEObject Type="Embed" ProgID="PowerPoint.Slide.12" ShapeID="_x0000_i1028" DrawAspect="Content" ObjectID="_1622987541" r:id="rId23"/>
        </w:object>
      </w:r>
    </w:p>
    <w:p w14:paraId="69FAA6EA" w14:textId="77777777" w:rsidR="00C80CC3" w:rsidRPr="00794E4D" w:rsidRDefault="00C80CC3" w:rsidP="00C80CC3">
      <w:pPr>
        <w:pStyle w:val="Caption"/>
        <w:rPr>
          <w:rFonts w:cs="Arial"/>
        </w:rPr>
      </w:pPr>
      <w:r w:rsidRPr="00794E4D">
        <w:rPr>
          <w:rFonts w:cs="Arial"/>
        </w:rPr>
        <w:t xml:space="preserve">Figure </w:t>
      </w:r>
      <w:r w:rsidRPr="00794E4D">
        <w:rPr>
          <w:rFonts w:cs="Arial"/>
        </w:rPr>
        <w:fldChar w:fldCharType="begin"/>
      </w:r>
      <w:r w:rsidRPr="00794E4D">
        <w:rPr>
          <w:rFonts w:cs="Arial"/>
        </w:rPr>
        <w:instrText xml:space="preserve"> SEQ Figure \</w:instrText>
      </w:r>
      <w:r w:rsidRPr="00794E4D">
        <w:rPr>
          <w:rFonts w:cs="Arial"/>
          <w:bCs/>
          <w:cs/>
        </w:rPr>
        <w:instrText xml:space="preserve">* </w:instrText>
      </w:r>
      <w:r w:rsidRPr="00794E4D">
        <w:rPr>
          <w:rFonts w:cs="Arial"/>
        </w:rPr>
        <w:instrText xml:space="preserve">ARABIC </w:instrText>
      </w:r>
      <w:r w:rsidRPr="00794E4D">
        <w:rPr>
          <w:rFonts w:cs="Arial"/>
        </w:rPr>
        <w:fldChar w:fldCharType="separate"/>
      </w:r>
      <w:r w:rsidR="00CC7D55">
        <w:rPr>
          <w:rFonts w:cs="Arial"/>
          <w:noProof/>
        </w:rPr>
        <w:t>3</w:t>
      </w:r>
      <w:r w:rsidRPr="00794E4D">
        <w:rPr>
          <w:rFonts w:cs="Arial"/>
        </w:rPr>
        <w:fldChar w:fldCharType="end"/>
      </w:r>
      <w:r w:rsidRPr="00794E4D">
        <w:rPr>
          <w:rFonts w:cs="Arial"/>
        </w:rPr>
        <w:t>, Observation and outcome of default event and rating transition</w:t>
      </w:r>
    </w:p>
    <w:p w14:paraId="4FE24F2D" w14:textId="77777777" w:rsidR="00C80CC3" w:rsidRPr="00794E4D" w:rsidRDefault="009500F9" w:rsidP="00C80CC3">
      <w:pPr>
        <w:rPr>
          <w:rFonts w:cs="Arial"/>
        </w:rPr>
      </w:pPr>
      <w:r>
        <w:rPr>
          <w:rFonts w:cs="Arial"/>
        </w:rPr>
        <w:lastRenderedPageBreak/>
        <w:t>We also utilize</w:t>
      </w:r>
      <w:r w:rsidR="00C80CC3" w:rsidRPr="00794E4D">
        <w:rPr>
          <w:rFonts w:cs="Arial"/>
        </w:rPr>
        <w:t xml:space="preserve"> occupation data to explore the possibility of segmentation of the migration matrices</w:t>
      </w:r>
      <w:r w:rsidR="00C80CC3" w:rsidRPr="00794E4D">
        <w:rPr>
          <w:rFonts w:cs="Arial"/>
          <w:szCs w:val="22"/>
          <w:cs/>
        </w:rPr>
        <w:t xml:space="preserve">. </w:t>
      </w:r>
    </w:p>
    <w:p w14:paraId="380447F7" w14:textId="77777777" w:rsidR="00C80CC3" w:rsidRPr="00794E4D" w:rsidRDefault="00C80CC3" w:rsidP="00C80CC3">
      <w:pPr>
        <w:pStyle w:val="Heading3"/>
        <w:numPr>
          <w:ilvl w:val="2"/>
          <w:numId w:val="2"/>
        </w:numPr>
        <w:rPr>
          <w:rFonts w:cs="Arial"/>
        </w:rPr>
      </w:pPr>
      <w:r w:rsidRPr="00794E4D">
        <w:rPr>
          <w:rFonts w:cs="Arial"/>
        </w:rPr>
        <w:t>Development</w:t>
      </w:r>
      <w:r w:rsidRPr="00794E4D">
        <w:rPr>
          <w:rFonts w:cs="Arial"/>
          <w:bCs/>
          <w:szCs w:val="24"/>
          <w:cs/>
        </w:rPr>
        <w:t xml:space="preserve"> </w:t>
      </w:r>
      <w:r w:rsidRPr="00794E4D">
        <w:rPr>
          <w:rFonts w:cs="Arial"/>
        </w:rPr>
        <w:t>Sample Design</w:t>
      </w:r>
    </w:p>
    <w:p w14:paraId="1749A7AC" w14:textId="77777777" w:rsidR="00C80CC3" w:rsidRPr="00794E4D" w:rsidRDefault="00C80CC3" w:rsidP="00C80CC3">
      <w:pPr>
        <w:rPr>
          <w:rFonts w:cs="Arial"/>
        </w:rPr>
      </w:pPr>
      <w:r w:rsidRPr="00794E4D">
        <w:rPr>
          <w:rFonts w:cs="Arial"/>
        </w:rPr>
        <w:t>The observation point is every quarter starting from January 2012 to May 2016</w:t>
      </w:r>
      <w:r w:rsidRPr="00794E4D">
        <w:rPr>
          <w:rFonts w:cs="Arial"/>
          <w:szCs w:val="22"/>
          <w:cs/>
        </w:rPr>
        <w:t xml:space="preserve">. </w:t>
      </w:r>
      <w:r w:rsidRPr="00794E4D">
        <w:rPr>
          <w:rFonts w:cs="Arial"/>
        </w:rPr>
        <w:t>The performance period for observation of actual default or rating migration is 12 month from the observation point i</w:t>
      </w:r>
      <w:r w:rsidRPr="00794E4D">
        <w:rPr>
          <w:rFonts w:cs="Arial"/>
          <w:szCs w:val="22"/>
          <w:cs/>
        </w:rPr>
        <w:t>.</w:t>
      </w:r>
      <w:r w:rsidRPr="00794E4D">
        <w:rPr>
          <w:rFonts w:cs="Arial"/>
        </w:rPr>
        <w:t>e</w:t>
      </w:r>
      <w:r w:rsidRPr="00794E4D">
        <w:rPr>
          <w:rFonts w:cs="Arial"/>
          <w:szCs w:val="22"/>
          <w:cs/>
        </w:rPr>
        <w:t xml:space="preserve">. </w:t>
      </w:r>
      <w:r w:rsidRPr="00794E4D">
        <w:rPr>
          <w:rFonts w:cs="Arial"/>
        </w:rPr>
        <w:t>January 2012 to May 2017</w:t>
      </w:r>
      <w:r w:rsidRPr="00794E4D">
        <w:rPr>
          <w:rFonts w:cs="Arial"/>
          <w:szCs w:val="22"/>
          <w:cs/>
        </w:rPr>
        <w:t>.</w:t>
      </w:r>
    </w:p>
    <w:p w14:paraId="7FB23C42" w14:textId="77777777" w:rsidR="00C80CC3" w:rsidRPr="00794E4D" w:rsidRDefault="00C80CC3" w:rsidP="00C80CC3">
      <w:pPr>
        <w:pStyle w:val="Heading3"/>
        <w:numPr>
          <w:ilvl w:val="2"/>
          <w:numId w:val="2"/>
        </w:numPr>
        <w:rPr>
          <w:rFonts w:cs="Arial"/>
        </w:rPr>
      </w:pPr>
      <w:r w:rsidRPr="00794E4D">
        <w:rPr>
          <w:rFonts w:cs="Arial"/>
        </w:rPr>
        <w:t>Data Cleansing and Exception Handling</w:t>
      </w:r>
    </w:p>
    <w:p w14:paraId="73BEBAD1" w14:textId="77777777" w:rsidR="00C80CC3" w:rsidRPr="00794E4D" w:rsidRDefault="00C80CC3" w:rsidP="00C80CC3">
      <w:pPr>
        <w:rPr>
          <w:rFonts w:cs="Arial"/>
        </w:rPr>
      </w:pPr>
      <w:r w:rsidRPr="00794E4D">
        <w:rPr>
          <w:rFonts w:cs="Arial"/>
        </w:rPr>
        <w:t>In the construction of our development sample, at every observation point we exclude records using the following rules</w:t>
      </w:r>
    </w:p>
    <w:tbl>
      <w:tblPr>
        <w:tblStyle w:val="LightList-Accent1"/>
        <w:tblW w:w="9479" w:type="dxa"/>
        <w:jc w:val="center"/>
        <w:tblLook w:val="04A0" w:firstRow="1" w:lastRow="0" w:firstColumn="1" w:lastColumn="0" w:noHBand="0" w:noVBand="1"/>
      </w:tblPr>
      <w:tblGrid>
        <w:gridCol w:w="432"/>
        <w:gridCol w:w="2086"/>
        <w:gridCol w:w="4051"/>
        <w:gridCol w:w="2910"/>
      </w:tblGrid>
      <w:tr w:rsidR="00C80CC3" w:rsidRPr="00794E4D" w14:paraId="1C779CC6" w14:textId="77777777" w:rsidTr="009119D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 w:type="dxa"/>
            <w:vAlign w:val="center"/>
          </w:tcPr>
          <w:p w14:paraId="7711D417" w14:textId="77777777" w:rsidR="00C80CC3" w:rsidRPr="00794E4D" w:rsidRDefault="00C80CC3" w:rsidP="009119D0">
            <w:pPr>
              <w:spacing w:line="240" w:lineRule="auto"/>
              <w:jc w:val="center"/>
              <w:rPr>
                <w:rFonts w:cs="Arial"/>
                <w:b w:val="0"/>
                <w:bCs w:val="0"/>
                <w:sz w:val="16"/>
                <w:szCs w:val="16"/>
              </w:rPr>
            </w:pPr>
            <w:r w:rsidRPr="00794E4D">
              <w:rPr>
                <w:rFonts w:cs="Arial"/>
                <w:sz w:val="16"/>
                <w:szCs w:val="16"/>
              </w:rPr>
              <w:t>#</w:t>
            </w:r>
          </w:p>
        </w:tc>
        <w:tc>
          <w:tcPr>
            <w:tcW w:w="2086" w:type="dxa"/>
            <w:vAlign w:val="center"/>
          </w:tcPr>
          <w:p w14:paraId="0202736A" w14:textId="77777777" w:rsidR="00C80CC3" w:rsidRPr="00794E4D" w:rsidRDefault="00C80CC3" w:rsidP="009119D0">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794E4D">
              <w:rPr>
                <w:rFonts w:cs="Arial"/>
                <w:sz w:val="16"/>
                <w:szCs w:val="16"/>
              </w:rPr>
              <w:t>Issue</w:t>
            </w:r>
          </w:p>
        </w:tc>
        <w:tc>
          <w:tcPr>
            <w:tcW w:w="4051" w:type="dxa"/>
            <w:vAlign w:val="center"/>
          </w:tcPr>
          <w:p w14:paraId="33126321" w14:textId="77777777" w:rsidR="00C80CC3" w:rsidRPr="00794E4D" w:rsidRDefault="00C80CC3" w:rsidP="009119D0">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794E4D">
              <w:rPr>
                <w:rFonts w:cs="Arial"/>
                <w:sz w:val="16"/>
                <w:szCs w:val="16"/>
              </w:rPr>
              <w:t>Detail</w:t>
            </w:r>
          </w:p>
        </w:tc>
        <w:tc>
          <w:tcPr>
            <w:tcW w:w="2910" w:type="dxa"/>
            <w:vAlign w:val="center"/>
          </w:tcPr>
          <w:p w14:paraId="6371B69D" w14:textId="77777777" w:rsidR="00C80CC3" w:rsidRPr="00794E4D" w:rsidRDefault="00C80CC3" w:rsidP="009119D0">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794E4D">
              <w:rPr>
                <w:rFonts w:cs="Arial"/>
                <w:sz w:val="16"/>
                <w:szCs w:val="16"/>
              </w:rPr>
              <w:t>Handling</w:t>
            </w:r>
          </w:p>
        </w:tc>
      </w:tr>
      <w:tr w:rsidR="00C80CC3" w:rsidRPr="00794E4D" w14:paraId="6CCB3232" w14:textId="77777777" w:rsidTr="009119D0">
        <w:trPr>
          <w:cnfStyle w:val="000000100000" w:firstRow="0" w:lastRow="0" w:firstColumn="0" w:lastColumn="0" w:oddVBand="0" w:evenVBand="0" w:oddHBand="1" w:evenHBand="0" w:firstRowFirstColumn="0" w:firstRowLastColumn="0" w:lastRowFirstColumn="0" w:lastRowLastColumn="0"/>
          <w:trHeight w:val="445"/>
          <w:jc w:val="center"/>
        </w:trPr>
        <w:tc>
          <w:tcPr>
            <w:cnfStyle w:val="001000000000" w:firstRow="0" w:lastRow="0" w:firstColumn="1" w:lastColumn="0" w:oddVBand="0" w:evenVBand="0" w:oddHBand="0" w:evenHBand="0" w:firstRowFirstColumn="0" w:firstRowLastColumn="0" w:lastRowFirstColumn="0" w:lastRowLastColumn="0"/>
            <w:tcW w:w="432" w:type="dxa"/>
            <w:vAlign w:val="center"/>
          </w:tcPr>
          <w:p w14:paraId="33C61572" w14:textId="77777777" w:rsidR="00C80CC3" w:rsidRPr="00794E4D" w:rsidRDefault="00C80CC3" w:rsidP="009119D0">
            <w:pPr>
              <w:spacing w:line="240" w:lineRule="auto"/>
              <w:jc w:val="center"/>
              <w:rPr>
                <w:rFonts w:cs="Arial"/>
                <w:sz w:val="16"/>
                <w:szCs w:val="16"/>
              </w:rPr>
            </w:pPr>
            <w:r w:rsidRPr="00794E4D">
              <w:rPr>
                <w:rFonts w:cs="Arial"/>
                <w:sz w:val="16"/>
                <w:szCs w:val="16"/>
              </w:rPr>
              <w:t>1</w:t>
            </w:r>
          </w:p>
        </w:tc>
        <w:tc>
          <w:tcPr>
            <w:tcW w:w="2086" w:type="dxa"/>
            <w:vAlign w:val="center"/>
          </w:tcPr>
          <w:p w14:paraId="5131951F" w14:textId="77777777" w:rsidR="00C80CC3" w:rsidRPr="00794E4D" w:rsidRDefault="00C80CC3" w:rsidP="009119D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794E4D">
              <w:rPr>
                <w:rFonts w:cs="Arial"/>
                <w:sz w:val="16"/>
                <w:szCs w:val="16"/>
              </w:rPr>
              <w:t>NPL record</w:t>
            </w:r>
          </w:p>
        </w:tc>
        <w:tc>
          <w:tcPr>
            <w:tcW w:w="4051" w:type="dxa"/>
          </w:tcPr>
          <w:p w14:paraId="7632B6E0" w14:textId="77777777" w:rsidR="00C80CC3" w:rsidRPr="00794E4D" w:rsidRDefault="00C80CC3" w:rsidP="000E2554">
            <w:pPr>
              <w:spacing w:line="240" w:lineRule="auto"/>
              <w:cnfStyle w:val="000000100000" w:firstRow="0" w:lastRow="0" w:firstColumn="0" w:lastColumn="0" w:oddVBand="0" w:evenVBand="0" w:oddHBand="1" w:evenHBand="0" w:firstRowFirstColumn="0" w:firstRowLastColumn="0" w:lastRowFirstColumn="0" w:lastRowLastColumn="0"/>
              <w:rPr>
                <w:rFonts w:cs="Arial"/>
                <w:sz w:val="16"/>
                <w:szCs w:val="16"/>
              </w:rPr>
            </w:pPr>
            <w:r w:rsidRPr="00794E4D">
              <w:rPr>
                <w:rFonts w:cs="Arial"/>
                <w:sz w:val="16"/>
                <w:szCs w:val="16"/>
              </w:rPr>
              <w:t>The record</w:t>
            </w:r>
            <w:r w:rsidRPr="00794E4D">
              <w:rPr>
                <w:rFonts w:cs="Arial"/>
                <w:sz w:val="16"/>
                <w:szCs w:val="16"/>
                <w:cs/>
              </w:rPr>
              <w:t>/</w:t>
            </w:r>
            <w:r w:rsidRPr="00794E4D">
              <w:rPr>
                <w:rFonts w:cs="Arial"/>
                <w:sz w:val="16"/>
                <w:szCs w:val="16"/>
              </w:rPr>
              <w:t>customer is NPL at the observation</w:t>
            </w:r>
          </w:p>
        </w:tc>
        <w:tc>
          <w:tcPr>
            <w:tcW w:w="2910" w:type="dxa"/>
            <w:vAlign w:val="center"/>
          </w:tcPr>
          <w:p w14:paraId="129EAFCE" w14:textId="77777777" w:rsidR="00C80CC3" w:rsidRPr="00794E4D" w:rsidRDefault="00C80CC3" w:rsidP="009119D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794E4D">
              <w:rPr>
                <w:rFonts w:cs="Arial"/>
                <w:sz w:val="16"/>
                <w:szCs w:val="16"/>
              </w:rPr>
              <w:t>Remove from sample</w:t>
            </w:r>
          </w:p>
        </w:tc>
      </w:tr>
      <w:tr w:rsidR="00C80CC3" w:rsidRPr="00794E4D" w14:paraId="1C81D462" w14:textId="77777777" w:rsidTr="009119D0">
        <w:trPr>
          <w:trHeight w:val="445"/>
          <w:jc w:val="center"/>
        </w:trPr>
        <w:tc>
          <w:tcPr>
            <w:cnfStyle w:val="001000000000" w:firstRow="0" w:lastRow="0" w:firstColumn="1" w:lastColumn="0" w:oddVBand="0" w:evenVBand="0" w:oddHBand="0" w:evenHBand="0" w:firstRowFirstColumn="0" w:firstRowLastColumn="0" w:lastRowFirstColumn="0" w:lastRowLastColumn="0"/>
            <w:tcW w:w="432" w:type="dxa"/>
            <w:vAlign w:val="center"/>
          </w:tcPr>
          <w:p w14:paraId="4A51A97D" w14:textId="77777777" w:rsidR="00C80CC3" w:rsidRPr="00794E4D" w:rsidRDefault="00C80CC3" w:rsidP="009119D0">
            <w:pPr>
              <w:spacing w:line="240" w:lineRule="auto"/>
              <w:jc w:val="center"/>
              <w:rPr>
                <w:rFonts w:cs="Arial"/>
                <w:sz w:val="16"/>
                <w:szCs w:val="16"/>
              </w:rPr>
            </w:pPr>
            <w:r w:rsidRPr="00794E4D">
              <w:rPr>
                <w:rFonts w:cs="Arial"/>
                <w:sz w:val="16"/>
                <w:szCs w:val="16"/>
              </w:rPr>
              <w:t>2</w:t>
            </w:r>
          </w:p>
        </w:tc>
        <w:tc>
          <w:tcPr>
            <w:tcW w:w="2086" w:type="dxa"/>
            <w:vAlign w:val="center"/>
          </w:tcPr>
          <w:p w14:paraId="39E00E08" w14:textId="77777777" w:rsidR="00C80CC3" w:rsidRPr="00794E4D" w:rsidRDefault="00C80CC3" w:rsidP="009119D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794E4D">
              <w:rPr>
                <w:rFonts w:cs="Arial"/>
                <w:sz w:val="16"/>
                <w:szCs w:val="16"/>
              </w:rPr>
              <w:t>Open less than 3 months</w:t>
            </w:r>
          </w:p>
        </w:tc>
        <w:tc>
          <w:tcPr>
            <w:tcW w:w="4051" w:type="dxa"/>
          </w:tcPr>
          <w:p w14:paraId="638718C7" w14:textId="77777777" w:rsidR="00C80CC3" w:rsidRPr="00794E4D" w:rsidRDefault="00C80CC3" w:rsidP="000E2554">
            <w:pPr>
              <w:spacing w:line="240" w:lineRule="auto"/>
              <w:cnfStyle w:val="000000000000" w:firstRow="0" w:lastRow="0" w:firstColumn="0" w:lastColumn="0" w:oddVBand="0" w:evenVBand="0" w:oddHBand="0" w:evenHBand="0" w:firstRowFirstColumn="0" w:firstRowLastColumn="0" w:lastRowFirstColumn="0" w:lastRowLastColumn="0"/>
              <w:rPr>
                <w:rFonts w:cs="Arial"/>
                <w:sz w:val="16"/>
                <w:szCs w:val="16"/>
              </w:rPr>
            </w:pPr>
            <w:r w:rsidRPr="00794E4D">
              <w:rPr>
                <w:rFonts w:cs="Arial"/>
                <w:sz w:val="16"/>
                <w:szCs w:val="16"/>
              </w:rPr>
              <w:t>The record</w:t>
            </w:r>
            <w:r w:rsidRPr="00794E4D">
              <w:rPr>
                <w:rFonts w:cs="Arial"/>
                <w:sz w:val="16"/>
                <w:szCs w:val="16"/>
                <w:cs/>
              </w:rPr>
              <w:t>/</w:t>
            </w:r>
            <w:r w:rsidRPr="00794E4D">
              <w:rPr>
                <w:rFonts w:cs="Arial"/>
                <w:sz w:val="16"/>
                <w:szCs w:val="16"/>
              </w:rPr>
              <w:t>customer is new and there is no behavioral score</w:t>
            </w:r>
          </w:p>
        </w:tc>
        <w:tc>
          <w:tcPr>
            <w:tcW w:w="2910" w:type="dxa"/>
            <w:vAlign w:val="center"/>
          </w:tcPr>
          <w:p w14:paraId="50CE7C42" w14:textId="77777777" w:rsidR="00C80CC3" w:rsidRPr="00794E4D" w:rsidRDefault="00C80CC3" w:rsidP="009119D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794E4D">
              <w:rPr>
                <w:rFonts w:cs="Arial"/>
                <w:sz w:val="16"/>
                <w:szCs w:val="16"/>
              </w:rPr>
              <w:t>Remove from sample</w:t>
            </w:r>
          </w:p>
        </w:tc>
      </w:tr>
      <w:tr w:rsidR="00C80CC3" w:rsidRPr="00794E4D" w14:paraId="2F1D012C" w14:textId="77777777" w:rsidTr="009119D0">
        <w:trPr>
          <w:cnfStyle w:val="000000100000" w:firstRow="0" w:lastRow="0" w:firstColumn="0" w:lastColumn="0" w:oddVBand="0" w:evenVBand="0" w:oddHBand="1" w:evenHBand="0" w:firstRowFirstColumn="0" w:firstRowLastColumn="0" w:lastRowFirstColumn="0" w:lastRowLastColumn="0"/>
          <w:trHeight w:val="445"/>
          <w:jc w:val="center"/>
        </w:trPr>
        <w:tc>
          <w:tcPr>
            <w:cnfStyle w:val="001000000000" w:firstRow="0" w:lastRow="0" w:firstColumn="1" w:lastColumn="0" w:oddVBand="0" w:evenVBand="0" w:oddHBand="0" w:evenHBand="0" w:firstRowFirstColumn="0" w:firstRowLastColumn="0" w:lastRowFirstColumn="0" w:lastRowLastColumn="0"/>
            <w:tcW w:w="432" w:type="dxa"/>
            <w:vAlign w:val="center"/>
          </w:tcPr>
          <w:p w14:paraId="3BBD765D" w14:textId="77777777" w:rsidR="00C80CC3" w:rsidRPr="00794E4D" w:rsidRDefault="00C80CC3" w:rsidP="009119D0">
            <w:pPr>
              <w:spacing w:line="240" w:lineRule="auto"/>
              <w:jc w:val="center"/>
              <w:rPr>
                <w:rFonts w:cs="Arial"/>
                <w:sz w:val="16"/>
                <w:szCs w:val="16"/>
              </w:rPr>
            </w:pPr>
            <w:r w:rsidRPr="00794E4D">
              <w:rPr>
                <w:rFonts w:cs="Arial"/>
                <w:sz w:val="16"/>
                <w:szCs w:val="16"/>
              </w:rPr>
              <w:t>3</w:t>
            </w:r>
          </w:p>
        </w:tc>
        <w:tc>
          <w:tcPr>
            <w:tcW w:w="2086" w:type="dxa"/>
            <w:vAlign w:val="center"/>
          </w:tcPr>
          <w:p w14:paraId="6E72A18D" w14:textId="77777777" w:rsidR="00C80CC3" w:rsidRPr="00794E4D" w:rsidRDefault="00C80CC3" w:rsidP="009119D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794E4D">
              <w:rPr>
                <w:rFonts w:cs="Arial"/>
                <w:sz w:val="16"/>
                <w:szCs w:val="16"/>
              </w:rPr>
              <w:t>No performance</w:t>
            </w:r>
          </w:p>
        </w:tc>
        <w:tc>
          <w:tcPr>
            <w:tcW w:w="4051" w:type="dxa"/>
          </w:tcPr>
          <w:p w14:paraId="3EACA146" w14:textId="77777777" w:rsidR="00C80CC3" w:rsidRPr="00794E4D" w:rsidRDefault="00C80CC3" w:rsidP="000E2554">
            <w:pPr>
              <w:spacing w:line="240" w:lineRule="auto"/>
              <w:cnfStyle w:val="000000100000" w:firstRow="0" w:lastRow="0" w:firstColumn="0" w:lastColumn="0" w:oddVBand="0" w:evenVBand="0" w:oddHBand="1" w:evenHBand="0" w:firstRowFirstColumn="0" w:firstRowLastColumn="0" w:lastRowFirstColumn="0" w:lastRowLastColumn="0"/>
              <w:rPr>
                <w:rFonts w:cs="Arial"/>
                <w:sz w:val="16"/>
                <w:szCs w:val="16"/>
              </w:rPr>
            </w:pPr>
            <w:r w:rsidRPr="00794E4D">
              <w:rPr>
                <w:rFonts w:cs="Arial"/>
                <w:sz w:val="16"/>
                <w:szCs w:val="16"/>
              </w:rPr>
              <w:t>The record</w:t>
            </w:r>
            <w:r w:rsidRPr="00794E4D">
              <w:rPr>
                <w:rFonts w:cs="Arial"/>
                <w:sz w:val="16"/>
                <w:szCs w:val="16"/>
                <w:cs/>
              </w:rPr>
              <w:t>/</w:t>
            </w:r>
            <w:r w:rsidRPr="00794E4D">
              <w:rPr>
                <w:rFonts w:cs="Arial"/>
                <w:sz w:val="16"/>
                <w:szCs w:val="16"/>
              </w:rPr>
              <w:t>customer with no performance i</w:t>
            </w:r>
            <w:r w:rsidRPr="00794E4D">
              <w:rPr>
                <w:rFonts w:cs="Arial"/>
                <w:sz w:val="16"/>
                <w:szCs w:val="16"/>
                <w:cs/>
              </w:rPr>
              <w:t>.</w:t>
            </w:r>
            <w:r w:rsidRPr="00794E4D">
              <w:rPr>
                <w:rFonts w:cs="Arial"/>
                <w:sz w:val="16"/>
                <w:szCs w:val="16"/>
              </w:rPr>
              <w:t>e</w:t>
            </w:r>
            <w:r w:rsidRPr="00794E4D">
              <w:rPr>
                <w:rFonts w:cs="Arial"/>
                <w:sz w:val="16"/>
                <w:szCs w:val="16"/>
                <w:cs/>
              </w:rPr>
              <w:t xml:space="preserve">. </w:t>
            </w:r>
            <w:r w:rsidRPr="00794E4D">
              <w:rPr>
                <w:rFonts w:cs="Arial"/>
                <w:sz w:val="16"/>
                <w:szCs w:val="16"/>
              </w:rPr>
              <w:t>closure, write</w:t>
            </w:r>
            <w:r w:rsidRPr="00794E4D">
              <w:rPr>
                <w:rFonts w:cs="Arial"/>
                <w:sz w:val="16"/>
                <w:szCs w:val="16"/>
                <w:cs/>
              </w:rPr>
              <w:t>-</w:t>
            </w:r>
            <w:r w:rsidRPr="00794E4D">
              <w:rPr>
                <w:rFonts w:cs="Arial"/>
                <w:sz w:val="16"/>
                <w:szCs w:val="16"/>
              </w:rPr>
              <w:t>off etc</w:t>
            </w:r>
            <w:r w:rsidRPr="00794E4D">
              <w:rPr>
                <w:rFonts w:cs="Arial"/>
                <w:sz w:val="16"/>
                <w:szCs w:val="16"/>
                <w:cs/>
              </w:rPr>
              <w:t>.</w:t>
            </w:r>
          </w:p>
        </w:tc>
        <w:tc>
          <w:tcPr>
            <w:tcW w:w="2910" w:type="dxa"/>
            <w:vAlign w:val="center"/>
          </w:tcPr>
          <w:p w14:paraId="7FB3C86D" w14:textId="77777777" w:rsidR="00C80CC3" w:rsidRPr="00794E4D" w:rsidRDefault="00C80CC3" w:rsidP="009119D0">
            <w:pPr>
              <w:keepNext/>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794E4D">
              <w:rPr>
                <w:rFonts w:cs="Arial"/>
                <w:sz w:val="16"/>
                <w:szCs w:val="16"/>
              </w:rPr>
              <w:t>Remove from sample</w:t>
            </w:r>
          </w:p>
        </w:tc>
      </w:tr>
    </w:tbl>
    <w:p w14:paraId="06C2CD54" w14:textId="77777777" w:rsidR="009500F9" w:rsidRDefault="009500F9" w:rsidP="00C80CC3">
      <w:pPr>
        <w:pStyle w:val="Caption"/>
        <w:rPr>
          <w:rFonts w:cs="Arial"/>
        </w:rPr>
      </w:pPr>
    </w:p>
    <w:p w14:paraId="7A4BC8E8" w14:textId="77777777" w:rsidR="00C80CC3" w:rsidRPr="00794E4D" w:rsidRDefault="00C80CC3" w:rsidP="00C80CC3">
      <w:pPr>
        <w:pStyle w:val="Caption"/>
        <w:rPr>
          <w:rFonts w:cs="Arial"/>
        </w:rPr>
      </w:pPr>
      <w:r w:rsidRPr="00794E4D">
        <w:rPr>
          <w:rFonts w:cs="Arial"/>
        </w:rPr>
        <w:t xml:space="preserve">Table </w:t>
      </w:r>
      <w:r w:rsidRPr="00794E4D">
        <w:rPr>
          <w:rFonts w:cs="Arial"/>
        </w:rPr>
        <w:fldChar w:fldCharType="begin"/>
      </w:r>
      <w:r w:rsidRPr="00794E4D">
        <w:rPr>
          <w:rFonts w:cs="Arial"/>
        </w:rPr>
        <w:instrText xml:space="preserve"> SEQ Table \</w:instrText>
      </w:r>
      <w:r w:rsidRPr="00794E4D">
        <w:rPr>
          <w:rFonts w:cs="Arial"/>
          <w:bCs/>
          <w:cs/>
        </w:rPr>
        <w:instrText xml:space="preserve">* </w:instrText>
      </w:r>
      <w:r w:rsidRPr="00794E4D">
        <w:rPr>
          <w:rFonts w:cs="Arial"/>
        </w:rPr>
        <w:instrText xml:space="preserve">ARABIC </w:instrText>
      </w:r>
      <w:r w:rsidRPr="00794E4D">
        <w:rPr>
          <w:rFonts w:cs="Arial"/>
        </w:rPr>
        <w:fldChar w:fldCharType="separate"/>
      </w:r>
      <w:r w:rsidR="00CC7D55">
        <w:rPr>
          <w:rFonts w:cs="Arial"/>
          <w:noProof/>
        </w:rPr>
        <w:t>5</w:t>
      </w:r>
      <w:r w:rsidRPr="00794E4D">
        <w:rPr>
          <w:rFonts w:cs="Arial"/>
        </w:rPr>
        <w:fldChar w:fldCharType="end"/>
      </w:r>
      <w:r w:rsidRPr="00794E4D">
        <w:rPr>
          <w:rFonts w:cs="Arial"/>
        </w:rPr>
        <w:t>, Data cleansing and exception handling rules</w:t>
      </w:r>
    </w:p>
    <w:p w14:paraId="4382D9BE" w14:textId="77777777" w:rsidR="00C80CC3" w:rsidRPr="00794E4D" w:rsidRDefault="00C80CC3" w:rsidP="00C80CC3">
      <w:pPr>
        <w:pStyle w:val="Heading3"/>
        <w:numPr>
          <w:ilvl w:val="2"/>
          <w:numId w:val="2"/>
        </w:numPr>
        <w:rPr>
          <w:rFonts w:cs="Arial"/>
        </w:rPr>
      </w:pPr>
      <w:r w:rsidRPr="00794E4D">
        <w:rPr>
          <w:rFonts w:cs="Arial"/>
        </w:rPr>
        <w:t>Final Development Sample</w:t>
      </w:r>
    </w:p>
    <w:p w14:paraId="0DE81A74" w14:textId="77777777" w:rsidR="00C80CC3" w:rsidRPr="00794E4D" w:rsidRDefault="00C80CC3" w:rsidP="00C80CC3">
      <w:pPr>
        <w:rPr>
          <w:rFonts w:cs="Arial"/>
        </w:rPr>
      </w:pPr>
      <w:r w:rsidRPr="00794E4D">
        <w:rPr>
          <w:rFonts w:cs="Arial"/>
        </w:rPr>
        <w:t>This section show</w:t>
      </w:r>
      <w:r w:rsidRPr="00794E4D">
        <w:rPr>
          <w:rFonts w:cs="Arial"/>
          <w:szCs w:val="22"/>
          <w:cs/>
        </w:rPr>
        <w:t xml:space="preserve"> </w:t>
      </w:r>
      <w:r w:rsidRPr="00794E4D">
        <w:rPr>
          <w:rFonts w:cs="Arial"/>
        </w:rPr>
        <w:t>step by step derivation of our final model development sample</w:t>
      </w:r>
      <w:r w:rsidRPr="00794E4D">
        <w:rPr>
          <w:rFonts w:cs="Arial"/>
          <w:szCs w:val="22"/>
          <w:cs/>
        </w:rPr>
        <w:t xml:space="preserve">. </w:t>
      </w:r>
      <w:proofErr w:type="gramStart"/>
      <w:r w:rsidRPr="00794E4D">
        <w:rPr>
          <w:rFonts w:cs="Arial"/>
        </w:rPr>
        <w:t>Starting from the entire data set, working the way through record exclusion and thus the final development sample and associated bad rate</w:t>
      </w:r>
      <w:r w:rsidR="009500F9">
        <w:rPr>
          <w:rFonts w:cstheme="minorBidi" w:hint="cs"/>
          <w:szCs w:val="22"/>
          <w:cs/>
        </w:rPr>
        <w:t>.</w:t>
      </w:r>
      <w:proofErr w:type="gramEnd"/>
      <w:r w:rsidRPr="00794E4D">
        <w:rPr>
          <w:rFonts w:cs="Arial"/>
          <w:szCs w:val="22"/>
          <w:cs/>
        </w:rPr>
        <w:t xml:space="preserve"> </w:t>
      </w:r>
    </w:p>
    <w:p w14:paraId="1C4B921C" w14:textId="77777777" w:rsidR="00C80CC3" w:rsidRPr="00794E4D" w:rsidRDefault="00C80CC3" w:rsidP="00C80CC3">
      <w:pPr>
        <w:rPr>
          <w:rFonts w:cs="Arial"/>
        </w:rPr>
      </w:pPr>
      <w:r w:rsidRPr="00794E4D">
        <w:rPr>
          <w:rFonts w:cs="Arial"/>
        </w:rPr>
        <w:t>Tables below show the number of customers in each of the observation point before and after exclusion</w:t>
      </w:r>
      <w:r w:rsidRPr="00794E4D">
        <w:rPr>
          <w:rFonts w:cs="Arial"/>
          <w:szCs w:val="22"/>
          <w:cs/>
        </w:rPr>
        <w:t>.</w:t>
      </w:r>
    </w:p>
    <w:tbl>
      <w:tblPr>
        <w:tblStyle w:val="LightList-Accent1"/>
        <w:tblW w:w="9243" w:type="dxa"/>
        <w:jc w:val="center"/>
        <w:tblLook w:val="04A0" w:firstRow="1" w:lastRow="0" w:firstColumn="1" w:lastColumn="0" w:noHBand="0" w:noVBand="1"/>
      </w:tblPr>
      <w:tblGrid>
        <w:gridCol w:w="2030"/>
        <w:gridCol w:w="901"/>
        <w:gridCol w:w="901"/>
        <w:gridCol w:w="901"/>
        <w:gridCol w:w="902"/>
        <w:gridCol w:w="902"/>
        <w:gridCol w:w="902"/>
        <w:gridCol w:w="902"/>
        <w:gridCol w:w="902"/>
      </w:tblGrid>
      <w:tr w:rsidR="00C80CC3" w:rsidRPr="00794E4D" w14:paraId="113D9181" w14:textId="77777777" w:rsidTr="009119D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30" w:type="dxa"/>
          </w:tcPr>
          <w:p w14:paraId="1A30F7F8" w14:textId="77777777" w:rsidR="00C80CC3" w:rsidRPr="00794E4D" w:rsidRDefault="00C80CC3" w:rsidP="000E2554">
            <w:pPr>
              <w:spacing w:line="240" w:lineRule="auto"/>
              <w:jc w:val="center"/>
              <w:rPr>
                <w:rFonts w:cs="Arial"/>
                <w:sz w:val="16"/>
                <w:szCs w:val="16"/>
              </w:rPr>
            </w:pPr>
            <w:r w:rsidRPr="00794E4D">
              <w:rPr>
                <w:rFonts w:cs="Arial"/>
                <w:sz w:val="16"/>
                <w:szCs w:val="16"/>
              </w:rPr>
              <w:t>Asset Class</w:t>
            </w:r>
            <w:r w:rsidRPr="00794E4D">
              <w:rPr>
                <w:rFonts w:cs="Arial"/>
                <w:sz w:val="16"/>
                <w:szCs w:val="16"/>
                <w:cs/>
              </w:rPr>
              <w:t>/</w:t>
            </w:r>
            <w:r w:rsidRPr="00794E4D">
              <w:rPr>
                <w:rFonts w:cs="Arial"/>
                <w:sz w:val="16"/>
                <w:szCs w:val="16"/>
              </w:rPr>
              <w:t>Month</w:t>
            </w:r>
          </w:p>
        </w:tc>
        <w:tc>
          <w:tcPr>
            <w:tcW w:w="901" w:type="dxa"/>
          </w:tcPr>
          <w:p w14:paraId="63A5969F" w14:textId="77777777" w:rsidR="00C80CC3" w:rsidRPr="00794E4D" w:rsidRDefault="00C80CC3" w:rsidP="000E2554">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16"/>
                <w:szCs w:val="16"/>
              </w:rPr>
            </w:pPr>
            <w:r w:rsidRPr="00794E4D">
              <w:rPr>
                <w:rFonts w:cs="Arial"/>
                <w:sz w:val="16"/>
                <w:szCs w:val="16"/>
              </w:rPr>
              <w:t>Jan</w:t>
            </w:r>
            <w:r w:rsidRPr="00794E4D">
              <w:rPr>
                <w:rFonts w:cs="Arial"/>
                <w:sz w:val="16"/>
                <w:szCs w:val="16"/>
                <w:cs/>
              </w:rPr>
              <w:t>-</w:t>
            </w:r>
            <w:r w:rsidRPr="00794E4D">
              <w:rPr>
                <w:rFonts w:cs="Arial"/>
                <w:sz w:val="16"/>
                <w:szCs w:val="16"/>
              </w:rPr>
              <w:t>12</w:t>
            </w:r>
          </w:p>
        </w:tc>
        <w:tc>
          <w:tcPr>
            <w:tcW w:w="901" w:type="dxa"/>
          </w:tcPr>
          <w:p w14:paraId="62902E12" w14:textId="77777777" w:rsidR="00C80CC3" w:rsidRPr="00794E4D" w:rsidRDefault="00C80CC3" w:rsidP="000E2554">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16"/>
                <w:szCs w:val="16"/>
              </w:rPr>
            </w:pPr>
            <w:r w:rsidRPr="00794E4D">
              <w:rPr>
                <w:rFonts w:cs="Arial"/>
                <w:sz w:val="16"/>
                <w:szCs w:val="16"/>
              </w:rPr>
              <w:t>April</w:t>
            </w:r>
            <w:r w:rsidRPr="00794E4D">
              <w:rPr>
                <w:rFonts w:cs="Arial"/>
                <w:sz w:val="16"/>
                <w:szCs w:val="16"/>
                <w:cs/>
              </w:rPr>
              <w:t>-</w:t>
            </w:r>
            <w:r w:rsidRPr="00794E4D">
              <w:rPr>
                <w:rFonts w:cs="Arial"/>
                <w:sz w:val="16"/>
                <w:szCs w:val="16"/>
              </w:rPr>
              <w:t>12</w:t>
            </w:r>
          </w:p>
        </w:tc>
        <w:tc>
          <w:tcPr>
            <w:tcW w:w="901" w:type="dxa"/>
          </w:tcPr>
          <w:p w14:paraId="50446059" w14:textId="77777777" w:rsidR="00C80CC3" w:rsidRPr="00794E4D" w:rsidRDefault="00C80CC3" w:rsidP="000E2554">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16"/>
                <w:szCs w:val="16"/>
              </w:rPr>
            </w:pPr>
            <w:r w:rsidRPr="00794E4D">
              <w:rPr>
                <w:rFonts w:cs="Arial"/>
                <w:sz w:val="16"/>
                <w:szCs w:val="16"/>
              </w:rPr>
              <w:t>July</w:t>
            </w:r>
            <w:r w:rsidRPr="00794E4D">
              <w:rPr>
                <w:rFonts w:cs="Arial"/>
                <w:sz w:val="16"/>
                <w:szCs w:val="16"/>
                <w:cs/>
              </w:rPr>
              <w:t>-</w:t>
            </w:r>
            <w:r w:rsidRPr="00794E4D">
              <w:rPr>
                <w:rFonts w:cs="Arial"/>
                <w:sz w:val="16"/>
                <w:szCs w:val="16"/>
              </w:rPr>
              <w:t>12</w:t>
            </w:r>
          </w:p>
        </w:tc>
        <w:tc>
          <w:tcPr>
            <w:tcW w:w="902" w:type="dxa"/>
          </w:tcPr>
          <w:p w14:paraId="6A31212D" w14:textId="77777777" w:rsidR="00C80CC3" w:rsidRPr="00794E4D" w:rsidRDefault="00C80CC3" w:rsidP="000E2554">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16"/>
                <w:szCs w:val="16"/>
              </w:rPr>
            </w:pPr>
            <w:r w:rsidRPr="00794E4D">
              <w:rPr>
                <w:rFonts w:cs="Arial"/>
                <w:sz w:val="16"/>
                <w:szCs w:val="16"/>
              </w:rPr>
              <w:t>Oct</w:t>
            </w:r>
            <w:r w:rsidRPr="00794E4D">
              <w:rPr>
                <w:rFonts w:cs="Arial"/>
                <w:sz w:val="16"/>
                <w:szCs w:val="16"/>
                <w:cs/>
              </w:rPr>
              <w:t>-</w:t>
            </w:r>
            <w:r w:rsidRPr="00794E4D">
              <w:rPr>
                <w:rFonts w:cs="Arial"/>
                <w:sz w:val="16"/>
                <w:szCs w:val="16"/>
              </w:rPr>
              <w:t>12</w:t>
            </w:r>
          </w:p>
        </w:tc>
        <w:tc>
          <w:tcPr>
            <w:tcW w:w="902" w:type="dxa"/>
          </w:tcPr>
          <w:p w14:paraId="79D2BC4C" w14:textId="77777777" w:rsidR="00C80CC3" w:rsidRPr="00794E4D" w:rsidRDefault="00C80CC3" w:rsidP="000E2554">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16"/>
                <w:szCs w:val="16"/>
              </w:rPr>
            </w:pPr>
            <w:r w:rsidRPr="00794E4D">
              <w:rPr>
                <w:rFonts w:cs="Arial"/>
                <w:sz w:val="16"/>
                <w:szCs w:val="16"/>
              </w:rPr>
              <w:t>Jan</w:t>
            </w:r>
            <w:r w:rsidRPr="00794E4D">
              <w:rPr>
                <w:rFonts w:cs="Arial"/>
                <w:sz w:val="16"/>
                <w:szCs w:val="16"/>
                <w:cs/>
              </w:rPr>
              <w:t>-</w:t>
            </w:r>
            <w:r w:rsidRPr="00794E4D">
              <w:rPr>
                <w:rFonts w:cs="Arial"/>
                <w:sz w:val="16"/>
                <w:szCs w:val="16"/>
              </w:rPr>
              <w:t>13</w:t>
            </w:r>
          </w:p>
        </w:tc>
        <w:tc>
          <w:tcPr>
            <w:tcW w:w="902" w:type="dxa"/>
          </w:tcPr>
          <w:p w14:paraId="248EA09A" w14:textId="77777777" w:rsidR="00C80CC3" w:rsidRPr="00794E4D" w:rsidRDefault="00C80CC3" w:rsidP="000E2554">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16"/>
                <w:szCs w:val="16"/>
              </w:rPr>
            </w:pPr>
            <w:r w:rsidRPr="00794E4D">
              <w:rPr>
                <w:rFonts w:cs="Arial"/>
                <w:sz w:val="16"/>
                <w:szCs w:val="16"/>
              </w:rPr>
              <w:t>April</w:t>
            </w:r>
            <w:r w:rsidRPr="00794E4D">
              <w:rPr>
                <w:rFonts w:cs="Arial"/>
                <w:sz w:val="16"/>
                <w:szCs w:val="16"/>
                <w:cs/>
              </w:rPr>
              <w:t>-</w:t>
            </w:r>
            <w:r w:rsidRPr="00794E4D">
              <w:rPr>
                <w:rFonts w:cs="Arial"/>
                <w:sz w:val="16"/>
                <w:szCs w:val="16"/>
              </w:rPr>
              <w:t>13</w:t>
            </w:r>
          </w:p>
        </w:tc>
        <w:tc>
          <w:tcPr>
            <w:tcW w:w="902" w:type="dxa"/>
          </w:tcPr>
          <w:p w14:paraId="0EB40A7E" w14:textId="77777777" w:rsidR="00C80CC3" w:rsidRPr="00794E4D" w:rsidRDefault="00C80CC3" w:rsidP="000E2554">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16"/>
                <w:szCs w:val="16"/>
              </w:rPr>
            </w:pPr>
            <w:r w:rsidRPr="00794E4D">
              <w:rPr>
                <w:rFonts w:cs="Arial"/>
                <w:sz w:val="16"/>
                <w:szCs w:val="16"/>
              </w:rPr>
              <w:t>July</w:t>
            </w:r>
            <w:r w:rsidRPr="00794E4D">
              <w:rPr>
                <w:rFonts w:cs="Arial"/>
                <w:sz w:val="16"/>
                <w:szCs w:val="16"/>
                <w:cs/>
              </w:rPr>
              <w:t>-</w:t>
            </w:r>
            <w:r w:rsidRPr="00794E4D">
              <w:rPr>
                <w:rFonts w:cs="Arial"/>
                <w:sz w:val="16"/>
                <w:szCs w:val="16"/>
              </w:rPr>
              <w:t>13</w:t>
            </w:r>
          </w:p>
        </w:tc>
        <w:tc>
          <w:tcPr>
            <w:tcW w:w="902" w:type="dxa"/>
          </w:tcPr>
          <w:p w14:paraId="2C032F62" w14:textId="77777777" w:rsidR="00C80CC3" w:rsidRPr="00794E4D" w:rsidRDefault="00C80CC3" w:rsidP="000E2554">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16"/>
                <w:szCs w:val="16"/>
              </w:rPr>
            </w:pPr>
            <w:r w:rsidRPr="00794E4D">
              <w:rPr>
                <w:rFonts w:cs="Arial"/>
                <w:sz w:val="16"/>
                <w:szCs w:val="16"/>
              </w:rPr>
              <w:t>Oct</w:t>
            </w:r>
            <w:r w:rsidRPr="00794E4D">
              <w:rPr>
                <w:rFonts w:cs="Arial"/>
                <w:sz w:val="16"/>
                <w:szCs w:val="16"/>
                <w:cs/>
              </w:rPr>
              <w:t>-</w:t>
            </w:r>
            <w:r w:rsidRPr="00794E4D">
              <w:rPr>
                <w:rFonts w:cs="Arial"/>
                <w:sz w:val="16"/>
                <w:szCs w:val="16"/>
              </w:rPr>
              <w:t>13</w:t>
            </w:r>
          </w:p>
        </w:tc>
      </w:tr>
      <w:tr w:rsidR="00C80CC3" w:rsidRPr="00794E4D" w14:paraId="64DA6A8F" w14:textId="77777777" w:rsidTr="009119D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243" w:type="dxa"/>
            <w:gridSpan w:val="9"/>
          </w:tcPr>
          <w:p w14:paraId="0203BF9C" w14:textId="3444FAA2" w:rsidR="00C80CC3" w:rsidRPr="00794E4D" w:rsidRDefault="00485FDB" w:rsidP="000E2554">
            <w:pPr>
              <w:spacing w:line="240" w:lineRule="auto"/>
              <w:rPr>
                <w:rFonts w:cs="Arial"/>
                <w:b w:val="0"/>
                <w:bCs w:val="0"/>
                <w:sz w:val="16"/>
                <w:szCs w:val="16"/>
              </w:rPr>
            </w:pPr>
            <w:r w:rsidRPr="00485FDB">
              <w:rPr>
                <w:rFonts w:cs="Arial"/>
                <w:sz w:val="16"/>
                <w:szCs w:val="16"/>
              </w:rPr>
              <w:t>Final Model Development Sample</w:t>
            </w:r>
          </w:p>
        </w:tc>
      </w:tr>
      <w:tr w:rsidR="00485FDB" w:rsidRPr="00794E4D" w14:paraId="01C38FF6" w14:textId="77777777" w:rsidTr="009119D0">
        <w:trPr>
          <w:jc w:val="center"/>
        </w:trPr>
        <w:tc>
          <w:tcPr>
            <w:cnfStyle w:val="001000000000" w:firstRow="0" w:lastRow="0" w:firstColumn="1" w:lastColumn="0" w:oddVBand="0" w:evenVBand="0" w:oddHBand="0" w:evenHBand="0" w:firstRowFirstColumn="0" w:firstRowLastColumn="0" w:lastRowFirstColumn="0" w:lastRowLastColumn="0"/>
            <w:tcW w:w="2030" w:type="dxa"/>
          </w:tcPr>
          <w:p w14:paraId="0AD330F6" w14:textId="77777777" w:rsidR="00485FDB" w:rsidRPr="00794E4D" w:rsidRDefault="00485FDB" w:rsidP="00485FDB">
            <w:pPr>
              <w:spacing w:line="240" w:lineRule="auto"/>
              <w:jc w:val="center"/>
              <w:rPr>
                <w:rFonts w:cs="Arial"/>
                <w:b w:val="0"/>
                <w:bCs w:val="0"/>
                <w:sz w:val="16"/>
                <w:szCs w:val="16"/>
              </w:rPr>
            </w:pPr>
            <w:r w:rsidRPr="00794E4D">
              <w:rPr>
                <w:rFonts w:cs="Arial"/>
                <w:sz w:val="16"/>
                <w:szCs w:val="16"/>
              </w:rPr>
              <w:t>Total</w:t>
            </w:r>
          </w:p>
        </w:tc>
        <w:tc>
          <w:tcPr>
            <w:tcW w:w="901" w:type="dxa"/>
          </w:tcPr>
          <w:p w14:paraId="630A0962" w14:textId="06159A1D" w:rsidR="00485FDB" w:rsidRPr="00485FDB" w:rsidRDefault="00485FDB" w:rsidP="00485FDB">
            <w:pPr>
              <w:autoSpaceDE w:val="0"/>
              <w:autoSpaceDN w:val="0"/>
              <w:adjustRightInd w:val="0"/>
              <w:spacing w:line="240" w:lineRule="auto"/>
              <w:jc w:val="right"/>
              <w:cnfStyle w:val="000000000000" w:firstRow="0" w:lastRow="0" w:firstColumn="0" w:lastColumn="0" w:oddVBand="0" w:evenVBand="0" w:oddHBand="0" w:evenHBand="0" w:firstRowFirstColumn="0" w:firstRowLastColumn="0" w:lastRowFirstColumn="0" w:lastRowLastColumn="0"/>
              <w:rPr>
                <w:rFonts w:cs="Arial"/>
                <w:color w:val="FF0000"/>
                <w:sz w:val="16"/>
                <w:szCs w:val="16"/>
              </w:rPr>
            </w:pPr>
            <w:r w:rsidRPr="00485FDB">
              <w:rPr>
                <w:rFonts w:cs="Arial"/>
                <w:color w:val="000000"/>
                <w:sz w:val="16"/>
                <w:szCs w:val="16"/>
              </w:rPr>
              <w:t>133,179</w:t>
            </w:r>
          </w:p>
        </w:tc>
        <w:tc>
          <w:tcPr>
            <w:tcW w:w="901" w:type="dxa"/>
          </w:tcPr>
          <w:p w14:paraId="1316E167" w14:textId="19E1F16B" w:rsidR="00485FDB" w:rsidRPr="00485FDB" w:rsidRDefault="00485FDB" w:rsidP="00485FDB">
            <w:pPr>
              <w:autoSpaceDE w:val="0"/>
              <w:autoSpaceDN w:val="0"/>
              <w:adjustRightInd w:val="0"/>
              <w:spacing w:line="240" w:lineRule="auto"/>
              <w:jc w:val="right"/>
              <w:cnfStyle w:val="000000000000" w:firstRow="0" w:lastRow="0" w:firstColumn="0" w:lastColumn="0" w:oddVBand="0" w:evenVBand="0" w:oddHBand="0" w:evenHBand="0" w:firstRowFirstColumn="0" w:firstRowLastColumn="0" w:lastRowFirstColumn="0" w:lastRowLastColumn="0"/>
              <w:rPr>
                <w:rFonts w:cs="Arial"/>
                <w:color w:val="FF0000"/>
                <w:sz w:val="16"/>
                <w:szCs w:val="16"/>
              </w:rPr>
            </w:pPr>
            <w:r w:rsidRPr="00485FDB">
              <w:rPr>
                <w:rFonts w:cs="Arial"/>
                <w:color w:val="000000"/>
                <w:sz w:val="16"/>
                <w:szCs w:val="16"/>
              </w:rPr>
              <w:t>136,315</w:t>
            </w:r>
          </w:p>
        </w:tc>
        <w:tc>
          <w:tcPr>
            <w:tcW w:w="901" w:type="dxa"/>
          </w:tcPr>
          <w:p w14:paraId="6FD1D600" w14:textId="2863F167" w:rsidR="00485FDB" w:rsidRPr="00485FDB" w:rsidRDefault="00485FDB" w:rsidP="00485FDB">
            <w:pPr>
              <w:autoSpaceDE w:val="0"/>
              <w:autoSpaceDN w:val="0"/>
              <w:adjustRightInd w:val="0"/>
              <w:spacing w:line="240" w:lineRule="auto"/>
              <w:jc w:val="right"/>
              <w:cnfStyle w:val="000000000000" w:firstRow="0" w:lastRow="0" w:firstColumn="0" w:lastColumn="0" w:oddVBand="0" w:evenVBand="0" w:oddHBand="0" w:evenHBand="0" w:firstRowFirstColumn="0" w:firstRowLastColumn="0" w:lastRowFirstColumn="0" w:lastRowLastColumn="0"/>
              <w:rPr>
                <w:rFonts w:cs="Arial"/>
                <w:color w:val="FF0000"/>
                <w:sz w:val="16"/>
                <w:szCs w:val="16"/>
              </w:rPr>
            </w:pPr>
            <w:r w:rsidRPr="00485FDB">
              <w:rPr>
                <w:rFonts w:cs="Arial"/>
                <w:color w:val="000000"/>
                <w:sz w:val="16"/>
                <w:szCs w:val="16"/>
              </w:rPr>
              <w:t>145,992</w:t>
            </w:r>
          </w:p>
        </w:tc>
        <w:tc>
          <w:tcPr>
            <w:tcW w:w="902" w:type="dxa"/>
          </w:tcPr>
          <w:p w14:paraId="600BB6EF" w14:textId="73878B71" w:rsidR="00485FDB" w:rsidRPr="00485FDB" w:rsidRDefault="00485FDB" w:rsidP="00485FDB">
            <w:pPr>
              <w:autoSpaceDE w:val="0"/>
              <w:autoSpaceDN w:val="0"/>
              <w:adjustRightInd w:val="0"/>
              <w:spacing w:line="240" w:lineRule="auto"/>
              <w:jc w:val="right"/>
              <w:cnfStyle w:val="000000000000" w:firstRow="0" w:lastRow="0" w:firstColumn="0" w:lastColumn="0" w:oddVBand="0" w:evenVBand="0" w:oddHBand="0" w:evenHBand="0" w:firstRowFirstColumn="0" w:firstRowLastColumn="0" w:lastRowFirstColumn="0" w:lastRowLastColumn="0"/>
              <w:rPr>
                <w:rFonts w:cs="Arial"/>
                <w:color w:val="FF0000"/>
                <w:sz w:val="16"/>
                <w:szCs w:val="16"/>
              </w:rPr>
            </w:pPr>
            <w:r w:rsidRPr="00485FDB">
              <w:rPr>
                <w:rFonts w:cs="Arial"/>
                <w:color w:val="000000"/>
                <w:sz w:val="16"/>
                <w:szCs w:val="16"/>
              </w:rPr>
              <w:t>147,975</w:t>
            </w:r>
          </w:p>
        </w:tc>
        <w:tc>
          <w:tcPr>
            <w:tcW w:w="902" w:type="dxa"/>
          </w:tcPr>
          <w:p w14:paraId="3C75CF42" w14:textId="611155A7" w:rsidR="00485FDB" w:rsidRPr="00485FDB" w:rsidRDefault="00485FDB" w:rsidP="00485FDB">
            <w:pPr>
              <w:autoSpaceDE w:val="0"/>
              <w:autoSpaceDN w:val="0"/>
              <w:adjustRightInd w:val="0"/>
              <w:spacing w:line="240" w:lineRule="auto"/>
              <w:jc w:val="right"/>
              <w:cnfStyle w:val="000000000000" w:firstRow="0" w:lastRow="0" w:firstColumn="0" w:lastColumn="0" w:oddVBand="0" w:evenVBand="0" w:oddHBand="0" w:evenHBand="0" w:firstRowFirstColumn="0" w:firstRowLastColumn="0" w:lastRowFirstColumn="0" w:lastRowLastColumn="0"/>
              <w:rPr>
                <w:rFonts w:cs="Arial"/>
                <w:color w:val="FF0000"/>
                <w:sz w:val="16"/>
                <w:szCs w:val="16"/>
              </w:rPr>
            </w:pPr>
            <w:r w:rsidRPr="00485FDB">
              <w:rPr>
                <w:rFonts w:cs="Arial"/>
                <w:color w:val="000000"/>
                <w:sz w:val="16"/>
                <w:szCs w:val="16"/>
              </w:rPr>
              <w:t>157,935</w:t>
            </w:r>
          </w:p>
        </w:tc>
        <w:tc>
          <w:tcPr>
            <w:tcW w:w="902" w:type="dxa"/>
          </w:tcPr>
          <w:p w14:paraId="0E9CE80D" w14:textId="088D1B37" w:rsidR="00485FDB" w:rsidRPr="00485FDB" w:rsidRDefault="00485FDB" w:rsidP="00485FDB">
            <w:pPr>
              <w:autoSpaceDE w:val="0"/>
              <w:autoSpaceDN w:val="0"/>
              <w:adjustRightInd w:val="0"/>
              <w:spacing w:line="240" w:lineRule="auto"/>
              <w:jc w:val="right"/>
              <w:cnfStyle w:val="000000000000" w:firstRow="0" w:lastRow="0" w:firstColumn="0" w:lastColumn="0" w:oddVBand="0" w:evenVBand="0" w:oddHBand="0" w:evenHBand="0" w:firstRowFirstColumn="0" w:firstRowLastColumn="0" w:lastRowFirstColumn="0" w:lastRowLastColumn="0"/>
              <w:rPr>
                <w:rFonts w:cs="Arial"/>
                <w:color w:val="FF0000"/>
                <w:sz w:val="16"/>
                <w:szCs w:val="16"/>
              </w:rPr>
            </w:pPr>
            <w:r w:rsidRPr="00485FDB">
              <w:rPr>
                <w:rFonts w:cs="Arial"/>
                <w:color w:val="000000"/>
                <w:sz w:val="16"/>
                <w:szCs w:val="16"/>
              </w:rPr>
              <w:t>163,493</w:t>
            </w:r>
          </w:p>
        </w:tc>
        <w:tc>
          <w:tcPr>
            <w:tcW w:w="902" w:type="dxa"/>
          </w:tcPr>
          <w:p w14:paraId="347F02BB" w14:textId="176F8C36" w:rsidR="00485FDB" w:rsidRPr="00485FDB" w:rsidRDefault="00485FDB" w:rsidP="00485FDB">
            <w:pPr>
              <w:autoSpaceDE w:val="0"/>
              <w:autoSpaceDN w:val="0"/>
              <w:adjustRightInd w:val="0"/>
              <w:spacing w:line="240" w:lineRule="auto"/>
              <w:jc w:val="right"/>
              <w:cnfStyle w:val="000000000000" w:firstRow="0" w:lastRow="0" w:firstColumn="0" w:lastColumn="0" w:oddVBand="0" w:evenVBand="0" w:oddHBand="0" w:evenHBand="0" w:firstRowFirstColumn="0" w:firstRowLastColumn="0" w:lastRowFirstColumn="0" w:lastRowLastColumn="0"/>
              <w:rPr>
                <w:rFonts w:cs="Arial"/>
                <w:color w:val="FF0000"/>
                <w:sz w:val="16"/>
                <w:szCs w:val="16"/>
              </w:rPr>
            </w:pPr>
            <w:r w:rsidRPr="00485FDB">
              <w:rPr>
                <w:rFonts w:cs="Arial"/>
                <w:color w:val="000000"/>
                <w:sz w:val="16"/>
                <w:szCs w:val="16"/>
              </w:rPr>
              <w:t>168,850</w:t>
            </w:r>
          </w:p>
        </w:tc>
        <w:tc>
          <w:tcPr>
            <w:tcW w:w="902" w:type="dxa"/>
          </w:tcPr>
          <w:p w14:paraId="079888C5" w14:textId="3EEA3BC9" w:rsidR="00485FDB" w:rsidRPr="00485FDB" w:rsidRDefault="00485FDB" w:rsidP="00485FDB">
            <w:pPr>
              <w:autoSpaceDE w:val="0"/>
              <w:autoSpaceDN w:val="0"/>
              <w:adjustRightInd w:val="0"/>
              <w:spacing w:line="240" w:lineRule="auto"/>
              <w:jc w:val="right"/>
              <w:cnfStyle w:val="000000000000" w:firstRow="0" w:lastRow="0" w:firstColumn="0" w:lastColumn="0" w:oddVBand="0" w:evenVBand="0" w:oddHBand="0" w:evenHBand="0" w:firstRowFirstColumn="0" w:firstRowLastColumn="0" w:lastRowFirstColumn="0" w:lastRowLastColumn="0"/>
              <w:rPr>
                <w:rFonts w:cs="Arial"/>
                <w:color w:val="FF0000"/>
                <w:sz w:val="16"/>
                <w:szCs w:val="16"/>
              </w:rPr>
            </w:pPr>
            <w:r w:rsidRPr="00485FDB">
              <w:rPr>
                <w:rFonts w:cs="Arial"/>
                <w:color w:val="000000"/>
                <w:sz w:val="16"/>
                <w:szCs w:val="16"/>
              </w:rPr>
              <w:t>175,585</w:t>
            </w:r>
          </w:p>
        </w:tc>
      </w:tr>
    </w:tbl>
    <w:p w14:paraId="427F99FE" w14:textId="77777777" w:rsidR="00C80CC3" w:rsidRPr="00B13A49" w:rsidRDefault="00C80CC3" w:rsidP="00C80CC3">
      <w:pPr>
        <w:pStyle w:val="Caption"/>
        <w:jc w:val="left"/>
        <w:rPr>
          <w:rFonts w:cstheme="minorBidi"/>
        </w:rPr>
      </w:pPr>
    </w:p>
    <w:tbl>
      <w:tblPr>
        <w:tblStyle w:val="LightList-Accent1"/>
        <w:tblW w:w="9323" w:type="dxa"/>
        <w:jc w:val="center"/>
        <w:tblLook w:val="04A0" w:firstRow="1" w:lastRow="0" w:firstColumn="1" w:lastColumn="0" w:noHBand="0" w:noVBand="1"/>
      </w:tblPr>
      <w:tblGrid>
        <w:gridCol w:w="2030"/>
        <w:gridCol w:w="901"/>
        <w:gridCol w:w="901"/>
        <w:gridCol w:w="901"/>
        <w:gridCol w:w="902"/>
        <w:gridCol w:w="902"/>
        <w:gridCol w:w="902"/>
        <w:gridCol w:w="902"/>
        <w:gridCol w:w="982"/>
      </w:tblGrid>
      <w:tr w:rsidR="00C80CC3" w:rsidRPr="00794E4D" w14:paraId="62A8AECF" w14:textId="77777777" w:rsidTr="009119D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30" w:type="dxa"/>
          </w:tcPr>
          <w:p w14:paraId="34438974" w14:textId="77777777" w:rsidR="00C80CC3" w:rsidRPr="00794E4D" w:rsidRDefault="00C80CC3" w:rsidP="000E2554">
            <w:pPr>
              <w:spacing w:line="240" w:lineRule="auto"/>
              <w:jc w:val="center"/>
              <w:rPr>
                <w:rFonts w:cs="Arial"/>
                <w:sz w:val="16"/>
                <w:szCs w:val="16"/>
              </w:rPr>
            </w:pPr>
            <w:r w:rsidRPr="00794E4D">
              <w:rPr>
                <w:rFonts w:cs="Arial"/>
                <w:sz w:val="16"/>
                <w:szCs w:val="16"/>
              </w:rPr>
              <w:t>Asset Class</w:t>
            </w:r>
            <w:r w:rsidRPr="00794E4D">
              <w:rPr>
                <w:rFonts w:cs="Arial"/>
                <w:sz w:val="16"/>
                <w:szCs w:val="16"/>
                <w:cs/>
              </w:rPr>
              <w:t>/</w:t>
            </w:r>
            <w:r w:rsidRPr="00794E4D">
              <w:rPr>
                <w:rFonts w:cs="Arial"/>
                <w:sz w:val="16"/>
                <w:szCs w:val="16"/>
              </w:rPr>
              <w:t>Month</w:t>
            </w:r>
          </w:p>
        </w:tc>
        <w:tc>
          <w:tcPr>
            <w:tcW w:w="901" w:type="dxa"/>
          </w:tcPr>
          <w:p w14:paraId="1DFCFB5D" w14:textId="77777777" w:rsidR="00C80CC3" w:rsidRPr="00794E4D" w:rsidRDefault="00C80CC3" w:rsidP="000E2554">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16"/>
                <w:szCs w:val="16"/>
              </w:rPr>
            </w:pPr>
            <w:r w:rsidRPr="00794E4D">
              <w:rPr>
                <w:rFonts w:cs="Arial"/>
                <w:sz w:val="16"/>
                <w:szCs w:val="16"/>
              </w:rPr>
              <w:t>Jan</w:t>
            </w:r>
            <w:r w:rsidRPr="00794E4D">
              <w:rPr>
                <w:rFonts w:cs="Arial"/>
                <w:sz w:val="16"/>
                <w:szCs w:val="16"/>
                <w:cs/>
              </w:rPr>
              <w:t>-</w:t>
            </w:r>
            <w:r w:rsidRPr="00794E4D">
              <w:rPr>
                <w:rFonts w:cs="Arial"/>
                <w:sz w:val="16"/>
                <w:szCs w:val="16"/>
              </w:rPr>
              <w:t>14</w:t>
            </w:r>
          </w:p>
        </w:tc>
        <w:tc>
          <w:tcPr>
            <w:tcW w:w="901" w:type="dxa"/>
          </w:tcPr>
          <w:p w14:paraId="0D43D88F" w14:textId="77777777" w:rsidR="00C80CC3" w:rsidRPr="00794E4D" w:rsidRDefault="00C80CC3" w:rsidP="000E2554">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16"/>
                <w:szCs w:val="16"/>
              </w:rPr>
            </w:pPr>
            <w:r w:rsidRPr="00794E4D">
              <w:rPr>
                <w:rFonts w:cs="Arial"/>
                <w:sz w:val="16"/>
                <w:szCs w:val="16"/>
              </w:rPr>
              <w:t>April</w:t>
            </w:r>
            <w:r w:rsidRPr="00794E4D">
              <w:rPr>
                <w:rFonts w:cs="Arial"/>
                <w:sz w:val="16"/>
                <w:szCs w:val="16"/>
                <w:cs/>
              </w:rPr>
              <w:t>-</w:t>
            </w:r>
            <w:r w:rsidRPr="00794E4D">
              <w:rPr>
                <w:rFonts w:cs="Arial"/>
                <w:sz w:val="16"/>
                <w:szCs w:val="16"/>
              </w:rPr>
              <w:t>14</w:t>
            </w:r>
          </w:p>
        </w:tc>
        <w:tc>
          <w:tcPr>
            <w:tcW w:w="901" w:type="dxa"/>
          </w:tcPr>
          <w:p w14:paraId="7ED79B25" w14:textId="77777777" w:rsidR="00C80CC3" w:rsidRPr="00794E4D" w:rsidRDefault="00C80CC3" w:rsidP="000E2554">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16"/>
                <w:szCs w:val="16"/>
              </w:rPr>
            </w:pPr>
            <w:r w:rsidRPr="00794E4D">
              <w:rPr>
                <w:rFonts w:cs="Arial"/>
                <w:sz w:val="16"/>
                <w:szCs w:val="16"/>
              </w:rPr>
              <w:t>July</w:t>
            </w:r>
            <w:r w:rsidRPr="00794E4D">
              <w:rPr>
                <w:rFonts w:cs="Arial"/>
                <w:sz w:val="16"/>
                <w:szCs w:val="16"/>
                <w:cs/>
              </w:rPr>
              <w:t>-</w:t>
            </w:r>
            <w:r w:rsidRPr="00794E4D">
              <w:rPr>
                <w:rFonts w:cs="Arial"/>
                <w:sz w:val="16"/>
                <w:szCs w:val="16"/>
              </w:rPr>
              <w:t>14</w:t>
            </w:r>
          </w:p>
        </w:tc>
        <w:tc>
          <w:tcPr>
            <w:tcW w:w="902" w:type="dxa"/>
          </w:tcPr>
          <w:p w14:paraId="3067D94C" w14:textId="77777777" w:rsidR="00C80CC3" w:rsidRPr="00794E4D" w:rsidRDefault="00C80CC3" w:rsidP="000E2554">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16"/>
                <w:szCs w:val="16"/>
              </w:rPr>
            </w:pPr>
            <w:r w:rsidRPr="00794E4D">
              <w:rPr>
                <w:rFonts w:cs="Arial"/>
                <w:sz w:val="16"/>
                <w:szCs w:val="16"/>
              </w:rPr>
              <w:t>Oct</w:t>
            </w:r>
            <w:r w:rsidRPr="00794E4D">
              <w:rPr>
                <w:rFonts w:cs="Arial"/>
                <w:sz w:val="16"/>
                <w:szCs w:val="16"/>
                <w:cs/>
              </w:rPr>
              <w:t>-</w:t>
            </w:r>
            <w:r w:rsidRPr="00794E4D">
              <w:rPr>
                <w:rFonts w:cs="Arial"/>
                <w:sz w:val="16"/>
                <w:szCs w:val="16"/>
              </w:rPr>
              <w:t>14</w:t>
            </w:r>
          </w:p>
        </w:tc>
        <w:tc>
          <w:tcPr>
            <w:tcW w:w="902" w:type="dxa"/>
          </w:tcPr>
          <w:p w14:paraId="1B080005" w14:textId="77777777" w:rsidR="00C80CC3" w:rsidRPr="00794E4D" w:rsidRDefault="00C80CC3" w:rsidP="000E2554">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16"/>
                <w:szCs w:val="16"/>
              </w:rPr>
            </w:pPr>
            <w:r w:rsidRPr="00794E4D">
              <w:rPr>
                <w:rFonts w:cs="Arial"/>
                <w:sz w:val="16"/>
                <w:szCs w:val="16"/>
              </w:rPr>
              <w:t>Jan</w:t>
            </w:r>
            <w:r w:rsidRPr="00794E4D">
              <w:rPr>
                <w:rFonts w:cs="Arial"/>
                <w:sz w:val="16"/>
                <w:szCs w:val="16"/>
                <w:cs/>
              </w:rPr>
              <w:t>-</w:t>
            </w:r>
            <w:r w:rsidRPr="00794E4D">
              <w:rPr>
                <w:rFonts w:cs="Arial"/>
                <w:sz w:val="16"/>
                <w:szCs w:val="16"/>
              </w:rPr>
              <w:t>15</w:t>
            </w:r>
          </w:p>
        </w:tc>
        <w:tc>
          <w:tcPr>
            <w:tcW w:w="902" w:type="dxa"/>
          </w:tcPr>
          <w:p w14:paraId="1CF57744" w14:textId="77777777" w:rsidR="00C80CC3" w:rsidRPr="00794E4D" w:rsidRDefault="00C80CC3" w:rsidP="000E2554">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16"/>
                <w:szCs w:val="16"/>
              </w:rPr>
            </w:pPr>
            <w:r w:rsidRPr="00794E4D">
              <w:rPr>
                <w:rFonts w:cs="Arial"/>
                <w:sz w:val="16"/>
                <w:szCs w:val="16"/>
              </w:rPr>
              <w:t>April</w:t>
            </w:r>
            <w:r w:rsidRPr="00794E4D">
              <w:rPr>
                <w:rFonts w:cs="Arial"/>
                <w:sz w:val="16"/>
                <w:szCs w:val="16"/>
                <w:cs/>
              </w:rPr>
              <w:t>-</w:t>
            </w:r>
            <w:r w:rsidRPr="00794E4D">
              <w:rPr>
                <w:rFonts w:cs="Arial"/>
                <w:sz w:val="16"/>
                <w:szCs w:val="16"/>
              </w:rPr>
              <w:t>15</w:t>
            </w:r>
          </w:p>
        </w:tc>
        <w:tc>
          <w:tcPr>
            <w:tcW w:w="902" w:type="dxa"/>
          </w:tcPr>
          <w:p w14:paraId="0FED2F11" w14:textId="77777777" w:rsidR="00C80CC3" w:rsidRPr="00794E4D" w:rsidRDefault="00C80CC3" w:rsidP="000E2554">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16"/>
                <w:szCs w:val="16"/>
              </w:rPr>
            </w:pPr>
            <w:r w:rsidRPr="00794E4D">
              <w:rPr>
                <w:rFonts w:cs="Arial"/>
                <w:sz w:val="16"/>
                <w:szCs w:val="16"/>
              </w:rPr>
              <w:t>July</w:t>
            </w:r>
            <w:r w:rsidRPr="00794E4D">
              <w:rPr>
                <w:rFonts w:cs="Arial"/>
                <w:sz w:val="16"/>
                <w:szCs w:val="16"/>
                <w:cs/>
              </w:rPr>
              <w:t>-</w:t>
            </w:r>
            <w:r w:rsidRPr="00794E4D">
              <w:rPr>
                <w:rFonts w:cs="Arial"/>
                <w:sz w:val="16"/>
                <w:szCs w:val="16"/>
              </w:rPr>
              <w:t>15</w:t>
            </w:r>
          </w:p>
        </w:tc>
        <w:tc>
          <w:tcPr>
            <w:tcW w:w="982" w:type="dxa"/>
          </w:tcPr>
          <w:p w14:paraId="19335DF8" w14:textId="77777777" w:rsidR="00C80CC3" w:rsidRPr="00794E4D" w:rsidRDefault="00C80CC3" w:rsidP="000E2554">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16"/>
                <w:szCs w:val="16"/>
              </w:rPr>
            </w:pPr>
            <w:r w:rsidRPr="00794E4D">
              <w:rPr>
                <w:rFonts w:cs="Arial"/>
                <w:sz w:val="16"/>
                <w:szCs w:val="16"/>
              </w:rPr>
              <w:t>Oct</w:t>
            </w:r>
            <w:r w:rsidRPr="00794E4D">
              <w:rPr>
                <w:rFonts w:cs="Arial"/>
                <w:sz w:val="16"/>
                <w:szCs w:val="16"/>
                <w:cs/>
              </w:rPr>
              <w:t>-</w:t>
            </w:r>
            <w:r w:rsidRPr="00794E4D">
              <w:rPr>
                <w:rFonts w:cs="Arial"/>
                <w:sz w:val="16"/>
                <w:szCs w:val="16"/>
              </w:rPr>
              <w:t>15</w:t>
            </w:r>
          </w:p>
        </w:tc>
      </w:tr>
      <w:tr w:rsidR="00C80CC3" w:rsidRPr="00794E4D" w14:paraId="52689F7B" w14:textId="77777777" w:rsidTr="009119D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23" w:type="dxa"/>
            <w:gridSpan w:val="9"/>
          </w:tcPr>
          <w:p w14:paraId="7C47327B" w14:textId="2C27B52B" w:rsidR="00C80CC3" w:rsidRPr="00794E4D" w:rsidRDefault="00485FDB" w:rsidP="000E2554">
            <w:pPr>
              <w:spacing w:line="240" w:lineRule="auto"/>
              <w:rPr>
                <w:rFonts w:cs="Arial"/>
                <w:b w:val="0"/>
                <w:bCs w:val="0"/>
                <w:sz w:val="16"/>
                <w:szCs w:val="16"/>
              </w:rPr>
            </w:pPr>
            <w:r w:rsidRPr="00485FDB">
              <w:rPr>
                <w:rFonts w:cs="Arial"/>
                <w:sz w:val="16"/>
                <w:szCs w:val="16"/>
              </w:rPr>
              <w:t>Final Model Development Sample</w:t>
            </w:r>
          </w:p>
        </w:tc>
      </w:tr>
      <w:tr w:rsidR="00485FDB" w:rsidRPr="00794E4D" w14:paraId="493A8C25" w14:textId="77777777" w:rsidTr="009119D0">
        <w:trPr>
          <w:jc w:val="center"/>
        </w:trPr>
        <w:tc>
          <w:tcPr>
            <w:cnfStyle w:val="001000000000" w:firstRow="0" w:lastRow="0" w:firstColumn="1" w:lastColumn="0" w:oddVBand="0" w:evenVBand="0" w:oddHBand="0" w:evenHBand="0" w:firstRowFirstColumn="0" w:firstRowLastColumn="0" w:lastRowFirstColumn="0" w:lastRowLastColumn="0"/>
            <w:tcW w:w="2030" w:type="dxa"/>
          </w:tcPr>
          <w:p w14:paraId="3E44938E" w14:textId="681A9703" w:rsidR="00485FDB" w:rsidRPr="00794E4D" w:rsidRDefault="00485FDB" w:rsidP="00485FDB">
            <w:pPr>
              <w:spacing w:line="240" w:lineRule="auto"/>
              <w:jc w:val="center"/>
              <w:rPr>
                <w:rFonts w:cs="Arial"/>
                <w:sz w:val="16"/>
                <w:szCs w:val="16"/>
              </w:rPr>
            </w:pPr>
            <w:r w:rsidRPr="00794E4D">
              <w:rPr>
                <w:rFonts w:cs="Arial"/>
                <w:sz w:val="16"/>
                <w:szCs w:val="16"/>
              </w:rPr>
              <w:t>Total</w:t>
            </w:r>
          </w:p>
        </w:tc>
        <w:tc>
          <w:tcPr>
            <w:tcW w:w="901" w:type="dxa"/>
          </w:tcPr>
          <w:p w14:paraId="67DD8E44" w14:textId="201C9757" w:rsidR="00485FDB" w:rsidRPr="00485FDB" w:rsidRDefault="00485FDB" w:rsidP="00485FDB">
            <w:pPr>
              <w:spacing w:line="240" w:lineRule="auto"/>
              <w:jc w:val="right"/>
              <w:cnfStyle w:val="000000000000" w:firstRow="0" w:lastRow="0" w:firstColumn="0" w:lastColumn="0" w:oddVBand="0" w:evenVBand="0" w:oddHBand="0" w:evenHBand="0" w:firstRowFirstColumn="0" w:firstRowLastColumn="0" w:lastRowFirstColumn="0" w:lastRowLastColumn="0"/>
              <w:rPr>
                <w:rFonts w:cs="Arial"/>
                <w:color w:val="FF0000"/>
                <w:sz w:val="16"/>
                <w:szCs w:val="16"/>
              </w:rPr>
            </w:pPr>
            <w:r w:rsidRPr="00485FDB">
              <w:rPr>
                <w:rFonts w:cs="Arial"/>
                <w:color w:val="000000"/>
                <w:sz w:val="16"/>
                <w:szCs w:val="16"/>
              </w:rPr>
              <w:t>178,988</w:t>
            </w:r>
          </w:p>
        </w:tc>
        <w:tc>
          <w:tcPr>
            <w:tcW w:w="901" w:type="dxa"/>
          </w:tcPr>
          <w:p w14:paraId="39A7C52F" w14:textId="43FD05EB" w:rsidR="00485FDB" w:rsidRPr="00485FDB" w:rsidRDefault="00485FDB" w:rsidP="00485FDB">
            <w:pPr>
              <w:spacing w:line="240" w:lineRule="auto"/>
              <w:jc w:val="right"/>
              <w:cnfStyle w:val="000000000000" w:firstRow="0" w:lastRow="0" w:firstColumn="0" w:lastColumn="0" w:oddVBand="0" w:evenVBand="0" w:oddHBand="0" w:evenHBand="0" w:firstRowFirstColumn="0" w:firstRowLastColumn="0" w:lastRowFirstColumn="0" w:lastRowLastColumn="0"/>
              <w:rPr>
                <w:rFonts w:cs="Arial"/>
                <w:color w:val="FF0000"/>
                <w:sz w:val="16"/>
                <w:szCs w:val="16"/>
              </w:rPr>
            </w:pPr>
            <w:r w:rsidRPr="00485FDB">
              <w:rPr>
                <w:rFonts w:cs="Arial"/>
                <w:color w:val="000000"/>
                <w:sz w:val="16"/>
                <w:szCs w:val="16"/>
              </w:rPr>
              <w:t>182,211</w:t>
            </w:r>
          </w:p>
        </w:tc>
        <w:tc>
          <w:tcPr>
            <w:tcW w:w="901" w:type="dxa"/>
          </w:tcPr>
          <w:p w14:paraId="744466ED" w14:textId="0531DCE6" w:rsidR="00485FDB" w:rsidRPr="00485FDB" w:rsidRDefault="00485FDB" w:rsidP="00485FDB">
            <w:pPr>
              <w:spacing w:line="240" w:lineRule="auto"/>
              <w:jc w:val="right"/>
              <w:cnfStyle w:val="000000000000" w:firstRow="0" w:lastRow="0" w:firstColumn="0" w:lastColumn="0" w:oddVBand="0" w:evenVBand="0" w:oddHBand="0" w:evenHBand="0" w:firstRowFirstColumn="0" w:firstRowLastColumn="0" w:lastRowFirstColumn="0" w:lastRowLastColumn="0"/>
              <w:rPr>
                <w:rFonts w:cs="Arial"/>
                <w:color w:val="FF0000"/>
                <w:sz w:val="16"/>
                <w:szCs w:val="16"/>
              </w:rPr>
            </w:pPr>
            <w:r w:rsidRPr="00485FDB">
              <w:rPr>
                <w:rFonts w:cs="Arial"/>
                <w:color w:val="000000"/>
                <w:sz w:val="16"/>
                <w:szCs w:val="16"/>
              </w:rPr>
              <w:t>183,701</w:t>
            </w:r>
          </w:p>
        </w:tc>
        <w:tc>
          <w:tcPr>
            <w:tcW w:w="902" w:type="dxa"/>
          </w:tcPr>
          <w:p w14:paraId="7F2D7D8B" w14:textId="049FCE83" w:rsidR="00485FDB" w:rsidRPr="00485FDB" w:rsidRDefault="00485FDB" w:rsidP="00485FDB">
            <w:pPr>
              <w:spacing w:line="240" w:lineRule="auto"/>
              <w:jc w:val="right"/>
              <w:cnfStyle w:val="000000000000" w:firstRow="0" w:lastRow="0" w:firstColumn="0" w:lastColumn="0" w:oddVBand="0" w:evenVBand="0" w:oddHBand="0" w:evenHBand="0" w:firstRowFirstColumn="0" w:firstRowLastColumn="0" w:lastRowFirstColumn="0" w:lastRowLastColumn="0"/>
              <w:rPr>
                <w:rFonts w:cs="Arial"/>
                <w:color w:val="FF0000"/>
                <w:sz w:val="16"/>
                <w:szCs w:val="16"/>
              </w:rPr>
            </w:pPr>
            <w:r w:rsidRPr="00485FDB">
              <w:rPr>
                <w:rFonts w:cs="Arial"/>
                <w:color w:val="000000"/>
                <w:sz w:val="16"/>
                <w:szCs w:val="16"/>
              </w:rPr>
              <w:t>185,518</w:t>
            </w:r>
          </w:p>
        </w:tc>
        <w:tc>
          <w:tcPr>
            <w:tcW w:w="902" w:type="dxa"/>
          </w:tcPr>
          <w:p w14:paraId="0F36299F" w14:textId="0FE14986" w:rsidR="00485FDB" w:rsidRPr="00485FDB" w:rsidRDefault="00485FDB" w:rsidP="00485FDB">
            <w:pPr>
              <w:spacing w:line="240" w:lineRule="auto"/>
              <w:jc w:val="right"/>
              <w:cnfStyle w:val="000000000000" w:firstRow="0" w:lastRow="0" w:firstColumn="0" w:lastColumn="0" w:oddVBand="0" w:evenVBand="0" w:oddHBand="0" w:evenHBand="0" w:firstRowFirstColumn="0" w:firstRowLastColumn="0" w:lastRowFirstColumn="0" w:lastRowLastColumn="0"/>
              <w:rPr>
                <w:rFonts w:cs="Arial"/>
                <w:color w:val="FF0000"/>
                <w:sz w:val="16"/>
                <w:szCs w:val="16"/>
              </w:rPr>
            </w:pPr>
            <w:r w:rsidRPr="00485FDB">
              <w:rPr>
                <w:rFonts w:cs="Arial"/>
                <w:color w:val="000000"/>
                <w:sz w:val="16"/>
                <w:szCs w:val="16"/>
              </w:rPr>
              <w:t>186,817</w:t>
            </w:r>
          </w:p>
        </w:tc>
        <w:tc>
          <w:tcPr>
            <w:tcW w:w="902" w:type="dxa"/>
          </w:tcPr>
          <w:p w14:paraId="2BE7706F" w14:textId="1869BE11" w:rsidR="00485FDB" w:rsidRPr="00485FDB" w:rsidRDefault="00485FDB" w:rsidP="00485FDB">
            <w:pPr>
              <w:spacing w:line="240" w:lineRule="auto"/>
              <w:jc w:val="right"/>
              <w:cnfStyle w:val="000000000000" w:firstRow="0" w:lastRow="0" w:firstColumn="0" w:lastColumn="0" w:oddVBand="0" w:evenVBand="0" w:oddHBand="0" w:evenHBand="0" w:firstRowFirstColumn="0" w:firstRowLastColumn="0" w:lastRowFirstColumn="0" w:lastRowLastColumn="0"/>
              <w:rPr>
                <w:rFonts w:cs="Arial"/>
                <w:color w:val="FF0000"/>
                <w:sz w:val="16"/>
                <w:szCs w:val="16"/>
              </w:rPr>
            </w:pPr>
            <w:r w:rsidRPr="00485FDB">
              <w:rPr>
                <w:rFonts w:cs="Arial"/>
                <w:color w:val="000000"/>
                <w:sz w:val="16"/>
                <w:szCs w:val="16"/>
              </w:rPr>
              <w:t>185,981</w:t>
            </w:r>
          </w:p>
        </w:tc>
        <w:tc>
          <w:tcPr>
            <w:tcW w:w="902" w:type="dxa"/>
          </w:tcPr>
          <w:p w14:paraId="68D12A96" w14:textId="3397AF59" w:rsidR="00485FDB" w:rsidRPr="00485FDB" w:rsidRDefault="00485FDB" w:rsidP="00485FDB">
            <w:pPr>
              <w:spacing w:line="240" w:lineRule="auto"/>
              <w:jc w:val="right"/>
              <w:cnfStyle w:val="000000000000" w:firstRow="0" w:lastRow="0" w:firstColumn="0" w:lastColumn="0" w:oddVBand="0" w:evenVBand="0" w:oddHBand="0" w:evenHBand="0" w:firstRowFirstColumn="0" w:firstRowLastColumn="0" w:lastRowFirstColumn="0" w:lastRowLastColumn="0"/>
              <w:rPr>
                <w:rFonts w:cs="Arial"/>
                <w:color w:val="FF0000"/>
                <w:sz w:val="16"/>
                <w:szCs w:val="16"/>
              </w:rPr>
            </w:pPr>
            <w:r w:rsidRPr="00485FDB">
              <w:rPr>
                <w:rFonts w:cs="Arial"/>
                <w:color w:val="000000"/>
                <w:sz w:val="16"/>
                <w:szCs w:val="16"/>
              </w:rPr>
              <w:t>184,927</w:t>
            </w:r>
          </w:p>
        </w:tc>
        <w:tc>
          <w:tcPr>
            <w:tcW w:w="982" w:type="dxa"/>
          </w:tcPr>
          <w:p w14:paraId="3B5BBBA5" w14:textId="628A089E" w:rsidR="00485FDB" w:rsidRPr="00485FDB" w:rsidRDefault="00485FDB" w:rsidP="00485FDB">
            <w:pPr>
              <w:spacing w:line="240" w:lineRule="auto"/>
              <w:jc w:val="right"/>
              <w:cnfStyle w:val="000000000000" w:firstRow="0" w:lastRow="0" w:firstColumn="0" w:lastColumn="0" w:oddVBand="0" w:evenVBand="0" w:oddHBand="0" w:evenHBand="0" w:firstRowFirstColumn="0" w:firstRowLastColumn="0" w:lastRowFirstColumn="0" w:lastRowLastColumn="0"/>
              <w:rPr>
                <w:rFonts w:cs="Arial"/>
                <w:color w:val="FF0000"/>
                <w:sz w:val="16"/>
                <w:szCs w:val="16"/>
              </w:rPr>
            </w:pPr>
            <w:r w:rsidRPr="00485FDB">
              <w:rPr>
                <w:rFonts w:cs="Arial"/>
                <w:color w:val="000000"/>
                <w:sz w:val="16"/>
                <w:szCs w:val="16"/>
              </w:rPr>
              <w:t>182,822</w:t>
            </w:r>
          </w:p>
        </w:tc>
      </w:tr>
    </w:tbl>
    <w:p w14:paraId="2E619B18" w14:textId="77777777" w:rsidR="00C80CC3" w:rsidRPr="00794E4D" w:rsidRDefault="00C80CC3" w:rsidP="00C80CC3">
      <w:pPr>
        <w:pStyle w:val="Caption"/>
        <w:rPr>
          <w:rFonts w:cs="Arial"/>
        </w:rPr>
      </w:pPr>
    </w:p>
    <w:tbl>
      <w:tblPr>
        <w:tblStyle w:val="LightList-Accent1"/>
        <w:tblW w:w="9243" w:type="dxa"/>
        <w:jc w:val="center"/>
        <w:tblLook w:val="04A0" w:firstRow="1" w:lastRow="0" w:firstColumn="1" w:lastColumn="0" w:noHBand="0" w:noVBand="1"/>
      </w:tblPr>
      <w:tblGrid>
        <w:gridCol w:w="2030"/>
        <w:gridCol w:w="901"/>
        <w:gridCol w:w="901"/>
        <w:gridCol w:w="901"/>
        <w:gridCol w:w="902"/>
        <w:gridCol w:w="902"/>
        <w:gridCol w:w="902"/>
        <w:gridCol w:w="902"/>
        <w:gridCol w:w="902"/>
      </w:tblGrid>
      <w:tr w:rsidR="00C80CC3" w:rsidRPr="00794E4D" w14:paraId="7F7E3F8D" w14:textId="77777777" w:rsidTr="009119D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30" w:type="dxa"/>
          </w:tcPr>
          <w:p w14:paraId="7187B8B7" w14:textId="77777777" w:rsidR="00C80CC3" w:rsidRPr="00794E4D" w:rsidRDefault="00C80CC3" w:rsidP="000E2554">
            <w:pPr>
              <w:spacing w:line="240" w:lineRule="auto"/>
              <w:jc w:val="center"/>
              <w:rPr>
                <w:rFonts w:cs="Arial"/>
                <w:sz w:val="16"/>
                <w:szCs w:val="16"/>
              </w:rPr>
            </w:pPr>
            <w:r w:rsidRPr="00794E4D">
              <w:rPr>
                <w:rFonts w:cs="Arial"/>
                <w:sz w:val="16"/>
                <w:szCs w:val="16"/>
              </w:rPr>
              <w:t>Asset Class</w:t>
            </w:r>
            <w:r w:rsidRPr="00794E4D">
              <w:rPr>
                <w:rFonts w:cs="Arial"/>
                <w:sz w:val="16"/>
                <w:szCs w:val="16"/>
                <w:cs/>
              </w:rPr>
              <w:t>/</w:t>
            </w:r>
            <w:r w:rsidRPr="00794E4D">
              <w:rPr>
                <w:rFonts w:cs="Arial"/>
                <w:sz w:val="16"/>
                <w:szCs w:val="16"/>
              </w:rPr>
              <w:t>Month</w:t>
            </w:r>
          </w:p>
        </w:tc>
        <w:tc>
          <w:tcPr>
            <w:tcW w:w="901" w:type="dxa"/>
          </w:tcPr>
          <w:p w14:paraId="7EC62BE1" w14:textId="77777777" w:rsidR="00C80CC3" w:rsidRPr="00794E4D" w:rsidRDefault="00C80CC3" w:rsidP="000E2554">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16"/>
                <w:szCs w:val="16"/>
              </w:rPr>
            </w:pPr>
            <w:r w:rsidRPr="00794E4D">
              <w:rPr>
                <w:rFonts w:cs="Arial"/>
                <w:sz w:val="16"/>
                <w:szCs w:val="16"/>
              </w:rPr>
              <w:t>Jan</w:t>
            </w:r>
            <w:r w:rsidRPr="00794E4D">
              <w:rPr>
                <w:rFonts w:cs="Arial"/>
                <w:sz w:val="16"/>
                <w:szCs w:val="16"/>
                <w:cs/>
              </w:rPr>
              <w:t>-</w:t>
            </w:r>
            <w:r w:rsidRPr="00794E4D">
              <w:rPr>
                <w:rFonts w:cs="Arial"/>
                <w:sz w:val="16"/>
                <w:szCs w:val="16"/>
              </w:rPr>
              <w:t>16</w:t>
            </w:r>
          </w:p>
        </w:tc>
        <w:tc>
          <w:tcPr>
            <w:tcW w:w="901" w:type="dxa"/>
          </w:tcPr>
          <w:p w14:paraId="138E4A0E" w14:textId="77777777" w:rsidR="00C80CC3" w:rsidRPr="00794E4D" w:rsidRDefault="00C80CC3" w:rsidP="000E2554">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16"/>
                <w:szCs w:val="16"/>
              </w:rPr>
            </w:pPr>
            <w:r w:rsidRPr="00794E4D">
              <w:rPr>
                <w:rFonts w:cs="Arial"/>
                <w:sz w:val="16"/>
                <w:szCs w:val="16"/>
              </w:rPr>
              <w:t>April</w:t>
            </w:r>
            <w:r w:rsidRPr="00794E4D">
              <w:rPr>
                <w:rFonts w:cs="Arial"/>
                <w:sz w:val="16"/>
                <w:szCs w:val="16"/>
                <w:cs/>
              </w:rPr>
              <w:t>-</w:t>
            </w:r>
            <w:r w:rsidRPr="00794E4D">
              <w:rPr>
                <w:rFonts w:cs="Arial"/>
                <w:sz w:val="16"/>
                <w:szCs w:val="16"/>
              </w:rPr>
              <w:t>16</w:t>
            </w:r>
          </w:p>
        </w:tc>
        <w:tc>
          <w:tcPr>
            <w:tcW w:w="901" w:type="dxa"/>
          </w:tcPr>
          <w:p w14:paraId="54BBC38A" w14:textId="77777777" w:rsidR="00C80CC3" w:rsidRPr="00794E4D" w:rsidRDefault="00C80CC3" w:rsidP="000E2554">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16"/>
                <w:szCs w:val="16"/>
              </w:rPr>
            </w:pPr>
          </w:p>
        </w:tc>
        <w:tc>
          <w:tcPr>
            <w:tcW w:w="902" w:type="dxa"/>
          </w:tcPr>
          <w:p w14:paraId="424977C6" w14:textId="77777777" w:rsidR="00C80CC3" w:rsidRPr="00794E4D" w:rsidRDefault="00C80CC3" w:rsidP="000E2554">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16"/>
                <w:szCs w:val="16"/>
              </w:rPr>
            </w:pPr>
          </w:p>
        </w:tc>
        <w:tc>
          <w:tcPr>
            <w:tcW w:w="902" w:type="dxa"/>
          </w:tcPr>
          <w:p w14:paraId="1784BD53" w14:textId="77777777" w:rsidR="00C80CC3" w:rsidRPr="00794E4D" w:rsidRDefault="00C80CC3" w:rsidP="000E2554">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16"/>
                <w:szCs w:val="16"/>
              </w:rPr>
            </w:pPr>
          </w:p>
        </w:tc>
        <w:tc>
          <w:tcPr>
            <w:tcW w:w="902" w:type="dxa"/>
          </w:tcPr>
          <w:p w14:paraId="5A5FDD30" w14:textId="77777777" w:rsidR="00C80CC3" w:rsidRPr="00794E4D" w:rsidRDefault="00C80CC3" w:rsidP="000E2554">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16"/>
                <w:szCs w:val="16"/>
              </w:rPr>
            </w:pPr>
          </w:p>
        </w:tc>
        <w:tc>
          <w:tcPr>
            <w:tcW w:w="902" w:type="dxa"/>
          </w:tcPr>
          <w:p w14:paraId="2AB55195" w14:textId="77777777" w:rsidR="00C80CC3" w:rsidRPr="00794E4D" w:rsidRDefault="00C80CC3" w:rsidP="000E2554">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16"/>
                <w:szCs w:val="16"/>
              </w:rPr>
            </w:pPr>
          </w:p>
        </w:tc>
        <w:tc>
          <w:tcPr>
            <w:tcW w:w="902" w:type="dxa"/>
          </w:tcPr>
          <w:p w14:paraId="09077E20" w14:textId="77777777" w:rsidR="00C80CC3" w:rsidRPr="00794E4D" w:rsidRDefault="00C80CC3" w:rsidP="000E2554">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16"/>
                <w:szCs w:val="16"/>
              </w:rPr>
            </w:pPr>
          </w:p>
        </w:tc>
      </w:tr>
      <w:tr w:rsidR="00C80CC3" w:rsidRPr="00794E4D" w14:paraId="59086461" w14:textId="77777777" w:rsidTr="009119D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243" w:type="dxa"/>
            <w:gridSpan w:val="9"/>
          </w:tcPr>
          <w:p w14:paraId="295911B0" w14:textId="6DA1C3CD" w:rsidR="00C80CC3" w:rsidRPr="00794E4D" w:rsidRDefault="00485FDB" w:rsidP="000E2554">
            <w:pPr>
              <w:spacing w:line="240" w:lineRule="auto"/>
              <w:rPr>
                <w:rFonts w:cs="Arial"/>
                <w:b w:val="0"/>
                <w:bCs w:val="0"/>
                <w:sz w:val="16"/>
                <w:szCs w:val="16"/>
              </w:rPr>
            </w:pPr>
            <w:r w:rsidRPr="00485FDB">
              <w:rPr>
                <w:rFonts w:cs="Arial"/>
                <w:sz w:val="16"/>
                <w:szCs w:val="16"/>
              </w:rPr>
              <w:t>Final Model Development Sample</w:t>
            </w:r>
          </w:p>
        </w:tc>
      </w:tr>
      <w:tr w:rsidR="00485FDB" w:rsidRPr="00794E4D" w14:paraId="10EDCEE7" w14:textId="77777777" w:rsidTr="009119D0">
        <w:trPr>
          <w:jc w:val="center"/>
        </w:trPr>
        <w:tc>
          <w:tcPr>
            <w:cnfStyle w:val="001000000000" w:firstRow="0" w:lastRow="0" w:firstColumn="1" w:lastColumn="0" w:oddVBand="0" w:evenVBand="0" w:oddHBand="0" w:evenHBand="0" w:firstRowFirstColumn="0" w:firstRowLastColumn="0" w:lastRowFirstColumn="0" w:lastRowLastColumn="0"/>
            <w:tcW w:w="2030" w:type="dxa"/>
          </w:tcPr>
          <w:p w14:paraId="6AA2017D" w14:textId="0F001D22" w:rsidR="00485FDB" w:rsidRPr="00794E4D" w:rsidRDefault="00485FDB" w:rsidP="00485FDB">
            <w:pPr>
              <w:spacing w:line="240" w:lineRule="auto"/>
              <w:jc w:val="center"/>
              <w:rPr>
                <w:rFonts w:cs="Arial"/>
                <w:sz w:val="16"/>
                <w:szCs w:val="16"/>
              </w:rPr>
            </w:pPr>
            <w:r w:rsidRPr="00794E4D">
              <w:rPr>
                <w:rFonts w:cs="Arial"/>
                <w:sz w:val="16"/>
                <w:szCs w:val="16"/>
              </w:rPr>
              <w:t>Total</w:t>
            </w:r>
          </w:p>
        </w:tc>
        <w:tc>
          <w:tcPr>
            <w:tcW w:w="901" w:type="dxa"/>
          </w:tcPr>
          <w:p w14:paraId="64200A13" w14:textId="5BCA2BFD" w:rsidR="00485FDB" w:rsidRPr="00485FDB" w:rsidRDefault="00485FDB" w:rsidP="00485FDB">
            <w:pPr>
              <w:spacing w:line="240" w:lineRule="auto"/>
              <w:jc w:val="right"/>
              <w:cnfStyle w:val="000000000000" w:firstRow="0" w:lastRow="0" w:firstColumn="0" w:lastColumn="0" w:oddVBand="0" w:evenVBand="0" w:oddHBand="0" w:evenHBand="0" w:firstRowFirstColumn="0" w:firstRowLastColumn="0" w:lastRowFirstColumn="0" w:lastRowLastColumn="0"/>
              <w:rPr>
                <w:rFonts w:cs="Arial"/>
                <w:color w:val="FF0000"/>
                <w:sz w:val="16"/>
                <w:szCs w:val="16"/>
              </w:rPr>
            </w:pPr>
            <w:r w:rsidRPr="00485FDB">
              <w:rPr>
                <w:rFonts w:cs="Arial"/>
                <w:color w:val="000000"/>
                <w:sz w:val="16"/>
                <w:szCs w:val="16"/>
              </w:rPr>
              <w:t>184,323</w:t>
            </w:r>
          </w:p>
        </w:tc>
        <w:tc>
          <w:tcPr>
            <w:tcW w:w="901" w:type="dxa"/>
          </w:tcPr>
          <w:p w14:paraId="3C2F69CC" w14:textId="706E55BE" w:rsidR="00485FDB" w:rsidRPr="00485FDB" w:rsidRDefault="00485FDB" w:rsidP="00485FDB">
            <w:pPr>
              <w:spacing w:line="240" w:lineRule="auto"/>
              <w:jc w:val="right"/>
              <w:cnfStyle w:val="000000000000" w:firstRow="0" w:lastRow="0" w:firstColumn="0" w:lastColumn="0" w:oddVBand="0" w:evenVBand="0" w:oddHBand="0" w:evenHBand="0" w:firstRowFirstColumn="0" w:firstRowLastColumn="0" w:lastRowFirstColumn="0" w:lastRowLastColumn="0"/>
              <w:rPr>
                <w:rFonts w:cs="Arial"/>
                <w:color w:val="FF0000"/>
                <w:sz w:val="16"/>
                <w:szCs w:val="16"/>
              </w:rPr>
            </w:pPr>
            <w:r w:rsidRPr="00485FDB">
              <w:rPr>
                <w:rFonts w:cs="Arial"/>
                <w:color w:val="000000"/>
                <w:sz w:val="16"/>
                <w:szCs w:val="16"/>
              </w:rPr>
              <w:t>183,327</w:t>
            </w:r>
          </w:p>
        </w:tc>
        <w:tc>
          <w:tcPr>
            <w:tcW w:w="901" w:type="dxa"/>
          </w:tcPr>
          <w:p w14:paraId="01FA8A5C" w14:textId="77777777" w:rsidR="00485FDB" w:rsidRPr="00794E4D" w:rsidRDefault="00485FDB" w:rsidP="00485FDB">
            <w:pPr>
              <w:spacing w:line="240" w:lineRule="auto"/>
              <w:jc w:val="right"/>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902" w:type="dxa"/>
          </w:tcPr>
          <w:p w14:paraId="039A9755" w14:textId="77777777" w:rsidR="00485FDB" w:rsidRPr="00794E4D" w:rsidRDefault="00485FDB" w:rsidP="00485FDB">
            <w:pPr>
              <w:spacing w:line="240" w:lineRule="auto"/>
              <w:jc w:val="right"/>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902" w:type="dxa"/>
          </w:tcPr>
          <w:p w14:paraId="5CAC5C4A" w14:textId="77777777" w:rsidR="00485FDB" w:rsidRPr="00794E4D" w:rsidRDefault="00485FDB" w:rsidP="00485FDB">
            <w:pPr>
              <w:spacing w:line="240" w:lineRule="auto"/>
              <w:jc w:val="right"/>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902" w:type="dxa"/>
          </w:tcPr>
          <w:p w14:paraId="5B5D6D7F" w14:textId="77777777" w:rsidR="00485FDB" w:rsidRPr="00794E4D" w:rsidRDefault="00485FDB" w:rsidP="00485FDB">
            <w:pPr>
              <w:spacing w:line="240" w:lineRule="auto"/>
              <w:jc w:val="right"/>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902" w:type="dxa"/>
          </w:tcPr>
          <w:p w14:paraId="2A3E7DE6" w14:textId="77777777" w:rsidR="00485FDB" w:rsidRPr="00794E4D" w:rsidRDefault="00485FDB" w:rsidP="00485FDB">
            <w:pPr>
              <w:spacing w:line="240" w:lineRule="auto"/>
              <w:jc w:val="right"/>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902" w:type="dxa"/>
          </w:tcPr>
          <w:p w14:paraId="3A70B573" w14:textId="77777777" w:rsidR="00485FDB" w:rsidRPr="00794E4D" w:rsidRDefault="00485FDB" w:rsidP="00485FDB">
            <w:pPr>
              <w:spacing w:line="240" w:lineRule="auto"/>
              <w:jc w:val="right"/>
              <w:cnfStyle w:val="000000000000" w:firstRow="0" w:lastRow="0" w:firstColumn="0" w:lastColumn="0" w:oddVBand="0" w:evenVBand="0" w:oddHBand="0" w:evenHBand="0" w:firstRowFirstColumn="0" w:firstRowLastColumn="0" w:lastRowFirstColumn="0" w:lastRowLastColumn="0"/>
              <w:rPr>
                <w:rFonts w:cs="Arial"/>
                <w:sz w:val="16"/>
                <w:szCs w:val="16"/>
              </w:rPr>
            </w:pPr>
          </w:p>
        </w:tc>
      </w:tr>
    </w:tbl>
    <w:p w14:paraId="4B82308F" w14:textId="77777777" w:rsidR="009500F9" w:rsidRDefault="009500F9" w:rsidP="00C80CC3">
      <w:pPr>
        <w:pStyle w:val="Caption"/>
        <w:rPr>
          <w:rFonts w:cs="Arial"/>
        </w:rPr>
      </w:pPr>
    </w:p>
    <w:p w14:paraId="5C8DB64A" w14:textId="77777777" w:rsidR="00C80CC3" w:rsidRPr="00794E4D" w:rsidRDefault="00C80CC3" w:rsidP="00C80CC3">
      <w:pPr>
        <w:pStyle w:val="Caption"/>
        <w:rPr>
          <w:rFonts w:cs="Arial"/>
        </w:rPr>
      </w:pPr>
      <w:r w:rsidRPr="00794E4D">
        <w:rPr>
          <w:rFonts w:cs="Arial"/>
        </w:rPr>
        <w:t xml:space="preserve">Table </w:t>
      </w:r>
      <w:r w:rsidRPr="00794E4D">
        <w:rPr>
          <w:rFonts w:cs="Arial"/>
        </w:rPr>
        <w:fldChar w:fldCharType="begin"/>
      </w:r>
      <w:r w:rsidRPr="00794E4D">
        <w:rPr>
          <w:rFonts w:cs="Arial"/>
        </w:rPr>
        <w:instrText xml:space="preserve"> SEQ Table \</w:instrText>
      </w:r>
      <w:r w:rsidRPr="00794E4D">
        <w:rPr>
          <w:rFonts w:cs="Arial"/>
          <w:bCs/>
          <w:cs/>
        </w:rPr>
        <w:instrText xml:space="preserve">* </w:instrText>
      </w:r>
      <w:r w:rsidRPr="00794E4D">
        <w:rPr>
          <w:rFonts w:cs="Arial"/>
        </w:rPr>
        <w:instrText xml:space="preserve">ARABIC </w:instrText>
      </w:r>
      <w:r w:rsidRPr="00794E4D">
        <w:rPr>
          <w:rFonts w:cs="Arial"/>
        </w:rPr>
        <w:fldChar w:fldCharType="separate"/>
      </w:r>
      <w:r w:rsidR="00CC7D55">
        <w:rPr>
          <w:rFonts w:cs="Arial"/>
          <w:noProof/>
        </w:rPr>
        <w:t>6</w:t>
      </w:r>
      <w:r w:rsidRPr="00794E4D">
        <w:rPr>
          <w:rFonts w:cs="Arial"/>
        </w:rPr>
        <w:fldChar w:fldCharType="end"/>
      </w:r>
      <w:r w:rsidRPr="00794E4D">
        <w:rPr>
          <w:rFonts w:cs="Arial"/>
        </w:rPr>
        <w:t>, Observations and development samples</w:t>
      </w:r>
    </w:p>
    <w:p w14:paraId="439714A4" w14:textId="77777777" w:rsidR="00C80CC3" w:rsidRPr="00794E4D" w:rsidRDefault="00C80CC3" w:rsidP="00C80CC3">
      <w:pPr>
        <w:spacing w:line="259" w:lineRule="auto"/>
        <w:rPr>
          <w:rFonts w:cs="Arial"/>
        </w:rPr>
      </w:pPr>
      <w:r w:rsidRPr="00794E4D">
        <w:rPr>
          <w:rFonts w:cs="Arial"/>
          <w:szCs w:val="22"/>
          <w:cs/>
        </w:rPr>
        <w:br w:type="page"/>
      </w:r>
    </w:p>
    <w:p w14:paraId="15FFB6AA" w14:textId="161C69A2" w:rsidR="00C80CC3" w:rsidRPr="00794E4D" w:rsidRDefault="00C80CC3" w:rsidP="00C80CC3">
      <w:pPr>
        <w:rPr>
          <w:rFonts w:cs="Arial"/>
        </w:rPr>
      </w:pPr>
      <w:r w:rsidRPr="00794E4D">
        <w:rPr>
          <w:rFonts w:cs="Arial"/>
        </w:rPr>
        <w:lastRenderedPageBreak/>
        <w:t xml:space="preserve">The </w:t>
      </w:r>
      <w:proofErr w:type="gramStart"/>
      <w:r w:rsidRPr="00794E4D">
        <w:rPr>
          <w:rFonts w:cs="Arial"/>
        </w:rPr>
        <w:t xml:space="preserve">performance of the development sample </w:t>
      </w:r>
      <w:r w:rsidRPr="00794E4D">
        <w:rPr>
          <w:rFonts w:cs="Arial"/>
          <w:szCs w:val="22"/>
          <w:cs/>
        </w:rPr>
        <w:t>(</w:t>
      </w:r>
      <w:r w:rsidRPr="00794E4D">
        <w:rPr>
          <w:rFonts w:cs="Arial"/>
        </w:rPr>
        <w:t>i</w:t>
      </w:r>
      <w:r w:rsidRPr="00794E4D">
        <w:rPr>
          <w:rFonts w:cs="Arial"/>
          <w:szCs w:val="22"/>
          <w:cs/>
        </w:rPr>
        <w:t>.</w:t>
      </w:r>
      <w:r w:rsidRPr="00794E4D">
        <w:rPr>
          <w:rFonts w:cs="Arial"/>
        </w:rPr>
        <w:t>e</w:t>
      </w:r>
      <w:r w:rsidRPr="00794E4D">
        <w:rPr>
          <w:rFonts w:cs="Arial"/>
          <w:szCs w:val="22"/>
          <w:cs/>
        </w:rPr>
        <w:t xml:space="preserve">. </w:t>
      </w:r>
      <w:r w:rsidRPr="00794E4D">
        <w:rPr>
          <w:rFonts w:cs="Arial"/>
        </w:rPr>
        <w:t xml:space="preserve">number of bad </w:t>
      </w:r>
      <w:r w:rsidR="00485FDB" w:rsidRPr="00794E4D">
        <w:rPr>
          <w:rFonts w:cs="Arial"/>
        </w:rPr>
        <w:t>customers</w:t>
      </w:r>
      <w:r w:rsidRPr="00794E4D">
        <w:rPr>
          <w:rFonts w:cs="Arial"/>
        </w:rPr>
        <w:t xml:space="preserve"> within the defined performance period</w:t>
      </w:r>
      <w:r w:rsidRPr="00794E4D">
        <w:rPr>
          <w:rFonts w:cs="Arial"/>
          <w:szCs w:val="22"/>
          <w:cs/>
        </w:rPr>
        <w:t xml:space="preserve">) </w:t>
      </w:r>
      <w:r w:rsidRPr="00794E4D">
        <w:rPr>
          <w:rFonts w:cs="Arial"/>
        </w:rPr>
        <w:t>are</w:t>
      </w:r>
      <w:proofErr w:type="gramEnd"/>
      <w:r w:rsidRPr="00794E4D">
        <w:rPr>
          <w:rFonts w:cs="Arial"/>
        </w:rPr>
        <w:t xml:space="preserve"> as per the table below</w:t>
      </w:r>
      <w:r w:rsidRPr="00794E4D">
        <w:rPr>
          <w:rFonts w:cs="Arial"/>
          <w:szCs w:val="22"/>
          <w:cs/>
        </w:rPr>
        <w:t xml:space="preserve">. </w:t>
      </w:r>
      <w:r w:rsidRPr="00794E4D">
        <w:rPr>
          <w:rFonts w:cs="Arial"/>
        </w:rPr>
        <w:t xml:space="preserve">Please note that there are two default performance </w:t>
      </w:r>
      <w:proofErr w:type="gramStart"/>
      <w:r w:rsidRPr="00794E4D">
        <w:rPr>
          <w:rFonts w:cs="Arial"/>
        </w:rPr>
        <w:t>definition</w:t>
      </w:r>
      <w:proofErr w:type="gramEnd"/>
      <w:r w:rsidRPr="00794E4D">
        <w:rPr>
          <w:rFonts w:cs="Arial"/>
        </w:rPr>
        <w:t xml:space="preserve"> for K</w:t>
      </w:r>
      <w:r w:rsidRPr="00794E4D">
        <w:rPr>
          <w:rFonts w:cs="Arial"/>
          <w:szCs w:val="22"/>
          <w:cs/>
        </w:rPr>
        <w:t>-</w:t>
      </w:r>
      <w:r w:rsidRPr="00794E4D">
        <w:rPr>
          <w:rFonts w:cs="Arial"/>
        </w:rPr>
        <w:t>Leasing portfolio</w:t>
      </w:r>
      <w:r w:rsidRPr="00794E4D">
        <w:rPr>
          <w:rFonts w:cs="Arial"/>
          <w:szCs w:val="22"/>
          <w:cs/>
        </w:rPr>
        <w:t xml:space="preserve">. </w:t>
      </w:r>
      <w:r w:rsidRPr="00794E4D">
        <w:rPr>
          <w:rFonts w:cs="Arial"/>
        </w:rPr>
        <w:t>The first definition is 90</w:t>
      </w:r>
      <w:r w:rsidRPr="00794E4D">
        <w:rPr>
          <w:rFonts w:cs="Arial"/>
          <w:szCs w:val="22"/>
          <w:cs/>
        </w:rPr>
        <w:t xml:space="preserve">+ </w:t>
      </w:r>
      <w:r w:rsidRPr="00794E4D">
        <w:rPr>
          <w:rFonts w:cs="Arial"/>
        </w:rPr>
        <w:t>DPD as reflected by BOT class</w:t>
      </w:r>
      <w:r w:rsidRPr="00794E4D">
        <w:rPr>
          <w:rFonts w:cs="Arial"/>
          <w:szCs w:val="22"/>
          <w:cs/>
        </w:rPr>
        <w:t xml:space="preserve">. </w:t>
      </w:r>
      <w:r w:rsidRPr="00794E4D">
        <w:rPr>
          <w:rFonts w:cs="Arial"/>
        </w:rPr>
        <w:t>The second definition is TDR loans behavioral default</w:t>
      </w:r>
      <w:r w:rsidRPr="00794E4D">
        <w:rPr>
          <w:rFonts w:cs="Arial"/>
          <w:szCs w:val="22"/>
          <w:cs/>
        </w:rPr>
        <w:t xml:space="preserve">. </w:t>
      </w:r>
      <w:r w:rsidRPr="00794E4D">
        <w:rPr>
          <w:rFonts w:cs="Arial"/>
        </w:rPr>
        <w:t>For detail on the definition, please refer to the definition section of this document</w:t>
      </w:r>
      <w:r w:rsidRPr="00794E4D">
        <w:rPr>
          <w:rFonts w:cs="Arial"/>
          <w:szCs w:val="22"/>
          <w:cs/>
        </w:rPr>
        <w:t xml:space="preserve">. </w:t>
      </w:r>
    </w:p>
    <w:tbl>
      <w:tblPr>
        <w:tblStyle w:val="LightList-Accent1"/>
        <w:tblW w:w="7997" w:type="dxa"/>
        <w:jc w:val="center"/>
        <w:tblLook w:val="04A0" w:firstRow="1" w:lastRow="0" w:firstColumn="1" w:lastColumn="0" w:noHBand="0" w:noVBand="1"/>
      </w:tblPr>
      <w:tblGrid>
        <w:gridCol w:w="1213"/>
        <w:gridCol w:w="848"/>
        <w:gridCol w:w="848"/>
        <w:gridCol w:w="848"/>
        <w:gridCol w:w="848"/>
        <w:gridCol w:w="848"/>
        <w:gridCol w:w="848"/>
        <w:gridCol w:w="848"/>
        <w:gridCol w:w="848"/>
      </w:tblGrid>
      <w:tr w:rsidR="00794CEE" w:rsidRPr="00794CEE" w14:paraId="707EC084" w14:textId="77777777" w:rsidTr="00123E17">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213" w:type="dxa"/>
            <w:vMerge w:val="restart"/>
            <w:tcBorders>
              <w:right w:val="single" w:sz="8" w:space="0" w:color="9CC2E5" w:themeColor="accent1" w:themeTint="99"/>
            </w:tcBorders>
            <w:vAlign w:val="center"/>
            <w:hideMark/>
          </w:tcPr>
          <w:p w14:paraId="6AC28CBA" w14:textId="77777777" w:rsidR="00794CEE" w:rsidRPr="00794CEE" w:rsidRDefault="00794CEE" w:rsidP="00123E17">
            <w:pPr>
              <w:spacing w:line="240" w:lineRule="auto"/>
              <w:jc w:val="center"/>
              <w:rPr>
                <w:rFonts w:eastAsia="Times New Roman" w:cs="Arial"/>
                <w:color w:val="FFFFFF"/>
                <w:sz w:val="16"/>
                <w:szCs w:val="16"/>
              </w:rPr>
            </w:pPr>
            <w:r w:rsidRPr="00794CEE">
              <w:rPr>
                <w:rFonts w:eastAsia="Times New Roman" w:cs="Arial"/>
                <w:sz w:val="16"/>
                <w:szCs w:val="16"/>
              </w:rPr>
              <w:t>Asset Class</w:t>
            </w:r>
          </w:p>
        </w:tc>
        <w:tc>
          <w:tcPr>
            <w:tcW w:w="6784" w:type="dxa"/>
            <w:gridSpan w:val="8"/>
            <w:tcBorders>
              <w:left w:val="single" w:sz="8" w:space="0" w:color="9CC2E5" w:themeColor="accent1" w:themeTint="99"/>
              <w:bottom w:val="single" w:sz="8" w:space="0" w:color="9CC2E5" w:themeColor="accent1" w:themeTint="99"/>
            </w:tcBorders>
            <w:vAlign w:val="center"/>
            <w:hideMark/>
          </w:tcPr>
          <w:p w14:paraId="449DB03C" w14:textId="77777777" w:rsidR="00794CEE" w:rsidRPr="00794CEE" w:rsidRDefault="00794CEE" w:rsidP="00123E1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sz w:val="16"/>
                <w:szCs w:val="16"/>
              </w:rPr>
            </w:pPr>
            <w:r w:rsidRPr="00794CEE">
              <w:rPr>
                <w:rFonts w:eastAsia="Times New Roman" w:cs="Arial"/>
                <w:color w:val="FFFFFF"/>
                <w:sz w:val="16"/>
                <w:szCs w:val="16"/>
              </w:rPr>
              <w:t>% Bad</w:t>
            </w:r>
          </w:p>
        </w:tc>
      </w:tr>
      <w:tr w:rsidR="00794CEE" w:rsidRPr="00794CEE" w14:paraId="4F459D21" w14:textId="77777777" w:rsidTr="00123E1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13" w:type="dxa"/>
            <w:vMerge/>
            <w:tcBorders>
              <w:right w:val="single" w:sz="8" w:space="0" w:color="9CC2E5" w:themeColor="accent1" w:themeTint="99"/>
            </w:tcBorders>
            <w:vAlign w:val="center"/>
            <w:hideMark/>
          </w:tcPr>
          <w:p w14:paraId="49AC762C" w14:textId="77777777" w:rsidR="00794CEE" w:rsidRPr="00794CEE" w:rsidRDefault="00794CEE" w:rsidP="00123E17">
            <w:pPr>
              <w:spacing w:line="240" w:lineRule="auto"/>
              <w:jc w:val="center"/>
              <w:rPr>
                <w:rFonts w:eastAsia="Times New Roman" w:cs="Arial"/>
                <w:color w:val="FFFFFF"/>
                <w:sz w:val="16"/>
                <w:szCs w:val="16"/>
              </w:rPr>
            </w:pPr>
          </w:p>
        </w:tc>
        <w:tc>
          <w:tcPr>
            <w:tcW w:w="848" w:type="dxa"/>
            <w:tcBorders>
              <w:top w:val="single" w:sz="8" w:space="0" w:color="9CC2E5" w:themeColor="accent1" w:themeTint="99"/>
              <w:left w:val="single" w:sz="8" w:space="0" w:color="9CC2E5" w:themeColor="accent1" w:themeTint="99"/>
            </w:tcBorders>
            <w:shd w:val="clear" w:color="auto" w:fill="5B9BD5" w:themeFill="accent1"/>
            <w:vAlign w:val="center"/>
            <w:hideMark/>
          </w:tcPr>
          <w:p w14:paraId="783E5750" w14:textId="2D8887AF" w:rsidR="00794CEE" w:rsidRPr="00123E17" w:rsidRDefault="00794CEE" w:rsidP="00123E17">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color w:val="FFFFFF" w:themeColor="background1"/>
                <w:sz w:val="16"/>
                <w:szCs w:val="16"/>
              </w:rPr>
            </w:pPr>
            <w:r w:rsidRPr="00123E17">
              <w:rPr>
                <w:rFonts w:cs="Arial"/>
                <w:color w:val="FFFFFF" w:themeColor="background1"/>
                <w:sz w:val="16"/>
                <w:szCs w:val="16"/>
              </w:rPr>
              <w:t xml:space="preserve">Q1 </w:t>
            </w:r>
            <w:r w:rsidR="00123E17">
              <w:rPr>
                <w:rFonts w:cs="Arial"/>
                <w:color w:val="FFFFFF" w:themeColor="background1"/>
                <w:sz w:val="16"/>
                <w:szCs w:val="16"/>
              </w:rPr>
              <w:br/>
            </w:r>
            <w:r w:rsidRPr="00123E17">
              <w:rPr>
                <w:rFonts w:cs="Arial"/>
                <w:color w:val="FFFFFF" w:themeColor="background1"/>
                <w:sz w:val="16"/>
                <w:szCs w:val="16"/>
              </w:rPr>
              <w:t>Jan-12</w:t>
            </w:r>
          </w:p>
        </w:tc>
        <w:tc>
          <w:tcPr>
            <w:tcW w:w="848" w:type="dxa"/>
            <w:tcBorders>
              <w:top w:val="single" w:sz="8" w:space="0" w:color="9CC2E5" w:themeColor="accent1" w:themeTint="99"/>
            </w:tcBorders>
            <w:shd w:val="clear" w:color="auto" w:fill="5B9BD5" w:themeFill="accent1"/>
            <w:vAlign w:val="center"/>
            <w:hideMark/>
          </w:tcPr>
          <w:p w14:paraId="0AA89665" w14:textId="69CA0EFA" w:rsidR="00794CEE" w:rsidRPr="00123E17" w:rsidRDefault="00794CEE" w:rsidP="00123E17">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color w:val="FFFFFF" w:themeColor="background1"/>
                <w:sz w:val="16"/>
                <w:szCs w:val="16"/>
              </w:rPr>
            </w:pPr>
            <w:r w:rsidRPr="00123E17">
              <w:rPr>
                <w:rFonts w:cs="Arial"/>
                <w:color w:val="FFFFFF" w:themeColor="background1"/>
                <w:sz w:val="16"/>
                <w:szCs w:val="16"/>
              </w:rPr>
              <w:t xml:space="preserve">Q2 </w:t>
            </w:r>
            <w:r w:rsidR="00123E17">
              <w:rPr>
                <w:rFonts w:cs="Arial"/>
                <w:color w:val="FFFFFF" w:themeColor="background1"/>
                <w:sz w:val="16"/>
                <w:szCs w:val="16"/>
              </w:rPr>
              <w:br/>
            </w:r>
            <w:r w:rsidRPr="00123E17">
              <w:rPr>
                <w:rFonts w:cs="Arial"/>
                <w:color w:val="FFFFFF" w:themeColor="background1"/>
                <w:sz w:val="16"/>
                <w:szCs w:val="16"/>
              </w:rPr>
              <w:t>Apr-12</w:t>
            </w:r>
          </w:p>
        </w:tc>
        <w:tc>
          <w:tcPr>
            <w:tcW w:w="848" w:type="dxa"/>
            <w:tcBorders>
              <w:top w:val="single" w:sz="8" w:space="0" w:color="9CC2E5" w:themeColor="accent1" w:themeTint="99"/>
            </w:tcBorders>
            <w:shd w:val="clear" w:color="auto" w:fill="5B9BD5" w:themeFill="accent1"/>
            <w:vAlign w:val="center"/>
            <w:hideMark/>
          </w:tcPr>
          <w:p w14:paraId="009E5DC3" w14:textId="07AD74D3" w:rsidR="00794CEE" w:rsidRPr="00123E17" w:rsidRDefault="00794CEE" w:rsidP="00123E17">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color w:val="FFFFFF" w:themeColor="background1"/>
                <w:sz w:val="16"/>
                <w:szCs w:val="16"/>
              </w:rPr>
            </w:pPr>
            <w:r w:rsidRPr="00123E17">
              <w:rPr>
                <w:rFonts w:cs="Arial"/>
                <w:color w:val="FFFFFF" w:themeColor="background1"/>
                <w:sz w:val="16"/>
                <w:szCs w:val="16"/>
              </w:rPr>
              <w:t xml:space="preserve">Q3 </w:t>
            </w:r>
            <w:r w:rsidR="00123E17">
              <w:rPr>
                <w:rFonts w:cs="Arial"/>
                <w:color w:val="FFFFFF" w:themeColor="background1"/>
                <w:sz w:val="16"/>
                <w:szCs w:val="16"/>
              </w:rPr>
              <w:br/>
            </w:r>
            <w:r w:rsidRPr="00123E17">
              <w:rPr>
                <w:rFonts w:cs="Arial"/>
                <w:color w:val="FFFFFF" w:themeColor="background1"/>
                <w:sz w:val="16"/>
                <w:szCs w:val="16"/>
              </w:rPr>
              <w:t>July-12</w:t>
            </w:r>
          </w:p>
        </w:tc>
        <w:tc>
          <w:tcPr>
            <w:tcW w:w="848" w:type="dxa"/>
            <w:tcBorders>
              <w:top w:val="single" w:sz="8" w:space="0" w:color="9CC2E5" w:themeColor="accent1" w:themeTint="99"/>
            </w:tcBorders>
            <w:shd w:val="clear" w:color="auto" w:fill="5B9BD5" w:themeFill="accent1"/>
            <w:vAlign w:val="center"/>
            <w:hideMark/>
          </w:tcPr>
          <w:p w14:paraId="567FB6BD" w14:textId="24677AA0" w:rsidR="00794CEE" w:rsidRPr="00123E17" w:rsidRDefault="00794CEE" w:rsidP="00123E17">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color w:val="FFFFFF" w:themeColor="background1"/>
                <w:sz w:val="16"/>
                <w:szCs w:val="16"/>
              </w:rPr>
            </w:pPr>
            <w:r w:rsidRPr="00123E17">
              <w:rPr>
                <w:rFonts w:cs="Arial"/>
                <w:color w:val="FFFFFF" w:themeColor="background1"/>
                <w:sz w:val="16"/>
                <w:szCs w:val="16"/>
              </w:rPr>
              <w:t xml:space="preserve">Q4 </w:t>
            </w:r>
            <w:r w:rsidR="00123E17">
              <w:rPr>
                <w:rFonts w:cs="Arial"/>
                <w:color w:val="FFFFFF" w:themeColor="background1"/>
                <w:sz w:val="16"/>
                <w:szCs w:val="16"/>
              </w:rPr>
              <w:br/>
            </w:r>
            <w:r w:rsidRPr="00123E17">
              <w:rPr>
                <w:rFonts w:cs="Arial"/>
                <w:color w:val="FFFFFF" w:themeColor="background1"/>
                <w:sz w:val="16"/>
                <w:szCs w:val="16"/>
              </w:rPr>
              <w:t>Oct-12</w:t>
            </w:r>
          </w:p>
        </w:tc>
        <w:tc>
          <w:tcPr>
            <w:tcW w:w="848" w:type="dxa"/>
            <w:tcBorders>
              <w:top w:val="single" w:sz="8" w:space="0" w:color="9CC2E5" w:themeColor="accent1" w:themeTint="99"/>
            </w:tcBorders>
            <w:shd w:val="clear" w:color="auto" w:fill="5B9BD5" w:themeFill="accent1"/>
            <w:vAlign w:val="center"/>
            <w:hideMark/>
          </w:tcPr>
          <w:p w14:paraId="7C9253A3" w14:textId="30D819E7" w:rsidR="00794CEE" w:rsidRPr="00123E17" w:rsidRDefault="00794CEE" w:rsidP="00123E17">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color w:val="FFFFFF" w:themeColor="background1"/>
                <w:sz w:val="16"/>
                <w:szCs w:val="16"/>
              </w:rPr>
            </w:pPr>
            <w:r w:rsidRPr="00123E17">
              <w:rPr>
                <w:rFonts w:cs="Arial"/>
                <w:color w:val="FFFFFF" w:themeColor="background1"/>
                <w:sz w:val="16"/>
                <w:szCs w:val="16"/>
              </w:rPr>
              <w:t xml:space="preserve">Q1 </w:t>
            </w:r>
            <w:r w:rsidR="00123E17">
              <w:rPr>
                <w:rFonts w:cs="Arial"/>
                <w:color w:val="FFFFFF" w:themeColor="background1"/>
                <w:sz w:val="16"/>
                <w:szCs w:val="16"/>
              </w:rPr>
              <w:br/>
            </w:r>
            <w:r w:rsidRPr="00123E17">
              <w:rPr>
                <w:rFonts w:cs="Arial"/>
                <w:color w:val="FFFFFF" w:themeColor="background1"/>
                <w:sz w:val="16"/>
                <w:szCs w:val="16"/>
              </w:rPr>
              <w:t>Jan-13</w:t>
            </w:r>
          </w:p>
        </w:tc>
        <w:tc>
          <w:tcPr>
            <w:tcW w:w="848" w:type="dxa"/>
            <w:tcBorders>
              <w:top w:val="single" w:sz="8" w:space="0" w:color="9CC2E5" w:themeColor="accent1" w:themeTint="99"/>
            </w:tcBorders>
            <w:shd w:val="clear" w:color="auto" w:fill="5B9BD5" w:themeFill="accent1"/>
            <w:vAlign w:val="center"/>
            <w:hideMark/>
          </w:tcPr>
          <w:p w14:paraId="149F9DDC" w14:textId="6D667B39" w:rsidR="00794CEE" w:rsidRPr="00123E17" w:rsidRDefault="00794CEE" w:rsidP="00123E17">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color w:val="FFFFFF" w:themeColor="background1"/>
                <w:sz w:val="16"/>
                <w:szCs w:val="16"/>
              </w:rPr>
            </w:pPr>
            <w:r w:rsidRPr="00123E17">
              <w:rPr>
                <w:rFonts w:cs="Arial"/>
                <w:color w:val="FFFFFF" w:themeColor="background1"/>
                <w:sz w:val="16"/>
                <w:szCs w:val="16"/>
              </w:rPr>
              <w:t xml:space="preserve">Q2 </w:t>
            </w:r>
            <w:r w:rsidR="00123E17">
              <w:rPr>
                <w:rFonts w:cs="Arial"/>
                <w:color w:val="FFFFFF" w:themeColor="background1"/>
                <w:sz w:val="16"/>
                <w:szCs w:val="16"/>
              </w:rPr>
              <w:br/>
            </w:r>
            <w:r w:rsidRPr="00123E17">
              <w:rPr>
                <w:rFonts w:cs="Arial"/>
                <w:color w:val="FFFFFF" w:themeColor="background1"/>
                <w:sz w:val="16"/>
                <w:szCs w:val="16"/>
              </w:rPr>
              <w:t>Apr-13</w:t>
            </w:r>
          </w:p>
        </w:tc>
        <w:tc>
          <w:tcPr>
            <w:tcW w:w="848" w:type="dxa"/>
            <w:tcBorders>
              <w:top w:val="single" w:sz="8" w:space="0" w:color="9CC2E5" w:themeColor="accent1" w:themeTint="99"/>
            </w:tcBorders>
            <w:shd w:val="clear" w:color="auto" w:fill="5B9BD5" w:themeFill="accent1"/>
            <w:vAlign w:val="center"/>
            <w:hideMark/>
          </w:tcPr>
          <w:p w14:paraId="4A77CE53" w14:textId="0F921E6A" w:rsidR="00794CEE" w:rsidRPr="00123E17" w:rsidRDefault="00794CEE" w:rsidP="00123E17">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color w:val="FFFFFF" w:themeColor="background1"/>
                <w:sz w:val="16"/>
                <w:szCs w:val="16"/>
              </w:rPr>
            </w:pPr>
            <w:r w:rsidRPr="00123E17">
              <w:rPr>
                <w:rFonts w:cs="Arial"/>
                <w:color w:val="FFFFFF" w:themeColor="background1"/>
                <w:sz w:val="16"/>
                <w:szCs w:val="16"/>
              </w:rPr>
              <w:t xml:space="preserve">Q3 </w:t>
            </w:r>
            <w:r w:rsidR="00123E17">
              <w:rPr>
                <w:rFonts w:cs="Arial"/>
                <w:color w:val="FFFFFF" w:themeColor="background1"/>
                <w:sz w:val="16"/>
                <w:szCs w:val="16"/>
              </w:rPr>
              <w:br/>
            </w:r>
            <w:r w:rsidRPr="00123E17">
              <w:rPr>
                <w:rFonts w:cs="Arial"/>
                <w:color w:val="FFFFFF" w:themeColor="background1"/>
                <w:sz w:val="16"/>
                <w:szCs w:val="16"/>
              </w:rPr>
              <w:t>July-13</w:t>
            </w:r>
          </w:p>
        </w:tc>
        <w:tc>
          <w:tcPr>
            <w:tcW w:w="848" w:type="dxa"/>
            <w:tcBorders>
              <w:top w:val="single" w:sz="8" w:space="0" w:color="9CC2E5" w:themeColor="accent1" w:themeTint="99"/>
            </w:tcBorders>
            <w:shd w:val="clear" w:color="auto" w:fill="5B9BD5" w:themeFill="accent1"/>
            <w:vAlign w:val="center"/>
            <w:hideMark/>
          </w:tcPr>
          <w:p w14:paraId="713311FA" w14:textId="73A580C7" w:rsidR="00794CEE" w:rsidRPr="00123E17" w:rsidRDefault="00794CEE" w:rsidP="00123E17">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color w:val="FFFFFF" w:themeColor="background1"/>
                <w:sz w:val="16"/>
                <w:szCs w:val="16"/>
              </w:rPr>
            </w:pPr>
            <w:r w:rsidRPr="00123E17">
              <w:rPr>
                <w:rFonts w:cs="Arial"/>
                <w:color w:val="FFFFFF" w:themeColor="background1"/>
                <w:sz w:val="16"/>
                <w:szCs w:val="16"/>
              </w:rPr>
              <w:t xml:space="preserve">Q4 </w:t>
            </w:r>
            <w:r w:rsidR="00123E17">
              <w:rPr>
                <w:rFonts w:cs="Arial"/>
                <w:color w:val="FFFFFF" w:themeColor="background1"/>
                <w:sz w:val="16"/>
                <w:szCs w:val="16"/>
              </w:rPr>
              <w:br/>
            </w:r>
            <w:r w:rsidRPr="00123E17">
              <w:rPr>
                <w:rFonts w:cs="Arial"/>
                <w:color w:val="FFFFFF" w:themeColor="background1"/>
                <w:sz w:val="16"/>
                <w:szCs w:val="16"/>
              </w:rPr>
              <w:t>Oct-13</w:t>
            </w:r>
          </w:p>
        </w:tc>
      </w:tr>
      <w:tr w:rsidR="00794CEE" w:rsidRPr="00794CEE" w14:paraId="28BF597E" w14:textId="77777777" w:rsidTr="004B1401">
        <w:trPr>
          <w:trHeight w:val="315"/>
          <w:jc w:val="center"/>
        </w:trPr>
        <w:tc>
          <w:tcPr>
            <w:cnfStyle w:val="001000000000" w:firstRow="0" w:lastRow="0" w:firstColumn="1" w:lastColumn="0" w:oddVBand="0" w:evenVBand="0" w:oddHBand="0" w:evenHBand="0" w:firstRowFirstColumn="0" w:firstRowLastColumn="0" w:lastRowFirstColumn="0" w:lastRowLastColumn="0"/>
            <w:tcW w:w="1213" w:type="dxa"/>
            <w:tcBorders>
              <w:right w:val="single" w:sz="8" w:space="0" w:color="9CC2E5" w:themeColor="accent1" w:themeTint="99"/>
            </w:tcBorders>
            <w:vAlign w:val="center"/>
            <w:hideMark/>
          </w:tcPr>
          <w:p w14:paraId="3CA9D7D3" w14:textId="77777777" w:rsidR="00794CEE" w:rsidRPr="00794CEE" w:rsidRDefault="00794CEE" w:rsidP="00123E17">
            <w:pPr>
              <w:spacing w:line="240" w:lineRule="auto"/>
              <w:jc w:val="center"/>
              <w:rPr>
                <w:rFonts w:eastAsia="Times New Roman" w:cs="Arial"/>
                <w:color w:val="000000"/>
                <w:sz w:val="16"/>
                <w:szCs w:val="16"/>
              </w:rPr>
            </w:pPr>
            <w:r w:rsidRPr="00794CEE">
              <w:rPr>
                <w:rFonts w:eastAsia="Times New Roman" w:cs="Arial"/>
                <w:color w:val="000000"/>
                <w:sz w:val="16"/>
                <w:szCs w:val="16"/>
              </w:rPr>
              <w:t>PL Normal</w:t>
            </w:r>
          </w:p>
        </w:tc>
        <w:tc>
          <w:tcPr>
            <w:tcW w:w="848" w:type="dxa"/>
            <w:tcBorders>
              <w:left w:val="single" w:sz="8" w:space="0" w:color="9CC2E5" w:themeColor="accent1" w:themeTint="99"/>
            </w:tcBorders>
            <w:vAlign w:val="center"/>
          </w:tcPr>
          <w:p w14:paraId="5AC99583" w14:textId="61529164" w:rsidR="00794CEE" w:rsidRPr="00794CEE" w:rsidRDefault="00794CEE" w:rsidP="00123E1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p>
        </w:tc>
        <w:tc>
          <w:tcPr>
            <w:tcW w:w="848" w:type="dxa"/>
            <w:vAlign w:val="center"/>
          </w:tcPr>
          <w:p w14:paraId="0279B6F5" w14:textId="49EB4212" w:rsidR="00794CEE" w:rsidRPr="00794CEE" w:rsidRDefault="00794CEE" w:rsidP="00123E1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p>
        </w:tc>
        <w:tc>
          <w:tcPr>
            <w:tcW w:w="848" w:type="dxa"/>
            <w:vAlign w:val="center"/>
          </w:tcPr>
          <w:p w14:paraId="126C8BDB" w14:textId="41A09E72" w:rsidR="00794CEE" w:rsidRPr="00794CEE" w:rsidRDefault="00794CEE" w:rsidP="00123E1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p>
        </w:tc>
        <w:tc>
          <w:tcPr>
            <w:tcW w:w="848" w:type="dxa"/>
            <w:vAlign w:val="center"/>
          </w:tcPr>
          <w:p w14:paraId="693E0289" w14:textId="584A9E1D" w:rsidR="00794CEE" w:rsidRPr="00794CEE" w:rsidRDefault="00794CEE" w:rsidP="00123E1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p>
        </w:tc>
        <w:tc>
          <w:tcPr>
            <w:tcW w:w="848" w:type="dxa"/>
            <w:vAlign w:val="center"/>
          </w:tcPr>
          <w:p w14:paraId="0AF43889" w14:textId="3B34165C" w:rsidR="00794CEE" w:rsidRPr="00794CEE" w:rsidRDefault="00794CEE" w:rsidP="00123E1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p>
        </w:tc>
        <w:tc>
          <w:tcPr>
            <w:tcW w:w="848" w:type="dxa"/>
            <w:vAlign w:val="center"/>
          </w:tcPr>
          <w:p w14:paraId="56298F6C" w14:textId="28AACAD5" w:rsidR="00794CEE" w:rsidRPr="00794CEE" w:rsidRDefault="00794CEE" w:rsidP="00123E1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p>
        </w:tc>
        <w:tc>
          <w:tcPr>
            <w:tcW w:w="848" w:type="dxa"/>
            <w:vAlign w:val="center"/>
          </w:tcPr>
          <w:p w14:paraId="13701028" w14:textId="1B6FBCCD" w:rsidR="00794CEE" w:rsidRPr="00794CEE" w:rsidRDefault="00794CEE" w:rsidP="00123E1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p>
        </w:tc>
        <w:tc>
          <w:tcPr>
            <w:tcW w:w="848" w:type="dxa"/>
            <w:vAlign w:val="center"/>
          </w:tcPr>
          <w:p w14:paraId="4D2893EA" w14:textId="3B0A7678" w:rsidR="00794CEE" w:rsidRPr="00794CEE" w:rsidRDefault="00794CEE" w:rsidP="00123E1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p>
        </w:tc>
      </w:tr>
      <w:tr w:rsidR="00794CEE" w:rsidRPr="00794CEE" w14:paraId="789E7CCA" w14:textId="77777777" w:rsidTr="004B1401">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213" w:type="dxa"/>
            <w:tcBorders>
              <w:right w:val="single" w:sz="8" w:space="0" w:color="9CC2E5" w:themeColor="accent1" w:themeTint="99"/>
            </w:tcBorders>
            <w:vAlign w:val="center"/>
            <w:hideMark/>
          </w:tcPr>
          <w:p w14:paraId="4FD8F650" w14:textId="77777777" w:rsidR="00794CEE" w:rsidRPr="00794CEE" w:rsidRDefault="00794CEE" w:rsidP="00123E17">
            <w:pPr>
              <w:spacing w:line="240" w:lineRule="auto"/>
              <w:jc w:val="center"/>
              <w:rPr>
                <w:rFonts w:eastAsia="Times New Roman" w:cs="Arial"/>
                <w:color w:val="000000"/>
                <w:sz w:val="16"/>
                <w:szCs w:val="16"/>
              </w:rPr>
            </w:pPr>
            <w:r w:rsidRPr="00794CEE">
              <w:rPr>
                <w:rFonts w:eastAsia="Times New Roman" w:cs="Arial"/>
                <w:color w:val="000000"/>
                <w:sz w:val="16"/>
                <w:szCs w:val="16"/>
              </w:rPr>
              <w:t>SMA</w:t>
            </w:r>
          </w:p>
        </w:tc>
        <w:tc>
          <w:tcPr>
            <w:tcW w:w="848" w:type="dxa"/>
            <w:tcBorders>
              <w:left w:val="single" w:sz="8" w:space="0" w:color="9CC2E5" w:themeColor="accent1" w:themeTint="99"/>
            </w:tcBorders>
            <w:vAlign w:val="center"/>
          </w:tcPr>
          <w:p w14:paraId="516E361A" w14:textId="386413B6" w:rsidR="00794CEE" w:rsidRPr="00794CEE" w:rsidRDefault="00794CEE" w:rsidP="00123E1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p>
        </w:tc>
        <w:tc>
          <w:tcPr>
            <w:tcW w:w="848" w:type="dxa"/>
            <w:vAlign w:val="center"/>
          </w:tcPr>
          <w:p w14:paraId="0C1E5186" w14:textId="20AD6E10" w:rsidR="00794CEE" w:rsidRPr="00794CEE" w:rsidRDefault="00794CEE" w:rsidP="00123E1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p>
        </w:tc>
        <w:tc>
          <w:tcPr>
            <w:tcW w:w="848" w:type="dxa"/>
            <w:vAlign w:val="center"/>
          </w:tcPr>
          <w:p w14:paraId="022A3F80" w14:textId="03604E6D" w:rsidR="00794CEE" w:rsidRPr="00794CEE" w:rsidRDefault="00794CEE" w:rsidP="00123E1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p>
        </w:tc>
        <w:tc>
          <w:tcPr>
            <w:tcW w:w="848" w:type="dxa"/>
            <w:vAlign w:val="center"/>
          </w:tcPr>
          <w:p w14:paraId="29D2BF5C" w14:textId="1B18040E" w:rsidR="00794CEE" w:rsidRPr="00794CEE" w:rsidRDefault="00794CEE" w:rsidP="00123E1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p>
        </w:tc>
        <w:tc>
          <w:tcPr>
            <w:tcW w:w="848" w:type="dxa"/>
            <w:vAlign w:val="center"/>
          </w:tcPr>
          <w:p w14:paraId="1503E632" w14:textId="2BC0B622" w:rsidR="00794CEE" w:rsidRPr="00794CEE" w:rsidRDefault="00794CEE" w:rsidP="00123E1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p>
        </w:tc>
        <w:tc>
          <w:tcPr>
            <w:tcW w:w="848" w:type="dxa"/>
            <w:vAlign w:val="center"/>
          </w:tcPr>
          <w:p w14:paraId="51A2D85E" w14:textId="688AB14D" w:rsidR="00794CEE" w:rsidRPr="00794CEE" w:rsidRDefault="00794CEE" w:rsidP="00123E1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p>
        </w:tc>
        <w:tc>
          <w:tcPr>
            <w:tcW w:w="848" w:type="dxa"/>
            <w:vAlign w:val="center"/>
          </w:tcPr>
          <w:p w14:paraId="6F535D92" w14:textId="26A379F7" w:rsidR="00794CEE" w:rsidRPr="00794CEE" w:rsidRDefault="00794CEE" w:rsidP="00123E1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p>
        </w:tc>
        <w:tc>
          <w:tcPr>
            <w:tcW w:w="848" w:type="dxa"/>
            <w:vAlign w:val="center"/>
          </w:tcPr>
          <w:p w14:paraId="6C39988E" w14:textId="37A095E6" w:rsidR="00794CEE" w:rsidRPr="00794CEE" w:rsidRDefault="00794CEE" w:rsidP="00123E1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p>
        </w:tc>
      </w:tr>
      <w:tr w:rsidR="00794CEE" w:rsidRPr="00794CEE" w14:paraId="762AA961" w14:textId="77777777" w:rsidTr="004B1401">
        <w:trPr>
          <w:trHeight w:val="315"/>
          <w:jc w:val="center"/>
        </w:trPr>
        <w:tc>
          <w:tcPr>
            <w:cnfStyle w:val="001000000000" w:firstRow="0" w:lastRow="0" w:firstColumn="1" w:lastColumn="0" w:oddVBand="0" w:evenVBand="0" w:oddHBand="0" w:evenHBand="0" w:firstRowFirstColumn="0" w:firstRowLastColumn="0" w:lastRowFirstColumn="0" w:lastRowLastColumn="0"/>
            <w:tcW w:w="1213" w:type="dxa"/>
            <w:tcBorders>
              <w:right w:val="single" w:sz="8" w:space="0" w:color="9CC2E5" w:themeColor="accent1" w:themeTint="99"/>
            </w:tcBorders>
            <w:vAlign w:val="center"/>
            <w:hideMark/>
          </w:tcPr>
          <w:p w14:paraId="73263F4D" w14:textId="77777777" w:rsidR="00794CEE" w:rsidRPr="00794CEE" w:rsidRDefault="00794CEE" w:rsidP="00123E17">
            <w:pPr>
              <w:spacing w:line="240" w:lineRule="auto"/>
              <w:jc w:val="center"/>
              <w:rPr>
                <w:rFonts w:eastAsia="Times New Roman" w:cs="Arial"/>
                <w:color w:val="000000"/>
                <w:sz w:val="16"/>
                <w:szCs w:val="16"/>
              </w:rPr>
            </w:pPr>
            <w:r w:rsidRPr="00794CEE">
              <w:rPr>
                <w:rFonts w:eastAsia="Times New Roman" w:cs="Arial"/>
                <w:color w:val="000000"/>
                <w:sz w:val="16"/>
                <w:szCs w:val="16"/>
              </w:rPr>
              <w:t>Reschedule</w:t>
            </w:r>
          </w:p>
        </w:tc>
        <w:tc>
          <w:tcPr>
            <w:tcW w:w="848" w:type="dxa"/>
            <w:tcBorders>
              <w:left w:val="single" w:sz="8" w:space="0" w:color="9CC2E5" w:themeColor="accent1" w:themeTint="99"/>
            </w:tcBorders>
            <w:vAlign w:val="center"/>
          </w:tcPr>
          <w:p w14:paraId="1D5758CC" w14:textId="2AE3B234" w:rsidR="00794CEE" w:rsidRPr="00794CEE" w:rsidRDefault="00794CEE" w:rsidP="00123E1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p>
        </w:tc>
        <w:tc>
          <w:tcPr>
            <w:tcW w:w="848" w:type="dxa"/>
            <w:vAlign w:val="center"/>
          </w:tcPr>
          <w:p w14:paraId="3AF64C46" w14:textId="0309D2AC" w:rsidR="00794CEE" w:rsidRPr="00794CEE" w:rsidRDefault="00794CEE" w:rsidP="00123E1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p>
        </w:tc>
        <w:tc>
          <w:tcPr>
            <w:tcW w:w="848" w:type="dxa"/>
            <w:vAlign w:val="center"/>
          </w:tcPr>
          <w:p w14:paraId="15D8DBD2" w14:textId="4144AF67" w:rsidR="00794CEE" w:rsidRPr="00794CEE" w:rsidRDefault="00794CEE" w:rsidP="00123E1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p>
        </w:tc>
        <w:tc>
          <w:tcPr>
            <w:tcW w:w="848" w:type="dxa"/>
            <w:vAlign w:val="center"/>
          </w:tcPr>
          <w:p w14:paraId="3B75B838" w14:textId="6B15E024" w:rsidR="00794CEE" w:rsidRPr="00794CEE" w:rsidRDefault="00794CEE" w:rsidP="00123E1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p>
        </w:tc>
        <w:tc>
          <w:tcPr>
            <w:tcW w:w="848" w:type="dxa"/>
            <w:vAlign w:val="center"/>
          </w:tcPr>
          <w:p w14:paraId="2E290746" w14:textId="717D32E1" w:rsidR="00794CEE" w:rsidRPr="00794CEE" w:rsidRDefault="00794CEE" w:rsidP="00123E1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p>
        </w:tc>
        <w:tc>
          <w:tcPr>
            <w:tcW w:w="848" w:type="dxa"/>
            <w:vAlign w:val="center"/>
          </w:tcPr>
          <w:p w14:paraId="7708D47B" w14:textId="70A7D402" w:rsidR="00794CEE" w:rsidRPr="00794CEE" w:rsidRDefault="00794CEE" w:rsidP="00123E1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p>
        </w:tc>
        <w:tc>
          <w:tcPr>
            <w:tcW w:w="848" w:type="dxa"/>
            <w:vAlign w:val="center"/>
          </w:tcPr>
          <w:p w14:paraId="28CC5A89" w14:textId="401E9786" w:rsidR="00794CEE" w:rsidRPr="00794CEE" w:rsidRDefault="00794CEE" w:rsidP="00123E1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p>
        </w:tc>
        <w:tc>
          <w:tcPr>
            <w:tcW w:w="848" w:type="dxa"/>
            <w:vAlign w:val="center"/>
          </w:tcPr>
          <w:p w14:paraId="42BA0A51" w14:textId="7254F3EC" w:rsidR="00794CEE" w:rsidRPr="00794CEE" w:rsidRDefault="00794CEE" w:rsidP="00123E1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p>
        </w:tc>
      </w:tr>
      <w:tr w:rsidR="00794CEE" w:rsidRPr="00794CEE" w14:paraId="3A1CFF5B" w14:textId="77777777" w:rsidTr="004B1401">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213" w:type="dxa"/>
            <w:tcBorders>
              <w:right w:val="single" w:sz="8" w:space="0" w:color="9CC2E5" w:themeColor="accent1" w:themeTint="99"/>
            </w:tcBorders>
            <w:vAlign w:val="center"/>
            <w:hideMark/>
          </w:tcPr>
          <w:p w14:paraId="5DB0D3EA" w14:textId="77777777" w:rsidR="00794CEE" w:rsidRPr="00794CEE" w:rsidRDefault="00794CEE" w:rsidP="00123E17">
            <w:pPr>
              <w:spacing w:line="240" w:lineRule="auto"/>
              <w:jc w:val="center"/>
              <w:rPr>
                <w:rFonts w:eastAsia="Times New Roman" w:cs="Arial"/>
                <w:color w:val="000000"/>
                <w:sz w:val="16"/>
                <w:szCs w:val="16"/>
              </w:rPr>
            </w:pPr>
            <w:r w:rsidRPr="00794CEE">
              <w:rPr>
                <w:rFonts w:eastAsia="Times New Roman" w:cs="Arial"/>
                <w:color w:val="000000"/>
                <w:sz w:val="16"/>
                <w:szCs w:val="16"/>
              </w:rPr>
              <w:t>Restructure</w:t>
            </w:r>
          </w:p>
        </w:tc>
        <w:tc>
          <w:tcPr>
            <w:tcW w:w="848" w:type="dxa"/>
            <w:tcBorders>
              <w:left w:val="single" w:sz="8" w:space="0" w:color="9CC2E5" w:themeColor="accent1" w:themeTint="99"/>
            </w:tcBorders>
            <w:vAlign w:val="center"/>
          </w:tcPr>
          <w:p w14:paraId="63BEA494" w14:textId="41B4F044" w:rsidR="00794CEE" w:rsidRPr="00794CEE" w:rsidRDefault="00794CEE" w:rsidP="00123E1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p>
        </w:tc>
        <w:tc>
          <w:tcPr>
            <w:tcW w:w="848" w:type="dxa"/>
            <w:vAlign w:val="center"/>
          </w:tcPr>
          <w:p w14:paraId="23BCA32D" w14:textId="64DB0753" w:rsidR="00794CEE" w:rsidRPr="00794CEE" w:rsidRDefault="00794CEE" w:rsidP="00123E1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p>
        </w:tc>
        <w:tc>
          <w:tcPr>
            <w:tcW w:w="848" w:type="dxa"/>
            <w:vAlign w:val="center"/>
          </w:tcPr>
          <w:p w14:paraId="16CCADEC" w14:textId="460FBD39" w:rsidR="00794CEE" w:rsidRPr="00794CEE" w:rsidRDefault="00794CEE" w:rsidP="00123E1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p>
        </w:tc>
        <w:tc>
          <w:tcPr>
            <w:tcW w:w="848" w:type="dxa"/>
            <w:vAlign w:val="center"/>
          </w:tcPr>
          <w:p w14:paraId="4538EF88" w14:textId="5973AF0F" w:rsidR="00794CEE" w:rsidRPr="00794CEE" w:rsidRDefault="00794CEE" w:rsidP="00123E1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p>
        </w:tc>
        <w:tc>
          <w:tcPr>
            <w:tcW w:w="848" w:type="dxa"/>
            <w:vAlign w:val="center"/>
          </w:tcPr>
          <w:p w14:paraId="344A021C" w14:textId="6D6BBE62" w:rsidR="00794CEE" w:rsidRPr="00794CEE" w:rsidRDefault="00794CEE" w:rsidP="00123E1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p>
        </w:tc>
        <w:tc>
          <w:tcPr>
            <w:tcW w:w="848" w:type="dxa"/>
            <w:vAlign w:val="center"/>
          </w:tcPr>
          <w:p w14:paraId="163FAD83" w14:textId="1F4677B9" w:rsidR="00794CEE" w:rsidRPr="00794CEE" w:rsidRDefault="00794CEE" w:rsidP="00123E1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p>
        </w:tc>
        <w:tc>
          <w:tcPr>
            <w:tcW w:w="848" w:type="dxa"/>
            <w:vAlign w:val="center"/>
          </w:tcPr>
          <w:p w14:paraId="23F03D0E" w14:textId="15B015F1" w:rsidR="00794CEE" w:rsidRPr="00794CEE" w:rsidRDefault="00794CEE" w:rsidP="00123E1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p>
        </w:tc>
        <w:tc>
          <w:tcPr>
            <w:tcW w:w="848" w:type="dxa"/>
            <w:vAlign w:val="center"/>
          </w:tcPr>
          <w:p w14:paraId="5262F9FB" w14:textId="7C3844B0" w:rsidR="00794CEE" w:rsidRPr="00794CEE" w:rsidRDefault="00794CEE" w:rsidP="00123E1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p>
        </w:tc>
      </w:tr>
      <w:tr w:rsidR="00794CEE" w:rsidRPr="00794CEE" w14:paraId="15D97EE3" w14:textId="77777777" w:rsidTr="002F5B73">
        <w:trPr>
          <w:trHeight w:val="315"/>
          <w:jc w:val="center"/>
        </w:trPr>
        <w:tc>
          <w:tcPr>
            <w:cnfStyle w:val="001000000000" w:firstRow="0" w:lastRow="0" w:firstColumn="1" w:lastColumn="0" w:oddVBand="0" w:evenVBand="0" w:oddHBand="0" w:evenHBand="0" w:firstRowFirstColumn="0" w:firstRowLastColumn="0" w:lastRowFirstColumn="0" w:lastRowLastColumn="0"/>
            <w:tcW w:w="1213" w:type="dxa"/>
            <w:tcBorders>
              <w:right w:val="single" w:sz="8" w:space="0" w:color="9CC2E5" w:themeColor="accent1" w:themeTint="99"/>
            </w:tcBorders>
            <w:vAlign w:val="center"/>
            <w:hideMark/>
          </w:tcPr>
          <w:p w14:paraId="057D127D" w14:textId="77777777" w:rsidR="00794CEE" w:rsidRPr="00794CEE" w:rsidRDefault="00794CEE" w:rsidP="00123E17">
            <w:pPr>
              <w:spacing w:line="240" w:lineRule="auto"/>
              <w:jc w:val="center"/>
              <w:rPr>
                <w:rFonts w:eastAsia="Times New Roman" w:cs="Arial"/>
                <w:color w:val="000000"/>
                <w:sz w:val="16"/>
                <w:szCs w:val="16"/>
              </w:rPr>
            </w:pPr>
            <w:r w:rsidRPr="00794CEE">
              <w:rPr>
                <w:rFonts w:eastAsia="Times New Roman" w:cs="Arial"/>
                <w:color w:val="000000"/>
                <w:sz w:val="16"/>
                <w:szCs w:val="16"/>
              </w:rPr>
              <w:t>Total</w:t>
            </w:r>
          </w:p>
        </w:tc>
        <w:tc>
          <w:tcPr>
            <w:tcW w:w="848" w:type="dxa"/>
            <w:tcBorders>
              <w:left w:val="single" w:sz="8" w:space="0" w:color="9CC2E5" w:themeColor="accent1" w:themeTint="99"/>
            </w:tcBorders>
            <w:vAlign w:val="center"/>
            <w:hideMark/>
          </w:tcPr>
          <w:p w14:paraId="2A3B0361" w14:textId="77777777" w:rsidR="00794CEE" w:rsidRPr="00794CEE" w:rsidRDefault="00794CEE" w:rsidP="00123E1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794CEE">
              <w:rPr>
                <w:rFonts w:eastAsia="Times New Roman" w:cs="Arial"/>
                <w:color w:val="000000"/>
                <w:sz w:val="16"/>
                <w:szCs w:val="16"/>
              </w:rPr>
              <w:t>0.98%</w:t>
            </w:r>
          </w:p>
        </w:tc>
        <w:tc>
          <w:tcPr>
            <w:tcW w:w="848" w:type="dxa"/>
            <w:vAlign w:val="center"/>
            <w:hideMark/>
          </w:tcPr>
          <w:p w14:paraId="34FD5C08" w14:textId="77777777" w:rsidR="00794CEE" w:rsidRPr="00794CEE" w:rsidRDefault="00794CEE" w:rsidP="00123E1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794CEE">
              <w:rPr>
                <w:rFonts w:eastAsia="Times New Roman" w:cs="Arial"/>
                <w:color w:val="000000"/>
                <w:sz w:val="16"/>
                <w:szCs w:val="16"/>
              </w:rPr>
              <w:t>0.83%</w:t>
            </w:r>
          </w:p>
        </w:tc>
        <w:tc>
          <w:tcPr>
            <w:tcW w:w="848" w:type="dxa"/>
            <w:vAlign w:val="center"/>
            <w:hideMark/>
          </w:tcPr>
          <w:p w14:paraId="76C076CB" w14:textId="77777777" w:rsidR="00794CEE" w:rsidRPr="00794CEE" w:rsidRDefault="00794CEE" w:rsidP="00123E1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794CEE">
              <w:rPr>
                <w:rFonts w:eastAsia="Times New Roman" w:cs="Arial"/>
                <w:color w:val="000000"/>
                <w:sz w:val="16"/>
                <w:szCs w:val="16"/>
              </w:rPr>
              <w:t>0.77%</w:t>
            </w:r>
          </w:p>
        </w:tc>
        <w:tc>
          <w:tcPr>
            <w:tcW w:w="848" w:type="dxa"/>
            <w:vAlign w:val="center"/>
            <w:hideMark/>
          </w:tcPr>
          <w:p w14:paraId="509A4C6C" w14:textId="77777777" w:rsidR="00794CEE" w:rsidRPr="00794CEE" w:rsidRDefault="00794CEE" w:rsidP="00123E1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794CEE">
              <w:rPr>
                <w:rFonts w:eastAsia="Times New Roman" w:cs="Arial"/>
                <w:color w:val="000000"/>
                <w:sz w:val="16"/>
                <w:szCs w:val="16"/>
              </w:rPr>
              <w:t>0.78%</w:t>
            </w:r>
          </w:p>
        </w:tc>
        <w:tc>
          <w:tcPr>
            <w:tcW w:w="848" w:type="dxa"/>
            <w:vAlign w:val="center"/>
            <w:hideMark/>
          </w:tcPr>
          <w:p w14:paraId="4A729CAE" w14:textId="77777777" w:rsidR="00794CEE" w:rsidRPr="00794CEE" w:rsidRDefault="00794CEE" w:rsidP="00123E1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794CEE">
              <w:rPr>
                <w:rFonts w:eastAsia="Times New Roman" w:cs="Arial"/>
                <w:color w:val="000000"/>
                <w:sz w:val="16"/>
                <w:szCs w:val="16"/>
              </w:rPr>
              <w:t>0.88%</w:t>
            </w:r>
          </w:p>
        </w:tc>
        <w:tc>
          <w:tcPr>
            <w:tcW w:w="848" w:type="dxa"/>
            <w:vAlign w:val="center"/>
            <w:hideMark/>
          </w:tcPr>
          <w:p w14:paraId="29F1AA0F" w14:textId="77777777" w:rsidR="00794CEE" w:rsidRPr="00794CEE" w:rsidRDefault="00794CEE" w:rsidP="00123E1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794CEE">
              <w:rPr>
                <w:rFonts w:eastAsia="Times New Roman" w:cs="Arial"/>
                <w:color w:val="000000"/>
                <w:sz w:val="16"/>
                <w:szCs w:val="16"/>
              </w:rPr>
              <w:t>0.98%</w:t>
            </w:r>
          </w:p>
        </w:tc>
        <w:tc>
          <w:tcPr>
            <w:tcW w:w="848" w:type="dxa"/>
            <w:vAlign w:val="center"/>
            <w:hideMark/>
          </w:tcPr>
          <w:p w14:paraId="3715DC0A" w14:textId="77777777" w:rsidR="00794CEE" w:rsidRPr="00794CEE" w:rsidRDefault="00794CEE" w:rsidP="00123E1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794CEE">
              <w:rPr>
                <w:rFonts w:eastAsia="Times New Roman" w:cs="Arial"/>
                <w:color w:val="000000"/>
                <w:sz w:val="16"/>
                <w:szCs w:val="16"/>
              </w:rPr>
              <w:t>1.17%</w:t>
            </w:r>
          </w:p>
        </w:tc>
        <w:tc>
          <w:tcPr>
            <w:tcW w:w="848" w:type="dxa"/>
            <w:vAlign w:val="center"/>
            <w:hideMark/>
          </w:tcPr>
          <w:p w14:paraId="5CA73643" w14:textId="77777777" w:rsidR="00794CEE" w:rsidRPr="00794CEE" w:rsidRDefault="00794CEE" w:rsidP="00123E1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794CEE">
              <w:rPr>
                <w:rFonts w:eastAsia="Times New Roman" w:cs="Arial"/>
                <w:color w:val="000000"/>
                <w:sz w:val="16"/>
                <w:szCs w:val="16"/>
              </w:rPr>
              <w:t>1.41%</w:t>
            </w:r>
          </w:p>
        </w:tc>
      </w:tr>
    </w:tbl>
    <w:p w14:paraId="16B4268F" w14:textId="77777777" w:rsidR="00C80CC3" w:rsidRDefault="00C80CC3" w:rsidP="00C80CC3">
      <w:pPr>
        <w:pStyle w:val="Caption"/>
        <w:jc w:val="left"/>
        <w:rPr>
          <w:rFonts w:cs="Arial"/>
        </w:rPr>
      </w:pPr>
    </w:p>
    <w:tbl>
      <w:tblPr>
        <w:tblStyle w:val="LightList-Accent1"/>
        <w:tblW w:w="9589" w:type="dxa"/>
        <w:tblLook w:val="04A0" w:firstRow="1" w:lastRow="0" w:firstColumn="1" w:lastColumn="0" w:noHBand="0" w:noVBand="1"/>
      </w:tblPr>
      <w:tblGrid>
        <w:gridCol w:w="1116"/>
        <w:gridCol w:w="826"/>
        <w:gridCol w:w="826"/>
        <w:gridCol w:w="826"/>
        <w:gridCol w:w="826"/>
        <w:gridCol w:w="826"/>
        <w:gridCol w:w="826"/>
        <w:gridCol w:w="826"/>
        <w:gridCol w:w="848"/>
        <w:gridCol w:w="848"/>
        <w:gridCol w:w="995"/>
      </w:tblGrid>
      <w:tr w:rsidR="002F5B73" w:rsidRPr="00794CEE" w14:paraId="0B91BD12" w14:textId="7329FCE2" w:rsidTr="002F5B73">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16" w:type="dxa"/>
            <w:vMerge w:val="restart"/>
            <w:tcBorders>
              <w:right w:val="single" w:sz="8" w:space="0" w:color="9CC2E5" w:themeColor="accent1" w:themeTint="99"/>
            </w:tcBorders>
            <w:vAlign w:val="center"/>
            <w:hideMark/>
          </w:tcPr>
          <w:p w14:paraId="3AFCB2E0" w14:textId="77777777" w:rsidR="002F5B73" w:rsidRPr="00794CEE" w:rsidRDefault="002F5B73" w:rsidP="002F5B73">
            <w:pPr>
              <w:spacing w:line="240" w:lineRule="auto"/>
              <w:jc w:val="center"/>
              <w:rPr>
                <w:rFonts w:eastAsia="Times New Roman" w:cs="Arial"/>
                <w:color w:val="FFFFFF"/>
                <w:sz w:val="16"/>
                <w:szCs w:val="16"/>
              </w:rPr>
            </w:pPr>
            <w:r w:rsidRPr="00794CEE">
              <w:rPr>
                <w:rFonts w:eastAsia="Times New Roman" w:cs="Arial"/>
                <w:sz w:val="16"/>
                <w:szCs w:val="16"/>
              </w:rPr>
              <w:t>Asset Class</w:t>
            </w:r>
          </w:p>
        </w:tc>
        <w:tc>
          <w:tcPr>
            <w:tcW w:w="8473" w:type="dxa"/>
            <w:gridSpan w:val="10"/>
            <w:tcBorders>
              <w:left w:val="single" w:sz="8" w:space="0" w:color="9CC2E5" w:themeColor="accent1" w:themeTint="99"/>
              <w:bottom w:val="single" w:sz="8" w:space="0" w:color="9CC2E5" w:themeColor="accent1" w:themeTint="99"/>
            </w:tcBorders>
            <w:vAlign w:val="center"/>
            <w:hideMark/>
          </w:tcPr>
          <w:p w14:paraId="2CD75C5E" w14:textId="18BE808F" w:rsidR="002F5B73" w:rsidRPr="00794CEE" w:rsidRDefault="002F5B73" w:rsidP="002F5B73">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sz w:val="16"/>
                <w:szCs w:val="16"/>
              </w:rPr>
            </w:pPr>
            <w:r w:rsidRPr="00794CEE">
              <w:rPr>
                <w:rFonts w:eastAsia="Times New Roman" w:cs="Arial"/>
                <w:color w:val="FFFFFF"/>
                <w:sz w:val="16"/>
                <w:szCs w:val="16"/>
              </w:rPr>
              <w:t>% Bad</w:t>
            </w:r>
          </w:p>
        </w:tc>
      </w:tr>
      <w:tr w:rsidR="002F5B73" w:rsidRPr="00794CEE" w14:paraId="2CDFAADE" w14:textId="5CFF5C23" w:rsidTr="002F5B73">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16" w:type="dxa"/>
            <w:vMerge/>
            <w:tcBorders>
              <w:right w:val="single" w:sz="8" w:space="0" w:color="9CC2E5" w:themeColor="accent1" w:themeTint="99"/>
            </w:tcBorders>
            <w:vAlign w:val="center"/>
            <w:hideMark/>
          </w:tcPr>
          <w:p w14:paraId="710F1A8D" w14:textId="77777777" w:rsidR="002F5B73" w:rsidRPr="00794CEE" w:rsidRDefault="002F5B73" w:rsidP="002F5B73">
            <w:pPr>
              <w:spacing w:line="240" w:lineRule="auto"/>
              <w:jc w:val="center"/>
              <w:rPr>
                <w:rFonts w:eastAsia="Times New Roman" w:cs="Arial"/>
                <w:color w:val="FFFFFF"/>
                <w:sz w:val="16"/>
                <w:szCs w:val="16"/>
              </w:rPr>
            </w:pPr>
          </w:p>
        </w:tc>
        <w:tc>
          <w:tcPr>
            <w:tcW w:w="826" w:type="dxa"/>
            <w:tcBorders>
              <w:top w:val="single" w:sz="8" w:space="0" w:color="9CC2E5" w:themeColor="accent1" w:themeTint="99"/>
              <w:left w:val="single" w:sz="8" w:space="0" w:color="9CC2E5" w:themeColor="accent1" w:themeTint="99"/>
            </w:tcBorders>
            <w:shd w:val="clear" w:color="auto" w:fill="5B9BD5" w:themeFill="accent1"/>
            <w:vAlign w:val="center"/>
            <w:hideMark/>
          </w:tcPr>
          <w:p w14:paraId="6B7A8A35" w14:textId="2F4A3BF1" w:rsidR="002F5B73" w:rsidRPr="00794CEE" w:rsidRDefault="002F5B73" w:rsidP="002F5B73">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FFFFFF"/>
                <w:sz w:val="16"/>
                <w:szCs w:val="16"/>
              </w:rPr>
            </w:pPr>
            <w:r w:rsidRPr="00794CEE">
              <w:rPr>
                <w:rFonts w:eastAsia="Times New Roman" w:cs="Arial"/>
                <w:color w:val="FFFFFF" w:themeColor="background1"/>
                <w:sz w:val="16"/>
                <w:szCs w:val="16"/>
              </w:rPr>
              <w:t xml:space="preserve">Q1 </w:t>
            </w:r>
            <w:r>
              <w:rPr>
                <w:rFonts w:eastAsia="Times New Roman" w:cs="Arial"/>
                <w:color w:val="FFFFFF" w:themeColor="background1"/>
                <w:sz w:val="16"/>
                <w:szCs w:val="16"/>
              </w:rPr>
              <w:br/>
            </w:r>
            <w:r w:rsidRPr="00794CEE">
              <w:rPr>
                <w:rFonts w:eastAsia="Times New Roman" w:cs="Arial"/>
                <w:color w:val="FFFFFF" w:themeColor="background1"/>
                <w:sz w:val="16"/>
                <w:szCs w:val="16"/>
              </w:rPr>
              <w:t>Jan-14</w:t>
            </w:r>
          </w:p>
        </w:tc>
        <w:tc>
          <w:tcPr>
            <w:tcW w:w="826" w:type="dxa"/>
            <w:tcBorders>
              <w:top w:val="single" w:sz="8" w:space="0" w:color="9CC2E5" w:themeColor="accent1" w:themeTint="99"/>
            </w:tcBorders>
            <w:shd w:val="clear" w:color="auto" w:fill="5B9BD5" w:themeFill="accent1"/>
            <w:vAlign w:val="center"/>
            <w:hideMark/>
          </w:tcPr>
          <w:p w14:paraId="5714FE2D" w14:textId="052A9BAF" w:rsidR="002F5B73" w:rsidRPr="00794CEE" w:rsidRDefault="002F5B73" w:rsidP="002F5B73">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FFFFFF"/>
                <w:sz w:val="16"/>
                <w:szCs w:val="16"/>
              </w:rPr>
            </w:pPr>
            <w:r w:rsidRPr="00794CEE">
              <w:rPr>
                <w:rFonts w:eastAsia="Times New Roman" w:cs="Arial"/>
                <w:color w:val="FFFFFF" w:themeColor="background1"/>
                <w:sz w:val="16"/>
                <w:szCs w:val="16"/>
              </w:rPr>
              <w:t xml:space="preserve">Q2 </w:t>
            </w:r>
            <w:r>
              <w:rPr>
                <w:rFonts w:eastAsia="Times New Roman" w:cs="Arial"/>
                <w:color w:val="FFFFFF" w:themeColor="background1"/>
                <w:sz w:val="16"/>
                <w:szCs w:val="16"/>
              </w:rPr>
              <w:br/>
            </w:r>
            <w:r w:rsidRPr="00794CEE">
              <w:rPr>
                <w:rFonts w:eastAsia="Times New Roman" w:cs="Arial"/>
                <w:color w:val="FFFFFF" w:themeColor="background1"/>
                <w:sz w:val="16"/>
                <w:szCs w:val="16"/>
              </w:rPr>
              <w:t>Apr-14</w:t>
            </w:r>
          </w:p>
        </w:tc>
        <w:tc>
          <w:tcPr>
            <w:tcW w:w="826" w:type="dxa"/>
            <w:tcBorders>
              <w:top w:val="single" w:sz="8" w:space="0" w:color="9CC2E5" w:themeColor="accent1" w:themeTint="99"/>
            </w:tcBorders>
            <w:shd w:val="clear" w:color="auto" w:fill="5B9BD5" w:themeFill="accent1"/>
            <w:vAlign w:val="center"/>
            <w:hideMark/>
          </w:tcPr>
          <w:p w14:paraId="5B67E5FA" w14:textId="4EA340FF" w:rsidR="002F5B73" w:rsidRPr="00794CEE" w:rsidRDefault="002F5B73" w:rsidP="002F5B73">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FFFFFF"/>
                <w:sz w:val="16"/>
                <w:szCs w:val="16"/>
              </w:rPr>
            </w:pPr>
            <w:r w:rsidRPr="00794CEE">
              <w:rPr>
                <w:rFonts w:eastAsia="Times New Roman" w:cs="Arial"/>
                <w:color w:val="FFFFFF" w:themeColor="background1"/>
                <w:sz w:val="16"/>
                <w:szCs w:val="16"/>
              </w:rPr>
              <w:t xml:space="preserve">Q3 </w:t>
            </w:r>
            <w:r>
              <w:rPr>
                <w:rFonts w:eastAsia="Times New Roman" w:cs="Arial"/>
                <w:color w:val="FFFFFF" w:themeColor="background1"/>
                <w:sz w:val="16"/>
                <w:szCs w:val="16"/>
              </w:rPr>
              <w:br/>
            </w:r>
            <w:r w:rsidRPr="00794CEE">
              <w:rPr>
                <w:rFonts w:eastAsia="Times New Roman" w:cs="Arial"/>
                <w:color w:val="FFFFFF" w:themeColor="background1"/>
                <w:sz w:val="16"/>
                <w:szCs w:val="16"/>
              </w:rPr>
              <w:t>July-14</w:t>
            </w:r>
          </w:p>
        </w:tc>
        <w:tc>
          <w:tcPr>
            <w:tcW w:w="826" w:type="dxa"/>
            <w:tcBorders>
              <w:top w:val="single" w:sz="8" w:space="0" w:color="9CC2E5" w:themeColor="accent1" w:themeTint="99"/>
            </w:tcBorders>
            <w:shd w:val="clear" w:color="auto" w:fill="5B9BD5" w:themeFill="accent1"/>
            <w:vAlign w:val="center"/>
            <w:hideMark/>
          </w:tcPr>
          <w:p w14:paraId="3BEE9BA9" w14:textId="680147DB" w:rsidR="002F5B73" w:rsidRPr="00794CEE" w:rsidRDefault="002F5B73" w:rsidP="002F5B73">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FFFFFF"/>
                <w:sz w:val="16"/>
                <w:szCs w:val="16"/>
              </w:rPr>
            </w:pPr>
            <w:r w:rsidRPr="00794CEE">
              <w:rPr>
                <w:rFonts w:eastAsia="Times New Roman" w:cs="Arial"/>
                <w:color w:val="FFFFFF" w:themeColor="background1"/>
                <w:sz w:val="16"/>
                <w:szCs w:val="16"/>
              </w:rPr>
              <w:t xml:space="preserve">Q4 </w:t>
            </w:r>
            <w:r>
              <w:rPr>
                <w:rFonts w:eastAsia="Times New Roman" w:cs="Arial"/>
                <w:color w:val="FFFFFF" w:themeColor="background1"/>
                <w:sz w:val="16"/>
                <w:szCs w:val="16"/>
              </w:rPr>
              <w:br/>
            </w:r>
            <w:r w:rsidRPr="00794CEE">
              <w:rPr>
                <w:rFonts w:eastAsia="Times New Roman" w:cs="Arial"/>
                <w:color w:val="FFFFFF" w:themeColor="background1"/>
                <w:sz w:val="16"/>
                <w:szCs w:val="16"/>
              </w:rPr>
              <w:t>Oct-14</w:t>
            </w:r>
          </w:p>
        </w:tc>
        <w:tc>
          <w:tcPr>
            <w:tcW w:w="826" w:type="dxa"/>
            <w:tcBorders>
              <w:top w:val="single" w:sz="8" w:space="0" w:color="9CC2E5" w:themeColor="accent1" w:themeTint="99"/>
            </w:tcBorders>
            <w:shd w:val="clear" w:color="auto" w:fill="5B9BD5" w:themeFill="accent1"/>
            <w:vAlign w:val="center"/>
            <w:hideMark/>
          </w:tcPr>
          <w:p w14:paraId="4BD67531" w14:textId="142E98DE" w:rsidR="002F5B73" w:rsidRPr="00794CEE" w:rsidRDefault="002F5B73" w:rsidP="002F5B73">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FFFFFF"/>
                <w:sz w:val="16"/>
                <w:szCs w:val="16"/>
              </w:rPr>
            </w:pPr>
            <w:r w:rsidRPr="00794CEE">
              <w:rPr>
                <w:rFonts w:eastAsia="Times New Roman" w:cs="Arial"/>
                <w:color w:val="FFFFFF" w:themeColor="background1"/>
                <w:sz w:val="16"/>
                <w:szCs w:val="16"/>
              </w:rPr>
              <w:t xml:space="preserve">Q1 </w:t>
            </w:r>
            <w:r>
              <w:rPr>
                <w:rFonts w:eastAsia="Times New Roman" w:cs="Arial"/>
                <w:color w:val="FFFFFF" w:themeColor="background1"/>
                <w:sz w:val="16"/>
                <w:szCs w:val="16"/>
              </w:rPr>
              <w:br/>
            </w:r>
            <w:r w:rsidRPr="00794CEE">
              <w:rPr>
                <w:rFonts w:eastAsia="Times New Roman" w:cs="Arial"/>
                <w:color w:val="FFFFFF" w:themeColor="background1"/>
                <w:sz w:val="16"/>
                <w:szCs w:val="16"/>
              </w:rPr>
              <w:t>Jan-15</w:t>
            </w:r>
          </w:p>
        </w:tc>
        <w:tc>
          <w:tcPr>
            <w:tcW w:w="826" w:type="dxa"/>
            <w:tcBorders>
              <w:top w:val="single" w:sz="8" w:space="0" w:color="9CC2E5" w:themeColor="accent1" w:themeTint="99"/>
            </w:tcBorders>
            <w:shd w:val="clear" w:color="auto" w:fill="5B9BD5" w:themeFill="accent1"/>
            <w:vAlign w:val="center"/>
            <w:hideMark/>
          </w:tcPr>
          <w:p w14:paraId="7D5AA79F" w14:textId="5AAB3D3C" w:rsidR="002F5B73" w:rsidRPr="00794CEE" w:rsidRDefault="002F5B73" w:rsidP="002F5B73">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FFFFFF"/>
                <w:sz w:val="16"/>
                <w:szCs w:val="16"/>
              </w:rPr>
            </w:pPr>
            <w:r w:rsidRPr="00794CEE">
              <w:rPr>
                <w:rFonts w:eastAsia="Times New Roman" w:cs="Arial"/>
                <w:color w:val="FFFFFF" w:themeColor="background1"/>
                <w:sz w:val="16"/>
                <w:szCs w:val="16"/>
              </w:rPr>
              <w:t xml:space="preserve">Q2 </w:t>
            </w:r>
            <w:r>
              <w:rPr>
                <w:rFonts w:eastAsia="Times New Roman" w:cs="Arial"/>
                <w:color w:val="FFFFFF" w:themeColor="background1"/>
                <w:sz w:val="16"/>
                <w:szCs w:val="16"/>
              </w:rPr>
              <w:br/>
            </w:r>
            <w:r w:rsidRPr="00794CEE">
              <w:rPr>
                <w:rFonts w:eastAsia="Times New Roman" w:cs="Arial"/>
                <w:color w:val="FFFFFF" w:themeColor="background1"/>
                <w:sz w:val="16"/>
                <w:szCs w:val="16"/>
              </w:rPr>
              <w:t>Apr-15</w:t>
            </w:r>
          </w:p>
        </w:tc>
        <w:tc>
          <w:tcPr>
            <w:tcW w:w="826" w:type="dxa"/>
            <w:tcBorders>
              <w:top w:val="single" w:sz="8" w:space="0" w:color="9CC2E5" w:themeColor="accent1" w:themeTint="99"/>
            </w:tcBorders>
            <w:shd w:val="clear" w:color="auto" w:fill="5B9BD5" w:themeFill="accent1"/>
            <w:vAlign w:val="center"/>
            <w:hideMark/>
          </w:tcPr>
          <w:p w14:paraId="19DD8243" w14:textId="765916A9" w:rsidR="002F5B73" w:rsidRPr="00794CEE" w:rsidRDefault="002F5B73" w:rsidP="002F5B73">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FFFFFF"/>
                <w:sz w:val="16"/>
                <w:szCs w:val="16"/>
              </w:rPr>
            </w:pPr>
            <w:r w:rsidRPr="00794CEE">
              <w:rPr>
                <w:rFonts w:eastAsia="Times New Roman" w:cs="Arial"/>
                <w:color w:val="FFFFFF" w:themeColor="background1"/>
                <w:sz w:val="16"/>
                <w:szCs w:val="16"/>
              </w:rPr>
              <w:t xml:space="preserve">Q3 </w:t>
            </w:r>
            <w:r>
              <w:rPr>
                <w:rFonts w:eastAsia="Times New Roman" w:cs="Arial"/>
                <w:color w:val="FFFFFF" w:themeColor="background1"/>
                <w:sz w:val="16"/>
                <w:szCs w:val="16"/>
              </w:rPr>
              <w:br/>
            </w:r>
            <w:r w:rsidRPr="00794CEE">
              <w:rPr>
                <w:rFonts w:eastAsia="Times New Roman" w:cs="Arial"/>
                <w:color w:val="FFFFFF" w:themeColor="background1"/>
                <w:sz w:val="16"/>
                <w:szCs w:val="16"/>
              </w:rPr>
              <w:t>July-15</w:t>
            </w:r>
          </w:p>
        </w:tc>
        <w:tc>
          <w:tcPr>
            <w:tcW w:w="848" w:type="dxa"/>
            <w:tcBorders>
              <w:top w:val="single" w:sz="8" w:space="0" w:color="9CC2E5" w:themeColor="accent1" w:themeTint="99"/>
            </w:tcBorders>
            <w:shd w:val="clear" w:color="auto" w:fill="5B9BD5" w:themeFill="accent1"/>
            <w:vAlign w:val="center"/>
            <w:hideMark/>
          </w:tcPr>
          <w:p w14:paraId="61DB15C9" w14:textId="52C758DD" w:rsidR="002F5B73" w:rsidRPr="00794CEE" w:rsidRDefault="002F5B73" w:rsidP="002F5B73">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FFFFFF"/>
                <w:sz w:val="16"/>
                <w:szCs w:val="16"/>
              </w:rPr>
            </w:pPr>
            <w:r w:rsidRPr="00794CEE">
              <w:rPr>
                <w:rFonts w:eastAsia="Times New Roman" w:cs="Arial"/>
                <w:color w:val="FFFFFF" w:themeColor="background1"/>
                <w:sz w:val="16"/>
                <w:szCs w:val="16"/>
              </w:rPr>
              <w:t xml:space="preserve">Q4 </w:t>
            </w:r>
            <w:r>
              <w:rPr>
                <w:rFonts w:eastAsia="Times New Roman" w:cs="Arial"/>
                <w:color w:val="FFFFFF" w:themeColor="background1"/>
                <w:sz w:val="16"/>
                <w:szCs w:val="16"/>
              </w:rPr>
              <w:br/>
            </w:r>
            <w:r w:rsidRPr="00794CEE">
              <w:rPr>
                <w:rFonts w:eastAsia="Times New Roman" w:cs="Arial"/>
                <w:color w:val="FFFFFF" w:themeColor="background1"/>
                <w:sz w:val="16"/>
                <w:szCs w:val="16"/>
              </w:rPr>
              <w:t>Oct-15</w:t>
            </w:r>
          </w:p>
        </w:tc>
        <w:tc>
          <w:tcPr>
            <w:tcW w:w="848" w:type="dxa"/>
            <w:tcBorders>
              <w:top w:val="single" w:sz="8" w:space="0" w:color="9CC2E5" w:themeColor="accent1" w:themeTint="99"/>
            </w:tcBorders>
            <w:shd w:val="clear" w:color="auto" w:fill="5B9BD5" w:themeFill="accent1"/>
          </w:tcPr>
          <w:p w14:paraId="26D827E5" w14:textId="5BFB31AC" w:rsidR="002F5B73" w:rsidRPr="00794CEE" w:rsidRDefault="002F5B73" w:rsidP="002F5B73">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FFFFFF" w:themeColor="background1"/>
                <w:sz w:val="16"/>
                <w:szCs w:val="16"/>
              </w:rPr>
            </w:pPr>
            <w:r w:rsidRPr="00794CEE">
              <w:rPr>
                <w:rFonts w:eastAsia="Times New Roman" w:cs="Arial"/>
                <w:color w:val="FFFFFF" w:themeColor="background1"/>
                <w:sz w:val="16"/>
                <w:szCs w:val="16"/>
              </w:rPr>
              <w:t xml:space="preserve">Q1 </w:t>
            </w:r>
            <w:r>
              <w:rPr>
                <w:rFonts w:eastAsia="Times New Roman" w:cs="Arial"/>
                <w:color w:val="FFFFFF" w:themeColor="background1"/>
                <w:sz w:val="16"/>
                <w:szCs w:val="16"/>
              </w:rPr>
              <w:br/>
            </w:r>
            <w:r w:rsidRPr="00794CEE">
              <w:rPr>
                <w:rFonts w:eastAsia="Times New Roman" w:cs="Arial"/>
                <w:color w:val="FFFFFF" w:themeColor="background1"/>
                <w:sz w:val="16"/>
                <w:szCs w:val="16"/>
              </w:rPr>
              <w:t>Jan-16</w:t>
            </w:r>
          </w:p>
        </w:tc>
        <w:tc>
          <w:tcPr>
            <w:tcW w:w="995" w:type="dxa"/>
            <w:tcBorders>
              <w:top w:val="single" w:sz="8" w:space="0" w:color="9CC2E5" w:themeColor="accent1" w:themeTint="99"/>
            </w:tcBorders>
            <w:shd w:val="clear" w:color="auto" w:fill="5B9BD5" w:themeFill="accent1"/>
          </w:tcPr>
          <w:p w14:paraId="4B7E8A53" w14:textId="4EAD8766" w:rsidR="002F5B73" w:rsidRPr="00794CEE" w:rsidRDefault="002F5B73" w:rsidP="002F5B73">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FFFFFF" w:themeColor="background1"/>
                <w:sz w:val="16"/>
                <w:szCs w:val="16"/>
              </w:rPr>
            </w:pPr>
            <w:r w:rsidRPr="00794CEE">
              <w:rPr>
                <w:rFonts w:eastAsia="Times New Roman" w:cs="Arial"/>
                <w:color w:val="FFFFFF" w:themeColor="background1"/>
                <w:sz w:val="16"/>
                <w:szCs w:val="16"/>
              </w:rPr>
              <w:t xml:space="preserve">Q2 </w:t>
            </w:r>
            <w:r>
              <w:rPr>
                <w:rFonts w:eastAsia="Times New Roman" w:cs="Arial"/>
                <w:color w:val="FFFFFF" w:themeColor="background1"/>
                <w:sz w:val="16"/>
                <w:szCs w:val="16"/>
              </w:rPr>
              <w:br/>
            </w:r>
            <w:r w:rsidRPr="00794CEE">
              <w:rPr>
                <w:rFonts w:eastAsia="Times New Roman" w:cs="Arial"/>
                <w:color w:val="FFFFFF" w:themeColor="background1"/>
                <w:sz w:val="16"/>
                <w:szCs w:val="16"/>
              </w:rPr>
              <w:t>Apr-16</w:t>
            </w:r>
          </w:p>
        </w:tc>
      </w:tr>
      <w:tr w:rsidR="002F5B73" w:rsidRPr="00794CEE" w14:paraId="7559AC46" w14:textId="508D634D" w:rsidTr="004B1401">
        <w:trPr>
          <w:trHeight w:val="315"/>
        </w:trPr>
        <w:tc>
          <w:tcPr>
            <w:cnfStyle w:val="001000000000" w:firstRow="0" w:lastRow="0" w:firstColumn="1" w:lastColumn="0" w:oddVBand="0" w:evenVBand="0" w:oddHBand="0" w:evenHBand="0" w:firstRowFirstColumn="0" w:firstRowLastColumn="0" w:lastRowFirstColumn="0" w:lastRowLastColumn="0"/>
            <w:tcW w:w="1116" w:type="dxa"/>
            <w:tcBorders>
              <w:right w:val="single" w:sz="8" w:space="0" w:color="9CC2E5" w:themeColor="accent1" w:themeTint="99"/>
            </w:tcBorders>
            <w:vAlign w:val="center"/>
            <w:hideMark/>
          </w:tcPr>
          <w:p w14:paraId="1BAAE13D" w14:textId="77777777" w:rsidR="002F5B73" w:rsidRPr="00794CEE" w:rsidRDefault="002F5B73" w:rsidP="002F5B73">
            <w:pPr>
              <w:spacing w:line="240" w:lineRule="auto"/>
              <w:jc w:val="center"/>
              <w:rPr>
                <w:rFonts w:eastAsia="Times New Roman" w:cs="Arial"/>
                <w:color w:val="000000"/>
                <w:sz w:val="16"/>
                <w:szCs w:val="16"/>
              </w:rPr>
            </w:pPr>
            <w:r w:rsidRPr="00794CEE">
              <w:rPr>
                <w:rFonts w:eastAsia="Times New Roman" w:cs="Arial"/>
                <w:color w:val="000000"/>
                <w:sz w:val="16"/>
                <w:szCs w:val="16"/>
              </w:rPr>
              <w:t>PL Normal</w:t>
            </w:r>
          </w:p>
        </w:tc>
        <w:tc>
          <w:tcPr>
            <w:tcW w:w="826" w:type="dxa"/>
            <w:tcBorders>
              <w:left w:val="single" w:sz="8" w:space="0" w:color="9CC2E5" w:themeColor="accent1" w:themeTint="99"/>
            </w:tcBorders>
            <w:vAlign w:val="center"/>
          </w:tcPr>
          <w:p w14:paraId="058FABCB" w14:textId="3BD12F1F" w:rsidR="002F5B73" w:rsidRPr="00794CEE" w:rsidRDefault="002F5B73" w:rsidP="002F5B73">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p>
        </w:tc>
        <w:tc>
          <w:tcPr>
            <w:tcW w:w="826" w:type="dxa"/>
            <w:vAlign w:val="center"/>
          </w:tcPr>
          <w:p w14:paraId="73BE3AEC" w14:textId="11D1E1D4" w:rsidR="002F5B73" w:rsidRPr="00794CEE" w:rsidRDefault="002F5B73" w:rsidP="002F5B73">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p>
        </w:tc>
        <w:tc>
          <w:tcPr>
            <w:tcW w:w="826" w:type="dxa"/>
            <w:vAlign w:val="center"/>
          </w:tcPr>
          <w:p w14:paraId="63E76811" w14:textId="46DFC693" w:rsidR="002F5B73" w:rsidRPr="00794CEE" w:rsidRDefault="002F5B73" w:rsidP="002F5B73">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p>
        </w:tc>
        <w:tc>
          <w:tcPr>
            <w:tcW w:w="826" w:type="dxa"/>
            <w:vAlign w:val="center"/>
          </w:tcPr>
          <w:p w14:paraId="3F904997" w14:textId="72C9E840" w:rsidR="002F5B73" w:rsidRPr="00794CEE" w:rsidRDefault="002F5B73" w:rsidP="002F5B73">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p>
        </w:tc>
        <w:tc>
          <w:tcPr>
            <w:tcW w:w="826" w:type="dxa"/>
            <w:vAlign w:val="center"/>
          </w:tcPr>
          <w:p w14:paraId="1D63F189" w14:textId="15016D47" w:rsidR="002F5B73" w:rsidRPr="00794CEE" w:rsidRDefault="002F5B73" w:rsidP="002F5B73">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p>
        </w:tc>
        <w:tc>
          <w:tcPr>
            <w:tcW w:w="826" w:type="dxa"/>
            <w:vAlign w:val="center"/>
          </w:tcPr>
          <w:p w14:paraId="1E35D9C8" w14:textId="323ACE19" w:rsidR="002F5B73" w:rsidRPr="00794CEE" w:rsidRDefault="002F5B73" w:rsidP="002F5B73">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p>
        </w:tc>
        <w:tc>
          <w:tcPr>
            <w:tcW w:w="826" w:type="dxa"/>
            <w:vAlign w:val="center"/>
          </w:tcPr>
          <w:p w14:paraId="12F08C4D" w14:textId="621A9E61" w:rsidR="002F5B73" w:rsidRPr="00794CEE" w:rsidRDefault="002F5B73" w:rsidP="002F5B73">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p>
        </w:tc>
        <w:tc>
          <w:tcPr>
            <w:tcW w:w="848" w:type="dxa"/>
            <w:vAlign w:val="center"/>
          </w:tcPr>
          <w:p w14:paraId="314313C1" w14:textId="0AF7DE5F" w:rsidR="002F5B73" w:rsidRPr="00794CEE" w:rsidRDefault="002F5B73" w:rsidP="002F5B73">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p>
        </w:tc>
        <w:tc>
          <w:tcPr>
            <w:tcW w:w="848" w:type="dxa"/>
            <w:vAlign w:val="center"/>
          </w:tcPr>
          <w:p w14:paraId="25850B94" w14:textId="19AFDE82" w:rsidR="002F5B73" w:rsidRPr="00794CEE" w:rsidRDefault="002F5B73" w:rsidP="002F5B73">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p>
        </w:tc>
        <w:tc>
          <w:tcPr>
            <w:tcW w:w="995" w:type="dxa"/>
            <w:vAlign w:val="center"/>
          </w:tcPr>
          <w:p w14:paraId="5B274FF2" w14:textId="557236DF" w:rsidR="002F5B73" w:rsidRPr="00794CEE" w:rsidRDefault="002F5B73" w:rsidP="002F5B73">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p>
        </w:tc>
      </w:tr>
      <w:tr w:rsidR="002F5B73" w:rsidRPr="00794CEE" w14:paraId="72059BA8" w14:textId="0E32E1FD" w:rsidTr="004B1401">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16" w:type="dxa"/>
            <w:tcBorders>
              <w:right w:val="single" w:sz="8" w:space="0" w:color="9CC2E5" w:themeColor="accent1" w:themeTint="99"/>
            </w:tcBorders>
            <w:vAlign w:val="center"/>
            <w:hideMark/>
          </w:tcPr>
          <w:p w14:paraId="0C32FF7B" w14:textId="77777777" w:rsidR="002F5B73" w:rsidRPr="00794CEE" w:rsidRDefault="002F5B73" w:rsidP="002F5B73">
            <w:pPr>
              <w:spacing w:line="240" w:lineRule="auto"/>
              <w:jc w:val="center"/>
              <w:rPr>
                <w:rFonts w:eastAsia="Times New Roman" w:cs="Arial"/>
                <w:color w:val="000000"/>
                <w:sz w:val="16"/>
                <w:szCs w:val="16"/>
              </w:rPr>
            </w:pPr>
            <w:r w:rsidRPr="00794CEE">
              <w:rPr>
                <w:rFonts w:eastAsia="Times New Roman" w:cs="Arial"/>
                <w:color w:val="000000"/>
                <w:sz w:val="16"/>
                <w:szCs w:val="16"/>
              </w:rPr>
              <w:t>SMA</w:t>
            </w:r>
          </w:p>
        </w:tc>
        <w:tc>
          <w:tcPr>
            <w:tcW w:w="826" w:type="dxa"/>
            <w:tcBorders>
              <w:left w:val="single" w:sz="8" w:space="0" w:color="9CC2E5" w:themeColor="accent1" w:themeTint="99"/>
            </w:tcBorders>
            <w:vAlign w:val="center"/>
          </w:tcPr>
          <w:p w14:paraId="1B7FC383" w14:textId="1E9E8446" w:rsidR="002F5B73" w:rsidRPr="00794CEE" w:rsidRDefault="002F5B73" w:rsidP="002F5B73">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p>
        </w:tc>
        <w:tc>
          <w:tcPr>
            <w:tcW w:w="826" w:type="dxa"/>
            <w:vAlign w:val="center"/>
          </w:tcPr>
          <w:p w14:paraId="0F7C4A6A" w14:textId="1ED9A513" w:rsidR="002F5B73" w:rsidRPr="00794CEE" w:rsidRDefault="002F5B73" w:rsidP="002F5B73">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p>
        </w:tc>
        <w:tc>
          <w:tcPr>
            <w:tcW w:w="826" w:type="dxa"/>
            <w:vAlign w:val="center"/>
          </w:tcPr>
          <w:p w14:paraId="2E3F8579" w14:textId="4A399A1A" w:rsidR="002F5B73" w:rsidRPr="00794CEE" w:rsidRDefault="002F5B73" w:rsidP="002F5B73">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p>
        </w:tc>
        <w:tc>
          <w:tcPr>
            <w:tcW w:w="826" w:type="dxa"/>
            <w:vAlign w:val="center"/>
          </w:tcPr>
          <w:p w14:paraId="55F038F0" w14:textId="10D804B7" w:rsidR="002F5B73" w:rsidRPr="00794CEE" w:rsidRDefault="002F5B73" w:rsidP="002F5B73">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p>
        </w:tc>
        <w:tc>
          <w:tcPr>
            <w:tcW w:w="826" w:type="dxa"/>
            <w:vAlign w:val="center"/>
          </w:tcPr>
          <w:p w14:paraId="7BC5420D" w14:textId="56BC4CB8" w:rsidR="002F5B73" w:rsidRPr="00794CEE" w:rsidRDefault="002F5B73" w:rsidP="002F5B73">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p>
        </w:tc>
        <w:tc>
          <w:tcPr>
            <w:tcW w:w="826" w:type="dxa"/>
            <w:vAlign w:val="center"/>
          </w:tcPr>
          <w:p w14:paraId="5983D805" w14:textId="3102E29C" w:rsidR="002F5B73" w:rsidRPr="00794CEE" w:rsidRDefault="002F5B73" w:rsidP="002F5B73">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p>
        </w:tc>
        <w:tc>
          <w:tcPr>
            <w:tcW w:w="826" w:type="dxa"/>
            <w:vAlign w:val="center"/>
          </w:tcPr>
          <w:p w14:paraId="320315DA" w14:textId="2DFF2A34" w:rsidR="002F5B73" w:rsidRPr="00794CEE" w:rsidRDefault="002F5B73" w:rsidP="002F5B73">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p>
        </w:tc>
        <w:tc>
          <w:tcPr>
            <w:tcW w:w="848" w:type="dxa"/>
            <w:vAlign w:val="center"/>
          </w:tcPr>
          <w:p w14:paraId="3B6A2476" w14:textId="599115D3" w:rsidR="002F5B73" w:rsidRPr="00794CEE" w:rsidRDefault="002F5B73" w:rsidP="002F5B73">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p>
        </w:tc>
        <w:tc>
          <w:tcPr>
            <w:tcW w:w="848" w:type="dxa"/>
            <w:vAlign w:val="center"/>
          </w:tcPr>
          <w:p w14:paraId="07F8D97C" w14:textId="03366A1A" w:rsidR="002F5B73" w:rsidRPr="00794CEE" w:rsidRDefault="002F5B73" w:rsidP="002F5B73">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p>
        </w:tc>
        <w:tc>
          <w:tcPr>
            <w:tcW w:w="995" w:type="dxa"/>
            <w:vAlign w:val="center"/>
          </w:tcPr>
          <w:p w14:paraId="5114700A" w14:textId="63099F70" w:rsidR="002F5B73" w:rsidRPr="00794CEE" w:rsidRDefault="002F5B73" w:rsidP="002F5B73">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p>
        </w:tc>
      </w:tr>
      <w:tr w:rsidR="002F5B73" w:rsidRPr="00794CEE" w14:paraId="34830273" w14:textId="181B1444" w:rsidTr="004B1401">
        <w:trPr>
          <w:trHeight w:val="315"/>
        </w:trPr>
        <w:tc>
          <w:tcPr>
            <w:cnfStyle w:val="001000000000" w:firstRow="0" w:lastRow="0" w:firstColumn="1" w:lastColumn="0" w:oddVBand="0" w:evenVBand="0" w:oddHBand="0" w:evenHBand="0" w:firstRowFirstColumn="0" w:firstRowLastColumn="0" w:lastRowFirstColumn="0" w:lastRowLastColumn="0"/>
            <w:tcW w:w="1116" w:type="dxa"/>
            <w:tcBorders>
              <w:right w:val="single" w:sz="8" w:space="0" w:color="9CC2E5" w:themeColor="accent1" w:themeTint="99"/>
            </w:tcBorders>
            <w:vAlign w:val="center"/>
            <w:hideMark/>
          </w:tcPr>
          <w:p w14:paraId="5C315F3C" w14:textId="77777777" w:rsidR="002F5B73" w:rsidRPr="00794CEE" w:rsidRDefault="002F5B73" w:rsidP="002F5B73">
            <w:pPr>
              <w:spacing w:line="240" w:lineRule="auto"/>
              <w:jc w:val="center"/>
              <w:rPr>
                <w:rFonts w:eastAsia="Times New Roman" w:cs="Arial"/>
                <w:color w:val="000000"/>
                <w:sz w:val="16"/>
                <w:szCs w:val="16"/>
              </w:rPr>
            </w:pPr>
            <w:r w:rsidRPr="00794CEE">
              <w:rPr>
                <w:rFonts w:eastAsia="Times New Roman" w:cs="Arial"/>
                <w:color w:val="000000"/>
                <w:sz w:val="16"/>
                <w:szCs w:val="16"/>
              </w:rPr>
              <w:t>Reschedule</w:t>
            </w:r>
          </w:p>
        </w:tc>
        <w:tc>
          <w:tcPr>
            <w:tcW w:w="826" w:type="dxa"/>
            <w:tcBorders>
              <w:left w:val="single" w:sz="8" w:space="0" w:color="9CC2E5" w:themeColor="accent1" w:themeTint="99"/>
            </w:tcBorders>
            <w:vAlign w:val="center"/>
          </w:tcPr>
          <w:p w14:paraId="6D1F6D84" w14:textId="3F001764" w:rsidR="002F5B73" w:rsidRPr="00794CEE" w:rsidRDefault="002F5B73" w:rsidP="002F5B73">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p>
        </w:tc>
        <w:tc>
          <w:tcPr>
            <w:tcW w:w="826" w:type="dxa"/>
            <w:vAlign w:val="center"/>
          </w:tcPr>
          <w:p w14:paraId="69B9504B" w14:textId="12220AAC" w:rsidR="002F5B73" w:rsidRPr="00794CEE" w:rsidRDefault="002F5B73" w:rsidP="002F5B73">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p>
        </w:tc>
        <w:tc>
          <w:tcPr>
            <w:tcW w:w="826" w:type="dxa"/>
            <w:vAlign w:val="center"/>
          </w:tcPr>
          <w:p w14:paraId="054A4A75" w14:textId="009FEBB4" w:rsidR="002F5B73" w:rsidRPr="00794CEE" w:rsidRDefault="002F5B73" w:rsidP="002F5B73">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p>
        </w:tc>
        <w:tc>
          <w:tcPr>
            <w:tcW w:w="826" w:type="dxa"/>
            <w:vAlign w:val="center"/>
          </w:tcPr>
          <w:p w14:paraId="0E170BA0" w14:textId="78C38A5C" w:rsidR="002F5B73" w:rsidRPr="00794CEE" w:rsidRDefault="002F5B73" w:rsidP="002F5B73">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p>
        </w:tc>
        <w:tc>
          <w:tcPr>
            <w:tcW w:w="826" w:type="dxa"/>
            <w:vAlign w:val="center"/>
          </w:tcPr>
          <w:p w14:paraId="2525B78B" w14:textId="1A0624EE" w:rsidR="002F5B73" w:rsidRPr="00794CEE" w:rsidRDefault="002F5B73" w:rsidP="002F5B73">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p>
        </w:tc>
        <w:tc>
          <w:tcPr>
            <w:tcW w:w="826" w:type="dxa"/>
            <w:vAlign w:val="center"/>
          </w:tcPr>
          <w:p w14:paraId="32FF0EBD" w14:textId="77D74F32" w:rsidR="002F5B73" w:rsidRPr="00794CEE" w:rsidRDefault="002F5B73" w:rsidP="002F5B73">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p>
        </w:tc>
        <w:tc>
          <w:tcPr>
            <w:tcW w:w="826" w:type="dxa"/>
            <w:vAlign w:val="center"/>
          </w:tcPr>
          <w:p w14:paraId="7DE527D2" w14:textId="3A9817D6" w:rsidR="002F5B73" w:rsidRPr="00794CEE" w:rsidRDefault="002F5B73" w:rsidP="002F5B73">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p>
        </w:tc>
        <w:tc>
          <w:tcPr>
            <w:tcW w:w="848" w:type="dxa"/>
            <w:vAlign w:val="center"/>
          </w:tcPr>
          <w:p w14:paraId="5B35A836" w14:textId="53994926" w:rsidR="002F5B73" w:rsidRPr="00794CEE" w:rsidRDefault="002F5B73" w:rsidP="002F5B73">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p>
        </w:tc>
        <w:tc>
          <w:tcPr>
            <w:tcW w:w="848" w:type="dxa"/>
            <w:vAlign w:val="center"/>
          </w:tcPr>
          <w:p w14:paraId="7A3E80F0" w14:textId="7482A8F9" w:rsidR="002F5B73" w:rsidRPr="00794CEE" w:rsidRDefault="002F5B73" w:rsidP="002F5B73">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p>
        </w:tc>
        <w:tc>
          <w:tcPr>
            <w:tcW w:w="995" w:type="dxa"/>
            <w:vAlign w:val="center"/>
          </w:tcPr>
          <w:p w14:paraId="61E52601" w14:textId="42453803" w:rsidR="002F5B73" w:rsidRPr="00794CEE" w:rsidRDefault="002F5B73" w:rsidP="002F5B73">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p>
        </w:tc>
      </w:tr>
      <w:tr w:rsidR="002F5B73" w:rsidRPr="00794CEE" w14:paraId="59AF6390" w14:textId="2EEFE222" w:rsidTr="004B1401">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16" w:type="dxa"/>
            <w:tcBorders>
              <w:right w:val="single" w:sz="8" w:space="0" w:color="9CC2E5" w:themeColor="accent1" w:themeTint="99"/>
            </w:tcBorders>
            <w:vAlign w:val="center"/>
            <w:hideMark/>
          </w:tcPr>
          <w:p w14:paraId="2101BFA9" w14:textId="77777777" w:rsidR="002F5B73" w:rsidRPr="00794CEE" w:rsidRDefault="002F5B73" w:rsidP="002F5B73">
            <w:pPr>
              <w:spacing w:line="240" w:lineRule="auto"/>
              <w:jc w:val="center"/>
              <w:rPr>
                <w:rFonts w:eastAsia="Times New Roman" w:cs="Arial"/>
                <w:color w:val="000000"/>
                <w:sz w:val="16"/>
                <w:szCs w:val="16"/>
              </w:rPr>
            </w:pPr>
            <w:r w:rsidRPr="00794CEE">
              <w:rPr>
                <w:rFonts w:eastAsia="Times New Roman" w:cs="Arial"/>
                <w:color w:val="000000"/>
                <w:sz w:val="16"/>
                <w:szCs w:val="16"/>
              </w:rPr>
              <w:t>Restructure</w:t>
            </w:r>
          </w:p>
        </w:tc>
        <w:tc>
          <w:tcPr>
            <w:tcW w:w="826" w:type="dxa"/>
            <w:tcBorders>
              <w:left w:val="single" w:sz="8" w:space="0" w:color="9CC2E5" w:themeColor="accent1" w:themeTint="99"/>
            </w:tcBorders>
            <w:vAlign w:val="center"/>
          </w:tcPr>
          <w:p w14:paraId="5B226D9E" w14:textId="2DD2ADA7" w:rsidR="002F5B73" w:rsidRPr="00794CEE" w:rsidRDefault="002F5B73" w:rsidP="002F5B73">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p>
        </w:tc>
        <w:tc>
          <w:tcPr>
            <w:tcW w:w="826" w:type="dxa"/>
            <w:vAlign w:val="center"/>
          </w:tcPr>
          <w:p w14:paraId="52D41B37" w14:textId="16EA1920" w:rsidR="002F5B73" w:rsidRPr="00794CEE" w:rsidRDefault="002F5B73" w:rsidP="002F5B73">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p>
        </w:tc>
        <w:tc>
          <w:tcPr>
            <w:tcW w:w="826" w:type="dxa"/>
            <w:vAlign w:val="center"/>
          </w:tcPr>
          <w:p w14:paraId="2E24FE80" w14:textId="50603BFC" w:rsidR="002F5B73" w:rsidRPr="00794CEE" w:rsidRDefault="002F5B73" w:rsidP="002F5B73">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p>
        </w:tc>
        <w:tc>
          <w:tcPr>
            <w:tcW w:w="826" w:type="dxa"/>
            <w:vAlign w:val="center"/>
          </w:tcPr>
          <w:p w14:paraId="5C442F18" w14:textId="759781EC" w:rsidR="002F5B73" w:rsidRPr="00794CEE" w:rsidRDefault="002F5B73" w:rsidP="002F5B73">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p>
        </w:tc>
        <w:tc>
          <w:tcPr>
            <w:tcW w:w="826" w:type="dxa"/>
            <w:vAlign w:val="center"/>
          </w:tcPr>
          <w:p w14:paraId="3ECF8735" w14:textId="7920ACF1" w:rsidR="002F5B73" w:rsidRPr="00794CEE" w:rsidRDefault="002F5B73" w:rsidP="002F5B73">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p>
        </w:tc>
        <w:tc>
          <w:tcPr>
            <w:tcW w:w="826" w:type="dxa"/>
            <w:vAlign w:val="center"/>
          </w:tcPr>
          <w:p w14:paraId="3A82CDC7" w14:textId="38A3A5E9" w:rsidR="002F5B73" w:rsidRPr="00794CEE" w:rsidRDefault="002F5B73" w:rsidP="002F5B73">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p>
        </w:tc>
        <w:tc>
          <w:tcPr>
            <w:tcW w:w="826" w:type="dxa"/>
            <w:vAlign w:val="center"/>
          </w:tcPr>
          <w:p w14:paraId="471D16BF" w14:textId="017D2290" w:rsidR="002F5B73" w:rsidRPr="00794CEE" w:rsidRDefault="002F5B73" w:rsidP="002F5B73">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p>
        </w:tc>
        <w:tc>
          <w:tcPr>
            <w:tcW w:w="848" w:type="dxa"/>
            <w:vAlign w:val="center"/>
          </w:tcPr>
          <w:p w14:paraId="41FE73DB" w14:textId="10D2C931" w:rsidR="002F5B73" w:rsidRPr="00794CEE" w:rsidRDefault="002F5B73" w:rsidP="002F5B73">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p>
        </w:tc>
        <w:tc>
          <w:tcPr>
            <w:tcW w:w="848" w:type="dxa"/>
            <w:vAlign w:val="center"/>
          </w:tcPr>
          <w:p w14:paraId="5DD1E3B7" w14:textId="470B1FE1" w:rsidR="002F5B73" w:rsidRPr="00794CEE" w:rsidRDefault="002F5B73" w:rsidP="002F5B73">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p>
        </w:tc>
        <w:tc>
          <w:tcPr>
            <w:tcW w:w="995" w:type="dxa"/>
            <w:vAlign w:val="center"/>
          </w:tcPr>
          <w:p w14:paraId="43C31029" w14:textId="018E316F" w:rsidR="002F5B73" w:rsidRPr="00794CEE" w:rsidRDefault="002F5B73" w:rsidP="002F5B73">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p>
        </w:tc>
      </w:tr>
      <w:tr w:rsidR="002F5B73" w:rsidRPr="00794CEE" w14:paraId="1096053E" w14:textId="2D4FDE9F" w:rsidTr="002F5B73">
        <w:trPr>
          <w:trHeight w:val="315"/>
        </w:trPr>
        <w:tc>
          <w:tcPr>
            <w:cnfStyle w:val="001000000000" w:firstRow="0" w:lastRow="0" w:firstColumn="1" w:lastColumn="0" w:oddVBand="0" w:evenVBand="0" w:oddHBand="0" w:evenHBand="0" w:firstRowFirstColumn="0" w:firstRowLastColumn="0" w:lastRowFirstColumn="0" w:lastRowLastColumn="0"/>
            <w:tcW w:w="1116" w:type="dxa"/>
            <w:tcBorders>
              <w:right w:val="single" w:sz="8" w:space="0" w:color="9CC2E5" w:themeColor="accent1" w:themeTint="99"/>
            </w:tcBorders>
            <w:vAlign w:val="center"/>
            <w:hideMark/>
          </w:tcPr>
          <w:p w14:paraId="388B5E55" w14:textId="77777777" w:rsidR="002F5B73" w:rsidRPr="00794CEE" w:rsidRDefault="002F5B73" w:rsidP="002F5B73">
            <w:pPr>
              <w:spacing w:line="240" w:lineRule="auto"/>
              <w:jc w:val="center"/>
              <w:rPr>
                <w:rFonts w:eastAsia="Times New Roman" w:cs="Arial"/>
                <w:color w:val="000000"/>
                <w:sz w:val="16"/>
                <w:szCs w:val="16"/>
              </w:rPr>
            </w:pPr>
            <w:r w:rsidRPr="00794CEE">
              <w:rPr>
                <w:rFonts w:eastAsia="Times New Roman" w:cs="Arial"/>
                <w:color w:val="000000"/>
                <w:sz w:val="16"/>
                <w:szCs w:val="16"/>
              </w:rPr>
              <w:t>Total</w:t>
            </w:r>
          </w:p>
        </w:tc>
        <w:tc>
          <w:tcPr>
            <w:tcW w:w="826" w:type="dxa"/>
            <w:tcBorders>
              <w:left w:val="single" w:sz="8" w:space="0" w:color="9CC2E5" w:themeColor="accent1" w:themeTint="99"/>
            </w:tcBorders>
            <w:vAlign w:val="center"/>
            <w:hideMark/>
          </w:tcPr>
          <w:p w14:paraId="55AEC69C" w14:textId="77777777" w:rsidR="002F5B73" w:rsidRPr="00794CEE" w:rsidRDefault="002F5B73" w:rsidP="002F5B73">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794CEE">
              <w:rPr>
                <w:rFonts w:eastAsia="Times New Roman" w:cs="Arial"/>
                <w:color w:val="000000"/>
                <w:sz w:val="16"/>
                <w:szCs w:val="16"/>
              </w:rPr>
              <w:t>1.61%</w:t>
            </w:r>
          </w:p>
        </w:tc>
        <w:tc>
          <w:tcPr>
            <w:tcW w:w="826" w:type="dxa"/>
            <w:vAlign w:val="center"/>
            <w:hideMark/>
          </w:tcPr>
          <w:p w14:paraId="2D061F72" w14:textId="77777777" w:rsidR="002F5B73" w:rsidRPr="00794CEE" w:rsidRDefault="002F5B73" w:rsidP="002F5B73">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794CEE">
              <w:rPr>
                <w:rFonts w:eastAsia="Times New Roman" w:cs="Arial"/>
                <w:color w:val="000000"/>
                <w:sz w:val="16"/>
                <w:szCs w:val="16"/>
              </w:rPr>
              <w:t>1.82%</w:t>
            </w:r>
          </w:p>
        </w:tc>
        <w:tc>
          <w:tcPr>
            <w:tcW w:w="826" w:type="dxa"/>
            <w:vAlign w:val="center"/>
            <w:hideMark/>
          </w:tcPr>
          <w:p w14:paraId="5EF12AE9" w14:textId="77777777" w:rsidR="002F5B73" w:rsidRPr="00794CEE" w:rsidRDefault="002F5B73" w:rsidP="002F5B73">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794CEE">
              <w:rPr>
                <w:rFonts w:eastAsia="Times New Roman" w:cs="Arial"/>
                <w:color w:val="000000"/>
                <w:sz w:val="16"/>
                <w:szCs w:val="16"/>
              </w:rPr>
              <w:t>1.98%</w:t>
            </w:r>
          </w:p>
        </w:tc>
        <w:tc>
          <w:tcPr>
            <w:tcW w:w="826" w:type="dxa"/>
            <w:vAlign w:val="center"/>
            <w:hideMark/>
          </w:tcPr>
          <w:p w14:paraId="650805F5" w14:textId="77777777" w:rsidR="002F5B73" w:rsidRPr="00794CEE" w:rsidRDefault="002F5B73" w:rsidP="002F5B73">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794CEE">
              <w:rPr>
                <w:rFonts w:eastAsia="Times New Roman" w:cs="Arial"/>
                <w:color w:val="000000"/>
                <w:sz w:val="16"/>
                <w:szCs w:val="16"/>
              </w:rPr>
              <w:t>2.25%</w:t>
            </w:r>
          </w:p>
        </w:tc>
        <w:tc>
          <w:tcPr>
            <w:tcW w:w="826" w:type="dxa"/>
            <w:vAlign w:val="center"/>
            <w:hideMark/>
          </w:tcPr>
          <w:p w14:paraId="7FD9759F" w14:textId="77777777" w:rsidR="002F5B73" w:rsidRPr="00794CEE" w:rsidRDefault="002F5B73" w:rsidP="002F5B73">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794CEE">
              <w:rPr>
                <w:rFonts w:eastAsia="Times New Roman" w:cs="Arial"/>
                <w:color w:val="000000"/>
                <w:sz w:val="16"/>
                <w:szCs w:val="16"/>
              </w:rPr>
              <w:t>2.41%</w:t>
            </w:r>
          </w:p>
        </w:tc>
        <w:tc>
          <w:tcPr>
            <w:tcW w:w="826" w:type="dxa"/>
            <w:vAlign w:val="center"/>
            <w:hideMark/>
          </w:tcPr>
          <w:p w14:paraId="54824AFF" w14:textId="77777777" w:rsidR="002F5B73" w:rsidRPr="00794CEE" w:rsidRDefault="002F5B73" w:rsidP="002F5B73">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794CEE">
              <w:rPr>
                <w:rFonts w:eastAsia="Times New Roman" w:cs="Arial"/>
                <w:color w:val="000000"/>
                <w:sz w:val="16"/>
                <w:szCs w:val="16"/>
              </w:rPr>
              <w:t>2.46%</w:t>
            </w:r>
          </w:p>
        </w:tc>
        <w:tc>
          <w:tcPr>
            <w:tcW w:w="826" w:type="dxa"/>
            <w:vAlign w:val="center"/>
            <w:hideMark/>
          </w:tcPr>
          <w:p w14:paraId="25840AC1" w14:textId="77777777" w:rsidR="002F5B73" w:rsidRPr="00794CEE" w:rsidRDefault="002F5B73" w:rsidP="002F5B73">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794CEE">
              <w:rPr>
                <w:rFonts w:eastAsia="Times New Roman" w:cs="Arial"/>
                <w:color w:val="000000"/>
                <w:sz w:val="16"/>
                <w:szCs w:val="16"/>
              </w:rPr>
              <w:t>2.67%</w:t>
            </w:r>
          </w:p>
        </w:tc>
        <w:tc>
          <w:tcPr>
            <w:tcW w:w="848" w:type="dxa"/>
            <w:vAlign w:val="center"/>
            <w:hideMark/>
          </w:tcPr>
          <w:p w14:paraId="559D5A17" w14:textId="77777777" w:rsidR="002F5B73" w:rsidRPr="00794CEE" w:rsidRDefault="002F5B73" w:rsidP="002F5B73">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794CEE">
              <w:rPr>
                <w:rFonts w:eastAsia="Times New Roman" w:cs="Arial"/>
                <w:color w:val="000000"/>
                <w:sz w:val="16"/>
                <w:szCs w:val="16"/>
              </w:rPr>
              <w:t>2.63%</w:t>
            </w:r>
          </w:p>
        </w:tc>
        <w:tc>
          <w:tcPr>
            <w:tcW w:w="848" w:type="dxa"/>
            <w:vAlign w:val="center"/>
          </w:tcPr>
          <w:p w14:paraId="703890AC" w14:textId="423B2EAE" w:rsidR="002F5B73" w:rsidRPr="00794CEE" w:rsidRDefault="002F5B73" w:rsidP="002F5B73">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794CEE">
              <w:rPr>
                <w:rFonts w:eastAsia="Times New Roman" w:cs="Arial"/>
                <w:color w:val="000000"/>
                <w:sz w:val="16"/>
                <w:szCs w:val="16"/>
              </w:rPr>
              <w:t>2.53%</w:t>
            </w:r>
          </w:p>
        </w:tc>
        <w:tc>
          <w:tcPr>
            <w:tcW w:w="995" w:type="dxa"/>
            <w:vAlign w:val="center"/>
          </w:tcPr>
          <w:p w14:paraId="6C1C388D" w14:textId="737AAE70" w:rsidR="002F5B73" w:rsidRPr="00794CEE" w:rsidRDefault="002F5B73" w:rsidP="002F5B73">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794CEE">
              <w:rPr>
                <w:rFonts w:eastAsia="Times New Roman" w:cs="Arial"/>
                <w:color w:val="000000"/>
                <w:sz w:val="16"/>
                <w:szCs w:val="16"/>
              </w:rPr>
              <w:t>2.56%</w:t>
            </w:r>
          </w:p>
        </w:tc>
      </w:tr>
    </w:tbl>
    <w:p w14:paraId="53E57612" w14:textId="77777777" w:rsidR="00794CEE" w:rsidRDefault="00794CEE" w:rsidP="00794CEE"/>
    <w:p w14:paraId="424D34F3" w14:textId="77777777" w:rsidR="00C80CC3" w:rsidRPr="00794E4D" w:rsidRDefault="00C80CC3" w:rsidP="00C80CC3">
      <w:pPr>
        <w:pStyle w:val="Caption"/>
        <w:rPr>
          <w:rFonts w:cs="Arial"/>
        </w:rPr>
      </w:pPr>
      <w:r w:rsidRPr="00794E4D">
        <w:rPr>
          <w:rFonts w:cs="Arial"/>
        </w:rPr>
        <w:t xml:space="preserve">Table </w:t>
      </w:r>
      <w:r w:rsidRPr="00794E4D">
        <w:rPr>
          <w:rFonts w:cs="Arial"/>
        </w:rPr>
        <w:fldChar w:fldCharType="begin"/>
      </w:r>
      <w:r w:rsidRPr="00794E4D">
        <w:rPr>
          <w:rFonts w:cs="Arial"/>
        </w:rPr>
        <w:instrText xml:space="preserve"> SEQ Table \</w:instrText>
      </w:r>
      <w:r w:rsidRPr="00794E4D">
        <w:rPr>
          <w:rFonts w:cs="Arial"/>
          <w:bCs/>
          <w:cs/>
        </w:rPr>
        <w:instrText xml:space="preserve">* </w:instrText>
      </w:r>
      <w:r w:rsidRPr="00794E4D">
        <w:rPr>
          <w:rFonts w:cs="Arial"/>
        </w:rPr>
        <w:instrText xml:space="preserve">ARABIC </w:instrText>
      </w:r>
      <w:r w:rsidRPr="00794E4D">
        <w:rPr>
          <w:rFonts w:cs="Arial"/>
        </w:rPr>
        <w:fldChar w:fldCharType="separate"/>
      </w:r>
      <w:r w:rsidR="00CC7D55">
        <w:rPr>
          <w:rFonts w:cs="Arial"/>
          <w:noProof/>
        </w:rPr>
        <w:t>7</w:t>
      </w:r>
      <w:r w:rsidRPr="00794E4D">
        <w:rPr>
          <w:rFonts w:cs="Arial"/>
        </w:rPr>
        <w:fldChar w:fldCharType="end"/>
      </w:r>
      <w:r w:rsidRPr="00794E4D">
        <w:rPr>
          <w:rFonts w:cs="Arial"/>
        </w:rPr>
        <w:t>, Default performance of the development sample</w:t>
      </w:r>
    </w:p>
    <w:p w14:paraId="26F52918" w14:textId="77777777" w:rsidR="00C80CC3" w:rsidRPr="00794E4D" w:rsidRDefault="00C80CC3" w:rsidP="00C80CC3">
      <w:pPr>
        <w:rPr>
          <w:rFonts w:cs="Arial"/>
        </w:rPr>
      </w:pPr>
    </w:p>
    <w:p w14:paraId="263636E4" w14:textId="77777777" w:rsidR="00C80CC3" w:rsidRPr="00794E4D" w:rsidRDefault="00C80CC3" w:rsidP="00C80CC3">
      <w:pPr>
        <w:spacing w:line="259" w:lineRule="auto"/>
        <w:rPr>
          <w:rFonts w:cs="Arial"/>
          <w:b/>
          <w:sz w:val="28"/>
          <w:szCs w:val="22"/>
        </w:rPr>
      </w:pPr>
      <w:r w:rsidRPr="00794E4D">
        <w:rPr>
          <w:rFonts w:cs="Arial"/>
          <w:szCs w:val="22"/>
          <w:cs/>
        </w:rPr>
        <w:br w:type="page"/>
      </w:r>
    </w:p>
    <w:p w14:paraId="08E49303" w14:textId="77777777" w:rsidR="00C80CC3" w:rsidRPr="00794E4D" w:rsidRDefault="00C80CC3" w:rsidP="00C80CC3">
      <w:pPr>
        <w:pStyle w:val="Heading2"/>
        <w:numPr>
          <w:ilvl w:val="1"/>
          <w:numId w:val="2"/>
        </w:numPr>
        <w:rPr>
          <w:rFonts w:cs="Arial"/>
        </w:rPr>
      </w:pPr>
      <w:r w:rsidRPr="00794E4D">
        <w:rPr>
          <w:rFonts w:cs="Arial"/>
        </w:rPr>
        <w:lastRenderedPageBreak/>
        <w:t>Model Development</w:t>
      </w:r>
    </w:p>
    <w:p w14:paraId="43E886D2" w14:textId="77777777" w:rsidR="00C80CC3" w:rsidRPr="00794E4D" w:rsidRDefault="00C80CC3" w:rsidP="00C80CC3">
      <w:pPr>
        <w:pStyle w:val="Heading3"/>
        <w:numPr>
          <w:ilvl w:val="2"/>
          <w:numId w:val="2"/>
        </w:numPr>
        <w:rPr>
          <w:rFonts w:cs="Arial"/>
        </w:rPr>
      </w:pPr>
      <w:r w:rsidRPr="00794E4D">
        <w:rPr>
          <w:rFonts w:cs="Arial"/>
        </w:rPr>
        <w:t>Supermaster Scale and Rating</w:t>
      </w:r>
    </w:p>
    <w:p w14:paraId="4A8910FD" w14:textId="77777777" w:rsidR="00C80CC3" w:rsidRPr="00794E4D" w:rsidRDefault="00C80CC3" w:rsidP="00C80CC3">
      <w:pPr>
        <w:keepNext/>
        <w:rPr>
          <w:rFonts w:cs="Arial"/>
        </w:rPr>
      </w:pPr>
      <w:r w:rsidRPr="00794E4D">
        <w:rPr>
          <w:rFonts w:cs="Arial"/>
        </w:rPr>
        <w:t>The first step in our PD term structure model development is the construction of supermaster rating and supermaster scale PD</w:t>
      </w:r>
      <w:r w:rsidRPr="00794E4D">
        <w:rPr>
          <w:rFonts w:cs="Arial"/>
          <w:szCs w:val="22"/>
          <w:cs/>
        </w:rPr>
        <w:t xml:space="preserve">. </w:t>
      </w:r>
      <w:r w:rsidRPr="00794E4D">
        <w:rPr>
          <w:rFonts w:cs="Arial"/>
        </w:rPr>
        <w:t>For current loan and TDR customer, we use scoring model to create ratings and thus assign a suitable rating for each customer</w:t>
      </w:r>
      <w:r w:rsidRPr="00794E4D">
        <w:rPr>
          <w:rFonts w:cs="Arial"/>
          <w:cs/>
        </w:rPr>
        <w:t xml:space="preserve">. </w:t>
      </w:r>
      <w:r w:rsidRPr="00794E4D">
        <w:rPr>
          <w:rFonts w:cs="Arial"/>
        </w:rPr>
        <w:t xml:space="preserve"> For other asset classes, we directly observe the long run historical default rate within each asset class and assign them to an appropriate rating in the supermaster</w:t>
      </w:r>
      <w:r w:rsidRPr="00794E4D">
        <w:rPr>
          <w:rFonts w:cs="Arial"/>
          <w:szCs w:val="22"/>
          <w:cs/>
        </w:rPr>
        <w:t xml:space="preserve"> </w:t>
      </w:r>
      <w:r w:rsidRPr="00794E4D">
        <w:rPr>
          <w:rFonts w:cs="Arial"/>
        </w:rPr>
        <w:t>scale</w:t>
      </w:r>
      <w:r w:rsidRPr="00794E4D">
        <w:rPr>
          <w:rFonts w:cs="Arial"/>
          <w:cs/>
        </w:rPr>
        <w:t xml:space="preserve">. </w:t>
      </w:r>
    </w:p>
    <w:p w14:paraId="075D8691" w14:textId="77777777" w:rsidR="00C80CC3" w:rsidRPr="00794E4D" w:rsidRDefault="00507825" w:rsidP="00C80CC3">
      <w:pPr>
        <w:keepNext/>
        <w:rPr>
          <w:rFonts w:cs="Arial"/>
        </w:rPr>
      </w:pPr>
      <w:r w:rsidRPr="00794E4D">
        <w:rPr>
          <w:rFonts w:cs="Arial"/>
        </w:rPr>
        <w:object w:dxaOrig="9574" w:dyaOrig="5390" w14:anchorId="2F2F2ECD">
          <v:shape id="_x0000_i1029" type="#_x0000_t75" style="width:451.9pt;height:205.35pt" o:ole="">
            <v:imagedata r:id="rId24" o:title=""/>
          </v:shape>
          <o:OLEObject Type="Embed" ProgID="PowerPoint.Slide.12" ShapeID="_x0000_i1029" DrawAspect="Content" ObjectID="_1622987542" r:id="rId25"/>
        </w:object>
      </w:r>
    </w:p>
    <w:p w14:paraId="2A00152F" w14:textId="77777777" w:rsidR="00C80CC3" w:rsidRPr="00794E4D" w:rsidRDefault="00C80CC3" w:rsidP="00C80CC3">
      <w:pPr>
        <w:pStyle w:val="Caption"/>
        <w:rPr>
          <w:rFonts w:cs="Arial"/>
        </w:rPr>
      </w:pPr>
      <w:r w:rsidRPr="00794E4D">
        <w:rPr>
          <w:rFonts w:cs="Arial"/>
        </w:rPr>
        <w:t xml:space="preserve">Figure </w:t>
      </w:r>
      <w:r w:rsidRPr="00794E4D">
        <w:rPr>
          <w:rFonts w:cs="Arial"/>
        </w:rPr>
        <w:fldChar w:fldCharType="begin"/>
      </w:r>
      <w:r w:rsidRPr="00794E4D">
        <w:rPr>
          <w:rFonts w:cs="Arial"/>
        </w:rPr>
        <w:instrText xml:space="preserve"> SEQ Figure \</w:instrText>
      </w:r>
      <w:r w:rsidRPr="00794E4D">
        <w:rPr>
          <w:rFonts w:cs="Arial"/>
          <w:bCs/>
          <w:cs/>
        </w:rPr>
        <w:instrText xml:space="preserve">* </w:instrText>
      </w:r>
      <w:r w:rsidRPr="00794E4D">
        <w:rPr>
          <w:rFonts w:cs="Arial"/>
        </w:rPr>
        <w:instrText xml:space="preserve">ARABIC </w:instrText>
      </w:r>
      <w:r w:rsidRPr="00794E4D">
        <w:rPr>
          <w:rFonts w:cs="Arial"/>
        </w:rPr>
        <w:fldChar w:fldCharType="separate"/>
      </w:r>
      <w:r w:rsidR="00CC7D55">
        <w:rPr>
          <w:rFonts w:cs="Arial"/>
          <w:noProof/>
        </w:rPr>
        <w:t>4</w:t>
      </w:r>
      <w:r w:rsidRPr="00794E4D">
        <w:rPr>
          <w:rFonts w:cs="Arial"/>
        </w:rPr>
        <w:fldChar w:fldCharType="end"/>
      </w:r>
      <w:r w:rsidRPr="00794E4D">
        <w:rPr>
          <w:rFonts w:cs="Arial"/>
        </w:rPr>
        <w:t>, Overview of Data Input</w:t>
      </w:r>
    </w:p>
    <w:p w14:paraId="603981DE" w14:textId="77777777" w:rsidR="00C80CC3" w:rsidRPr="00794E4D" w:rsidRDefault="00C80CC3" w:rsidP="00C80CC3">
      <w:pPr>
        <w:rPr>
          <w:rFonts w:cs="Arial"/>
          <w:szCs w:val="22"/>
          <w:cs/>
        </w:rPr>
      </w:pPr>
      <w:r w:rsidRPr="00794E4D">
        <w:rPr>
          <w:rFonts w:cs="Arial"/>
        </w:rPr>
        <w:t>The outcome of this exercise is the supermaster rating and scale as shown below</w:t>
      </w:r>
      <w:r w:rsidRPr="00794E4D">
        <w:rPr>
          <w:rFonts w:cs="Arial"/>
          <w:szCs w:val="22"/>
          <w:cs/>
        </w:rPr>
        <w:t xml:space="preserve">. </w:t>
      </w:r>
      <w:r w:rsidRPr="00794E4D">
        <w:rPr>
          <w:rFonts w:cs="Arial"/>
        </w:rPr>
        <w:t xml:space="preserve">The PD in each rating </w:t>
      </w:r>
      <w:proofErr w:type="gramStart"/>
      <w:r w:rsidRPr="00794E4D">
        <w:rPr>
          <w:rFonts w:cs="Arial"/>
        </w:rPr>
        <w:t>are</w:t>
      </w:r>
      <w:proofErr w:type="gramEnd"/>
      <w:r w:rsidRPr="00794E4D">
        <w:rPr>
          <w:rFonts w:cs="Arial"/>
        </w:rPr>
        <w:t xml:space="preserve"> calibrated to the long run default performance up to June 2016</w:t>
      </w:r>
      <w:r w:rsidRPr="00794E4D">
        <w:rPr>
          <w:rFonts w:cs="Arial"/>
          <w:szCs w:val="22"/>
          <w:cs/>
        </w:rPr>
        <w:t>.</w:t>
      </w:r>
    </w:p>
    <w:tbl>
      <w:tblPr>
        <w:tblW w:w="473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2"/>
        <w:gridCol w:w="1515"/>
        <w:gridCol w:w="1235"/>
        <w:gridCol w:w="1235"/>
        <w:gridCol w:w="1236"/>
        <w:gridCol w:w="1058"/>
        <w:gridCol w:w="1135"/>
      </w:tblGrid>
      <w:tr w:rsidR="004B1401" w:rsidRPr="00794E4D" w14:paraId="18ACE5C2" w14:textId="77777777" w:rsidTr="004B1401">
        <w:trPr>
          <w:trHeight w:val="405"/>
        </w:trPr>
        <w:tc>
          <w:tcPr>
            <w:tcW w:w="767" w:type="pct"/>
            <w:vMerge w:val="restart"/>
            <w:shd w:val="clear" w:color="auto" w:fill="auto"/>
            <w:vAlign w:val="center"/>
            <w:hideMark/>
          </w:tcPr>
          <w:p w14:paraId="1937FAAA" w14:textId="77777777" w:rsidR="004B1401" w:rsidRPr="00794E4D" w:rsidRDefault="004B1401" w:rsidP="000E2554">
            <w:pPr>
              <w:spacing w:after="0" w:line="240" w:lineRule="auto"/>
              <w:jc w:val="center"/>
              <w:rPr>
                <w:rFonts w:eastAsia="Times New Roman" w:cs="Arial"/>
                <w:b/>
                <w:bCs/>
                <w:color w:val="000000"/>
                <w:sz w:val="16"/>
                <w:szCs w:val="16"/>
              </w:rPr>
            </w:pPr>
            <w:r w:rsidRPr="00794E4D">
              <w:rPr>
                <w:rFonts w:cs="Arial"/>
                <w:cs/>
              </w:rPr>
              <w:br w:type="page"/>
            </w:r>
            <w:r w:rsidRPr="00794E4D">
              <w:rPr>
                <w:rFonts w:eastAsia="Times New Roman" w:cs="Arial"/>
                <w:b/>
                <w:bCs/>
                <w:color w:val="000000"/>
                <w:sz w:val="16"/>
                <w:szCs w:val="16"/>
              </w:rPr>
              <w:t>Supermaster Rating</w:t>
            </w:r>
          </w:p>
        </w:tc>
        <w:tc>
          <w:tcPr>
            <w:tcW w:w="865" w:type="pct"/>
            <w:vMerge w:val="restart"/>
            <w:shd w:val="clear" w:color="auto" w:fill="auto"/>
            <w:vAlign w:val="center"/>
            <w:hideMark/>
          </w:tcPr>
          <w:p w14:paraId="13981D82" w14:textId="77777777" w:rsidR="004B1401" w:rsidRPr="00794E4D" w:rsidRDefault="004B1401" w:rsidP="000E2554">
            <w:pPr>
              <w:spacing w:after="0" w:line="240" w:lineRule="auto"/>
              <w:jc w:val="center"/>
              <w:rPr>
                <w:rFonts w:eastAsia="Times New Roman" w:cs="Arial"/>
                <w:b/>
                <w:bCs/>
                <w:color w:val="000000"/>
                <w:sz w:val="16"/>
                <w:szCs w:val="16"/>
              </w:rPr>
            </w:pPr>
            <w:r w:rsidRPr="00794E4D">
              <w:rPr>
                <w:rFonts w:eastAsia="Times New Roman" w:cs="Arial"/>
                <w:b/>
                <w:bCs/>
                <w:color w:val="000000"/>
                <w:sz w:val="16"/>
                <w:szCs w:val="16"/>
              </w:rPr>
              <w:t>Asset_class</w:t>
            </w:r>
          </w:p>
        </w:tc>
        <w:tc>
          <w:tcPr>
            <w:tcW w:w="2116" w:type="pct"/>
            <w:gridSpan w:val="3"/>
            <w:vAlign w:val="center"/>
          </w:tcPr>
          <w:p w14:paraId="4DB0BE38" w14:textId="77777777" w:rsidR="004B1401" w:rsidRPr="00794E4D" w:rsidRDefault="004B1401" w:rsidP="000E2554">
            <w:pPr>
              <w:spacing w:after="0" w:line="240" w:lineRule="auto"/>
              <w:jc w:val="center"/>
              <w:rPr>
                <w:rFonts w:eastAsia="Times New Roman" w:cs="Arial"/>
                <w:b/>
                <w:bCs/>
                <w:color w:val="000000"/>
                <w:sz w:val="16"/>
                <w:szCs w:val="16"/>
              </w:rPr>
            </w:pPr>
            <w:r w:rsidRPr="00794E4D">
              <w:rPr>
                <w:rFonts w:eastAsia="Times New Roman" w:cs="Arial"/>
                <w:b/>
                <w:bCs/>
                <w:color w:val="000000"/>
                <w:sz w:val="16"/>
                <w:szCs w:val="16"/>
              </w:rPr>
              <w:t>B</w:t>
            </w:r>
            <w:r w:rsidRPr="00794E4D">
              <w:rPr>
                <w:rFonts w:eastAsia="Times New Roman" w:cs="Arial"/>
                <w:b/>
                <w:bCs/>
                <w:color w:val="000000"/>
                <w:sz w:val="16"/>
                <w:szCs w:val="16"/>
                <w:cs/>
              </w:rPr>
              <w:t>-</w:t>
            </w:r>
            <w:r w:rsidRPr="00794E4D">
              <w:rPr>
                <w:rFonts w:eastAsia="Times New Roman" w:cs="Arial"/>
                <w:b/>
                <w:bCs/>
                <w:color w:val="000000"/>
                <w:sz w:val="16"/>
                <w:szCs w:val="16"/>
              </w:rPr>
              <w:t>Score Range</w:t>
            </w:r>
          </w:p>
        </w:tc>
        <w:tc>
          <w:tcPr>
            <w:tcW w:w="604" w:type="pct"/>
            <w:shd w:val="clear" w:color="auto" w:fill="auto"/>
            <w:vAlign w:val="center"/>
            <w:hideMark/>
          </w:tcPr>
          <w:p w14:paraId="107E5AD0" w14:textId="77777777" w:rsidR="004B1401" w:rsidRPr="00794E4D" w:rsidRDefault="004B1401" w:rsidP="000E2554">
            <w:pPr>
              <w:spacing w:after="0" w:line="240" w:lineRule="auto"/>
              <w:jc w:val="center"/>
              <w:rPr>
                <w:rFonts w:eastAsia="Times New Roman" w:cs="Arial"/>
                <w:b/>
                <w:bCs/>
                <w:color w:val="000000"/>
                <w:sz w:val="16"/>
                <w:szCs w:val="16"/>
              </w:rPr>
            </w:pPr>
            <w:r w:rsidRPr="00794E4D">
              <w:rPr>
                <w:rFonts w:eastAsia="Times New Roman" w:cs="Arial"/>
                <w:b/>
                <w:bCs/>
                <w:color w:val="000000"/>
                <w:sz w:val="16"/>
                <w:szCs w:val="16"/>
              </w:rPr>
              <w:t>PD Master Scale</w:t>
            </w:r>
          </w:p>
        </w:tc>
        <w:tc>
          <w:tcPr>
            <w:tcW w:w="648" w:type="pct"/>
            <w:shd w:val="clear" w:color="auto" w:fill="auto"/>
            <w:vAlign w:val="center"/>
            <w:hideMark/>
          </w:tcPr>
          <w:p w14:paraId="6270B3C1" w14:textId="77777777" w:rsidR="004B1401" w:rsidRPr="00794E4D" w:rsidRDefault="004B1401" w:rsidP="000E2554">
            <w:pPr>
              <w:spacing w:after="0" w:line="240" w:lineRule="auto"/>
              <w:jc w:val="center"/>
              <w:rPr>
                <w:rFonts w:eastAsia="Times New Roman" w:cs="Arial"/>
                <w:b/>
                <w:bCs/>
                <w:color w:val="000000"/>
                <w:sz w:val="16"/>
                <w:szCs w:val="16"/>
              </w:rPr>
            </w:pPr>
            <w:r w:rsidRPr="00794E4D">
              <w:rPr>
                <w:rFonts w:eastAsia="Times New Roman" w:cs="Arial"/>
                <w:b/>
                <w:bCs/>
                <w:color w:val="000000"/>
                <w:sz w:val="16"/>
                <w:szCs w:val="16"/>
              </w:rPr>
              <w:t>201612</w:t>
            </w:r>
          </w:p>
        </w:tc>
      </w:tr>
      <w:tr w:rsidR="004B1401" w:rsidRPr="00794E4D" w14:paraId="74AB2BB2" w14:textId="77777777" w:rsidTr="004B1401">
        <w:trPr>
          <w:trHeight w:val="300"/>
        </w:trPr>
        <w:tc>
          <w:tcPr>
            <w:tcW w:w="767" w:type="pct"/>
            <w:vMerge/>
            <w:vAlign w:val="center"/>
            <w:hideMark/>
          </w:tcPr>
          <w:p w14:paraId="3BF6F382" w14:textId="77777777" w:rsidR="004B1401" w:rsidRPr="00794E4D" w:rsidRDefault="004B1401" w:rsidP="000E2554">
            <w:pPr>
              <w:spacing w:after="0" w:line="240" w:lineRule="auto"/>
              <w:rPr>
                <w:rFonts w:eastAsia="Times New Roman" w:cs="Arial"/>
                <w:b/>
                <w:bCs/>
                <w:color w:val="000000"/>
                <w:sz w:val="16"/>
                <w:szCs w:val="16"/>
              </w:rPr>
            </w:pPr>
          </w:p>
        </w:tc>
        <w:tc>
          <w:tcPr>
            <w:tcW w:w="865" w:type="pct"/>
            <w:vMerge/>
            <w:vAlign w:val="center"/>
            <w:hideMark/>
          </w:tcPr>
          <w:p w14:paraId="0BE88644" w14:textId="77777777" w:rsidR="004B1401" w:rsidRPr="00794E4D" w:rsidRDefault="004B1401" w:rsidP="000E2554">
            <w:pPr>
              <w:spacing w:after="0" w:line="240" w:lineRule="auto"/>
              <w:rPr>
                <w:rFonts w:eastAsia="Times New Roman" w:cs="Arial"/>
                <w:b/>
                <w:bCs/>
                <w:color w:val="000000"/>
                <w:sz w:val="16"/>
                <w:szCs w:val="16"/>
              </w:rPr>
            </w:pPr>
          </w:p>
        </w:tc>
        <w:tc>
          <w:tcPr>
            <w:tcW w:w="705" w:type="pct"/>
            <w:vAlign w:val="center"/>
          </w:tcPr>
          <w:p w14:paraId="72738F7B" w14:textId="77777777" w:rsidR="004B1401" w:rsidRPr="00794E4D" w:rsidRDefault="004B1401" w:rsidP="000E2554">
            <w:pPr>
              <w:spacing w:after="0" w:line="240" w:lineRule="auto"/>
              <w:jc w:val="center"/>
              <w:rPr>
                <w:rFonts w:eastAsia="Times New Roman" w:cs="Arial"/>
                <w:b/>
                <w:bCs/>
                <w:color w:val="000000"/>
                <w:sz w:val="16"/>
                <w:szCs w:val="16"/>
              </w:rPr>
            </w:pPr>
            <w:r w:rsidRPr="00794E4D">
              <w:rPr>
                <w:rFonts w:eastAsia="Times New Roman" w:cs="Arial"/>
                <w:b/>
                <w:bCs/>
                <w:color w:val="000000"/>
                <w:sz w:val="16"/>
                <w:szCs w:val="16"/>
              </w:rPr>
              <w:t>New Car</w:t>
            </w:r>
          </w:p>
        </w:tc>
        <w:tc>
          <w:tcPr>
            <w:tcW w:w="705" w:type="pct"/>
            <w:vAlign w:val="center"/>
          </w:tcPr>
          <w:p w14:paraId="5654450A" w14:textId="77777777" w:rsidR="004B1401" w:rsidRPr="00794E4D" w:rsidRDefault="004B1401" w:rsidP="000E2554">
            <w:pPr>
              <w:spacing w:after="0" w:line="240" w:lineRule="auto"/>
              <w:jc w:val="center"/>
              <w:rPr>
                <w:rFonts w:eastAsia="Times New Roman" w:cs="Arial"/>
                <w:b/>
                <w:bCs/>
                <w:color w:val="000000"/>
                <w:sz w:val="16"/>
                <w:szCs w:val="16"/>
              </w:rPr>
            </w:pPr>
            <w:r w:rsidRPr="00794E4D">
              <w:rPr>
                <w:rFonts w:eastAsia="Times New Roman" w:cs="Arial"/>
                <w:b/>
                <w:bCs/>
                <w:color w:val="000000"/>
                <w:sz w:val="16"/>
                <w:szCs w:val="16"/>
              </w:rPr>
              <w:t>Used Car</w:t>
            </w:r>
          </w:p>
        </w:tc>
        <w:tc>
          <w:tcPr>
            <w:tcW w:w="705" w:type="pct"/>
            <w:shd w:val="clear" w:color="auto" w:fill="auto"/>
            <w:vAlign w:val="center"/>
            <w:hideMark/>
          </w:tcPr>
          <w:p w14:paraId="79E96513" w14:textId="77777777" w:rsidR="004B1401" w:rsidRPr="00794E4D" w:rsidRDefault="004B1401" w:rsidP="000E2554">
            <w:pPr>
              <w:spacing w:after="0" w:line="240" w:lineRule="auto"/>
              <w:jc w:val="center"/>
              <w:rPr>
                <w:rFonts w:eastAsia="Times New Roman" w:cs="Arial"/>
                <w:b/>
                <w:bCs/>
                <w:color w:val="000000"/>
                <w:sz w:val="16"/>
                <w:szCs w:val="16"/>
              </w:rPr>
            </w:pPr>
            <w:r w:rsidRPr="00794E4D">
              <w:rPr>
                <w:rFonts w:eastAsia="Times New Roman" w:cs="Arial"/>
                <w:b/>
                <w:bCs/>
                <w:color w:val="000000"/>
                <w:sz w:val="16"/>
                <w:szCs w:val="16"/>
              </w:rPr>
              <w:t>K Car</w:t>
            </w:r>
          </w:p>
        </w:tc>
        <w:tc>
          <w:tcPr>
            <w:tcW w:w="604" w:type="pct"/>
            <w:shd w:val="clear" w:color="auto" w:fill="auto"/>
            <w:vAlign w:val="center"/>
            <w:hideMark/>
          </w:tcPr>
          <w:p w14:paraId="09D77EF2" w14:textId="77777777" w:rsidR="004B1401" w:rsidRPr="00794E4D" w:rsidRDefault="004B1401" w:rsidP="000E2554">
            <w:pPr>
              <w:spacing w:after="0" w:line="240" w:lineRule="auto"/>
              <w:jc w:val="center"/>
              <w:rPr>
                <w:rFonts w:eastAsia="Times New Roman" w:cs="Arial"/>
                <w:b/>
                <w:bCs/>
                <w:color w:val="000000"/>
                <w:sz w:val="16"/>
                <w:szCs w:val="16"/>
              </w:rPr>
            </w:pPr>
            <w:r w:rsidRPr="00794E4D">
              <w:rPr>
                <w:rFonts w:eastAsia="Times New Roman" w:cs="Arial"/>
                <w:b/>
                <w:bCs/>
                <w:color w:val="000000"/>
                <w:sz w:val="16"/>
                <w:szCs w:val="16"/>
              </w:rPr>
              <w:t>30</w:t>
            </w:r>
            <w:r w:rsidRPr="00794E4D">
              <w:rPr>
                <w:rFonts w:eastAsia="Times New Roman" w:cs="Arial"/>
                <w:b/>
                <w:bCs/>
                <w:color w:val="000000"/>
                <w:sz w:val="16"/>
                <w:szCs w:val="16"/>
                <w:cs/>
              </w:rPr>
              <w:t>/</w:t>
            </w:r>
            <w:r w:rsidRPr="00794E4D">
              <w:rPr>
                <w:rFonts w:eastAsia="Times New Roman" w:cs="Arial"/>
                <w:b/>
                <w:bCs/>
                <w:color w:val="000000"/>
                <w:sz w:val="16"/>
                <w:szCs w:val="16"/>
              </w:rPr>
              <w:t>1</w:t>
            </w:r>
            <w:r w:rsidRPr="00794E4D">
              <w:rPr>
                <w:rFonts w:eastAsia="Times New Roman" w:cs="Arial"/>
                <w:b/>
                <w:bCs/>
                <w:color w:val="000000"/>
                <w:sz w:val="16"/>
                <w:szCs w:val="16"/>
                <w:cs/>
              </w:rPr>
              <w:t>/</w:t>
            </w:r>
            <w:r w:rsidRPr="00794E4D">
              <w:rPr>
                <w:rFonts w:eastAsia="Times New Roman" w:cs="Arial"/>
                <w:b/>
                <w:bCs/>
                <w:color w:val="000000"/>
                <w:sz w:val="16"/>
                <w:szCs w:val="16"/>
              </w:rPr>
              <w:t>2018</w:t>
            </w:r>
          </w:p>
        </w:tc>
        <w:tc>
          <w:tcPr>
            <w:tcW w:w="648" w:type="pct"/>
            <w:shd w:val="clear" w:color="auto" w:fill="auto"/>
            <w:vAlign w:val="center"/>
            <w:hideMark/>
          </w:tcPr>
          <w:p w14:paraId="1335091C" w14:textId="77777777" w:rsidR="004B1401" w:rsidRPr="00794E4D" w:rsidRDefault="004B1401" w:rsidP="000E2554">
            <w:pPr>
              <w:spacing w:after="0" w:line="240" w:lineRule="auto"/>
              <w:jc w:val="center"/>
              <w:rPr>
                <w:rFonts w:eastAsia="Times New Roman" w:cs="Arial"/>
                <w:b/>
                <w:bCs/>
                <w:color w:val="000000"/>
                <w:sz w:val="16"/>
                <w:szCs w:val="16"/>
              </w:rPr>
            </w:pPr>
            <w:r w:rsidRPr="00794E4D">
              <w:rPr>
                <w:rFonts w:eastAsia="Times New Roman" w:cs="Arial"/>
                <w:b/>
                <w:bCs/>
                <w:color w:val="000000"/>
                <w:sz w:val="16"/>
                <w:szCs w:val="16"/>
              </w:rPr>
              <w:t>Actual DR</w:t>
            </w:r>
          </w:p>
        </w:tc>
      </w:tr>
      <w:tr w:rsidR="004B1401" w:rsidRPr="00794E4D" w14:paraId="0B4CBDC2" w14:textId="77777777" w:rsidTr="004B1401">
        <w:trPr>
          <w:trHeight w:val="300"/>
        </w:trPr>
        <w:tc>
          <w:tcPr>
            <w:tcW w:w="767" w:type="pct"/>
            <w:shd w:val="clear" w:color="auto" w:fill="auto"/>
            <w:noWrap/>
            <w:vAlign w:val="center"/>
            <w:hideMark/>
          </w:tcPr>
          <w:p w14:paraId="65B8322A" w14:textId="77777777" w:rsidR="004B1401" w:rsidRPr="00794E4D" w:rsidRDefault="004B1401" w:rsidP="000E2554">
            <w:pPr>
              <w:spacing w:after="0" w:line="240" w:lineRule="auto"/>
              <w:jc w:val="center"/>
              <w:rPr>
                <w:rFonts w:eastAsia="Times New Roman" w:cs="Arial"/>
                <w:color w:val="000000"/>
                <w:sz w:val="16"/>
                <w:szCs w:val="16"/>
              </w:rPr>
            </w:pPr>
            <w:r w:rsidRPr="00794E4D">
              <w:rPr>
                <w:rFonts w:eastAsia="Times New Roman" w:cs="Arial"/>
                <w:color w:val="000000"/>
                <w:sz w:val="16"/>
                <w:szCs w:val="16"/>
              </w:rPr>
              <w:t>1</w:t>
            </w:r>
          </w:p>
        </w:tc>
        <w:tc>
          <w:tcPr>
            <w:tcW w:w="865" w:type="pct"/>
            <w:shd w:val="clear" w:color="auto" w:fill="auto"/>
            <w:noWrap/>
            <w:vAlign w:val="center"/>
            <w:hideMark/>
          </w:tcPr>
          <w:p w14:paraId="666961AD" w14:textId="77777777" w:rsidR="004B1401" w:rsidRPr="00794E4D" w:rsidRDefault="004B1401" w:rsidP="000E2554">
            <w:pPr>
              <w:spacing w:after="0" w:line="240" w:lineRule="auto"/>
              <w:jc w:val="center"/>
              <w:rPr>
                <w:rFonts w:eastAsia="Times New Roman" w:cs="Arial"/>
                <w:color w:val="000000"/>
                <w:sz w:val="16"/>
                <w:szCs w:val="16"/>
              </w:rPr>
            </w:pPr>
            <w:r w:rsidRPr="00794E4D">
              <w:rPr>
                <w:rFonts w:eastAsia="Times New Roman" w:cs="Arial"/>
                <w:color w:val="000000"/>
                <w:sz w:val="16"/>
                <w:szCs w:val="16"/>
              </w:rPr>
              <w:t>PL Normal</w:t>
            </w:r>
          </w:p>
        </w:tc>
        <w:tc>
          <w:tcPr>
            <w:tcW w:w="705" w:type="pct"/>
            <w:vAlign w:val="center"/>
          </w:tcPr>
          <w:p w14:paraId="73D523AE" w14:textId="77777777" w:rsidR="004B1401" w:rsidRPr="00794E4D" w:rsidRDefault="004B1401" w:rsidP="000E2554">
            <w:pPr>
              <w:spacing w:after="0" w:line="240" w:lineRule="auto"/>
              <w:jc w:val="center"/>
              <w:rPr>
                <w:rFonts w:eastAsia="Times New Roman" w:cs="Arial"/>
                <w:color w:val="000000"/>
                <w:sz w:val="16"/>
                <w:szCs w:val="16"/>
              </w:rPr>
            </w:pPr>
            <w:r w:rsidRPr="00794E4D">
              <w:rPr>
                <w:rFonts w:eastAsia="Times New Roman" w:cs="Arial"/>
                <w:color w:val="000000"/>
                <w:sz w:val="16"/>
                <w:szCs w:val="16"/>
              </w:rPr>
              <w:t>&gt;935</w:t>
            </w:r>
          </w:p>
        </w:tc>
        <w:tc>
          <w:tcPr>
            <w:tcW w:w="705" w:type="pct"/>
            <w:vAlign w:val="center"/>
          </w:tcPr>
          <w:p w14:paraId="52C6B163" w14:textId="77777777" w:rsidR="004B1401" w:rsidRPr="00794E4D" w:rsidRDefault="004B1401" w:rsidP="000E2554">
            <w:pPr>
              <w:spacing w:after="0" w:line="240" w:lineRule="auto"/>
              <w:jc w:val="center"/>
              <w:rPr>
                <w:rFonts w:eastAsia="Times New Roman" w:cs="Arial"/>
                <w:color w:val="000000"/>
                <w:sz w:val="16"/>
                <w:szCs w:val="16"/>
              </w:rPr>
            </w:pPr>
            <w:r w:rsidRPr="00794E4D">
              <w:rPr>
                <w:rFonts w:eastAsia="Times New Roman" w:cs="Arial"/>
                <w:color w:val="000000"/>
                <w:sz w:val="16"/>
                <w:szCs w:val="16"/>
              </w:rPr>
              <w:t>&gt;1074</w:t>
            </w:r>
          </w:p>
        </w:tc>
        <w:tc>
          <w:tcPr>
            <w:tcW w:w="705" w:type="pct"/>
            <w:shd w:val="clear" w:color="auto" w:fill="auto"/>
            <w:noWrap/>
            <w:vAlign w:val="center"/>
          </w:tcPr>
          <w:p w14:paraId="2B900173" w14:textId="77777777" w:rsidR="004B1401" w:rsidRPr="00794E4D" w:rsidRDefault="004B1401" w:rsidP="000E2554">
            <w:pPr>
              <w:spacing w:after="0" w:line="240" w:lineRule="auto"/>
              <w:jc w:val="center"/>
              <w:rPr>
                <w:rFonts w:eastAsia="Times New Roman" w:cs="Arial"/>
                <w:color w:val="000000"/>
                <w:sz w:val="16"/>
                <w:szCs w:val="16"/>
              </w:rPr>
            </w:pPr>
            <w:r w:rsidRPr="00794E4D">
              <w:rPr>
                <w:rFonts w:eastAsia="Times New Roman" w:cs="Arial"/>
                <w:color w:val="000000"/>
                <w:sz w:val="16"/>
                <w:szCs w:val="16"/>
              </w:rPr>
              <w:t>&gt;941</w:t>
            </w:r>
          </w:p>
        </w:tc>
        <w:tc>
          <w:tcPr>
            <w:tcW w:w="604" w:type="pct"/>
            <w:shd w:val="clear" w:color="auto" w:fill="auto"/>
            <w:noWrap/>
            <w:vAlign w:val="center"/>
            <w:hideMark/>
          </w:tcPr>
          <w:p w14:paraId="4E94747D" w14:textId="77777777" w:rsidR="004B1401" w:rsidRPr="00794E4D" w:rsidRDefault="004B1401" w:rsidP="000E2554">
            <w:pPr>
              <w:spacing w:after="0" w:line="240" w:lineRule="auto"/>
              <w:jc w:val="center"/>
              <w:rPr>
                <w:rFonts w:eastAsia="Times New Roman" w:cs="Arial"/>
                <w:color w:val="000000"/>
                <w:sz w:val="16"/>
                <w:szCs w:val="16"/>
              </w:rPr>
            </w:pPr>
            <w:r w:rsidRPr="00794E4D">
              <w:rPr>
                <w:rFonts w:eastAsia="Times New Roman" w:cs="Arial"/>
                <w:color w:val="000000"/>
                <w:sz w:val="16"/>
                <w:szCs w:val="16"/>
              </w:rPr>
              <w:t>0</w:t>
            </w:r>
            <w:r w:rsidRPr="00794E4D">
              <w:rPr>
                <w:rFonts w:eastAsia="Times New Roman" w:cs="Arial"/>
                <w:color w:val="000000"/>
                <w:sz w:val="16"/>
                <w:szCs w:val="16"/>
                <w:cs/>
              </w:rPr>
              <w:t>.</w:t>
            </w:r>
            <w:r w:rsidRPr="00794E4D">
              <w:rPr>
                <w:rFonts w:eastAsia="Times New Roman" w:cs="Arial"/>
                <w:color w:val="000000"/>
                <w:sz w:val="16"/>
                <w:szCs w:val="16"/>
              </w:rPr>
              <w:t>16</w:t>
            </w:r>
            <w:r w:rsidRPr="00794E4D">
              <w:rPr>
                <w:rFonts w:eastAsia="Times New Roman" w:cs="Arial"/>
                <w:color w:val="000000"/>
                <w:sz w:val="16"/>
                <w:szCs w:val="16"/>
                <w:cs/>
              </w:rPr>
              <w:t>%</w:t>
            </w:r>
          </w:p>
        </w:tc>
        <w:tc>
          <w:tcPr>
            <w:tcW w:w="648" w:type="pct"/>
            <w:shd w:val="clear" w:color="auto" w:fill="auto"/>
            <w:noWrap/>
            <w:vAlign w:val="center"/>
            <w:hideMark/>
          </w:tcPr>
          <w:p w14:paraId="7FC38831" w14:textId="77777777" w:rsidR="004B1401" w:rsidRPr="00794E4D" w:rsidRDefault="004B1401" w:rsidP="000E2554">
            <w:pPr>
              <w:spacing w:after="0" w:line="240" w:lineRule="auto"/>
              <w:jc w:val="center"/>
              <w:rPr>
                <w:rFonts w:eastAsia="Times New Roman" w:cs="Arial"/>
                <w:color w:val="000000"/>
                <w:sz w:val="16"/>
                <w:szCs w:val="16"/>
              </w:rPr>
            </w:pPr>
            <w:r w:rsidRPr="00794E4D">
              <w:rPr>
                <w:rFonts w:eastAsia="Times New Roman" w:cs="Arial"/>
                <w:color w:val="000000"/>
                <w:sz w:val="16"/>
                <w:szCs w:val="16"/>
              </w:rPr>
              <w:t>0</w:t>
            </w:r>
            <w:r w:rsidRPr="00794E4D">
              <w:rPr>
                <w:rFonts w:eastAsia="Times New Roman" w:cs="Arial"/>
                <w:color w:val="000000"/>
                <w:sz w:val="16"/>
                <w:szCs w:val="16"/>
                <w:cs/>
              </w:rPr>
              <w:t>.</w:t>
            </w:r>
            <w:r w:rsidRPr="00794E4D">
              <w:rPr>
                <w:rFonts w:eastAsia="Times New Roman" w:cs="Arial"/>
                <w:color w:val="000000"/>
                <w:sz w:val="16"/>
                <w:szCs w:val="16"/>
              </w:rPr>
              <w:t>17</w:t>
            </w:r>
            <w:r w:rsidRPr="00794E4D">
              <w:rPr>
                <w:rFonts w:eastAsia="Times New Roman" w:cs="Arial"/>
                <w:color w:val="000000"/>
                <w:sz w:val="16"/>
                <w:szCs w:val="16"/>
                <w:cs/>
              </w:rPr>
              <w:t>%</w:t>
            </w:r>
          </w:p>
        </w:tc>
      </w:tr>
      <w:tr w:rsidR="004B1401" w:rsidRPr="00794E4D" w14:paraId="22FE9CB4" w14:textId="77777777" w:rsidTr="004B1401">
        <w:trPr>
          <w:trHeight w:val="300"/>
        </w:trPr>
        <w:tc>
          <w:tcPr>
            <w:tcW w:w="767" w:type="pct"/>
            <w:shd w:val="clear" w:color="auto" w:fill="auto"/>
            <w:noWrap/>
            <w:vAlign w:val="center"/>
            <w:hideMark/>
          </w:tcPr>
          <w:p w14:paraId="1A187BFE" w14:textId="77777777" w:rsidR="004B1401" w:rsidRPr="00794E4D" w:rsidRDefault="004B1401" w:rsidP="000E2554">
            <w:pPr>
              <w:spacing w:after="0" w:line="240" w:lineRule="auto"/>
              <w:jc w:val="center"/>
              <w:rPr>
                <w:rFonts w:eastAsia="Times New Roman" w:cs="Arial"/>
                <w:color w:val="000000"/>
                <w:sz w:val="16"/>
                <w:szCs w:val="16"/>
              </w:rPr>
            </w:pPr>
            <w:r w:rsidRPr="00794E4D">
              <w:rPr>
                <w:rFonts w:eastAsia="Times New Roman" w:cs="Arial"/>
                <w:color w:val="000000"/>
                <w:sz w:val="16"/>
                <w:szCs w:val="16"/>
              </w:rPr>
              <w:t>2</w:t>
            </w:r>
          </w:p>
        </w:tc>
        <w:tc>
          <w:tcPr>
            <w:tcW w:w="865" w:type="pct"/>
            <w:shd w:val="clear" w:color="auto" w:fill="auto"/>
            <w:noWrap/>
            <w:vAlign w:val="center"/>
            <w:hideMark/>
          </w:tcPr>
          <w:p w14:paraId="385981D0" w14:textId="77777777" w:rsidR="004B1401" w:rsidRPr="00794E4D" w:rsidRDefault="004B1401" w:rsidP="000E2554">
            <w:pPr>
              <w:spacing w:after="0" w:line="240" w:lineRule="auto"/>
              <w:jc w:val="center"/>
              <w:rPr>
                <w:rFonts w:eastAsia="Times New Roman" w:cs="Arial"/>
                <w:color w:val="000000"/>
                <w:sz w:val="16"/>
                <w:szCs w:val="16"/>
              </w:rPr>
            </w:pPr>
            <w:r w:rsidRPr="00794E4D">
              <w:rPr>
                <w:rFonts w:eastAsia="Times New Roman" w:cs="Arial"/>
                <w:color w:val="000000"/>
                <w:sz w:val="16"/>
                <w:szCs w:val="16"/>
              </w:rPr>
              <w:t>PL Normal</w:t>
            </w:r>
          </w:p>
        </w:tc>
        <w:tc>
          <w:tcPr>
            <w:tcW w:w="705" w:type="pct"/>
            <w:vAlign w:val="center"/>
          </w:tcPr>
          <w:p w14:paraId="5CD5C76D" w14:textId="77777777" w:rsidR="004B1401" w:rsidRPr="00794E4D" w:rsidRDefault="004B1401" w:rsidP="000E2554">
            <w:pPr>
              <w:spacing w:after="0" w:line="240" w:lineRule="auto"/>
              <w:jc w:val="center"/>
              <w:rPr>
                <w:rFonts w:eastAsia="Times New Roman" w:cs="Arial"/>
                <w:color w:val="000000"/>
                <w:sz w:val="16"/>
                <w:szCs w:val="16"/>
              </w:rPr>
            </w:pPr>
            <w:r w:rsidRPr="00794E4D">
              <w:rPr>
                <w:rFonts w:eastAsia="Times New Roman" w:cs="Arial"/>
                <w:color w:val="000000"/>
                <w:sz w:val="16"/>
                <w:szCs w:val="16"/>
              </w:rPr>
              <w:t>760</w:t>
            </w:r>
            <w:r w:rsidRPr="00794E4D">
              <w:rPr>
                <w:rFonts w:eastAsia="Times New Roman" w:cs="Arial"/>
                <w:color w:val="000000"/>
                <w:sz w:val="16"/>
                <w:szCs w:val="16"/>
                <w:cs/>
              </w:rPr>
              <w:t>-</w:t>
            </w:r>
            <w:r w:rsidRPr="00794E4D">
              <w:rPr>
                <w:rFonts w:eastAsia="Times New Roman" w:cs="Arial"/>
                <w:color w:val="000000"/>
                <w:sz w:val="16"/>
                <w:szCs w:val="16"/>
              </w:rPr>
              <w:t>934</w:t>
            </w:r>
          </w:p>
        </w:tc>
        <w:tc>
          <w:tcPr>
            <w:tcW w:w="705" w:type="pct"/>
            <w:vAlign w:val="center"/>
          </w:tcPr>
          <w:p w14:paraId="105089A6" w14:textId="77777777" w:rsidR="004B1401" w:rsidRPr="00794E4D" w:rsidRDefault="004B1401" w:rsidP="000E2554">
            <w:pPr>
              <w:spacing w:after="0" w:line="240" w:lineRule="auto"/>
              <w:jc w:val="center"/>
              <w:rPr>
                <w:rFonts w:eastAsia="Times New Roman" w:cs="Arial"/>
                <w:color w:val="000000"/>
                <w:sz w:val="16"/>
                <w:szCs w:val="16"/>
              </w:rPr>
            </w:pPr>
            <w:r w:rsidRPr="00794E4D">
              <w:rPr>
                <w:rFonts w:eastAsia="Times New Roman" w:cs="Arial"/>
                <w:color w:val="000000"/>
                <w:sz w:val="16"/>
                <w:szCs w:val="16"/>
              </w:rPr>
              <w:t>1050</w:t>
            </w:r>
            <w:r w:rsidRPr="00794E4D">
              <w:rPr>
                <w:rFonts w:eastAsia="Times New Roman" w:cs="Arial"/>
                <w:color w:val="000000"/>
                <w:sz w:val="16"/>
                <w:szCs w:val="16"/>
                <w:cs/>
              </w:rPr>
              <w:t>-</w:t>
            </w:r>
            <w:r w:rsidRPr="00794E4D">
              <w:rPr>
                <w:rFonts w:eastAsia="Times New Roman" w:cs="Arial"/>
                <w:color w:val="000000"/>
                <w:sz w:val="16"/>
                <w:szCs w:val="16"/>
              </w:rPr>
              <w:t>1074</w:t>
            </w:r>
          </w:p>
        </w:tc>
        <w:tc>
          <w:tcPr>
            <w:tcW w:w="705" w:type="pct"/>
            <w:shd w:val="clear" w:color="auto" w:fill="auto"/>
            <w:noWrap/>
            <w:vAlign w:val="center"/>
          </w:tcPr>
          <w:p w14:paraId="7CBD721A" w14:textId="77777777" w:rsidR="004B1401" w:rsidRPr="00794E4D" w:rsidRDefault="004B1401" w:rsidP="000E2554">
            <w:pPr>
              <w:spacing w:after="0" w:line="240" w:lineRule="auto"/>
              <w:jc w:val="center"/>
              <w:rPr>
                <w:rFonts w:eastAsia="Times New Roman" w:cs="Arial"/>
                <w:color w:val="000000"/>
                <w:sz w:val="16"/>
                <w:szCs w:val="16"/>
              </w:rPr>
            </w:pPr>
            <w:r w:rsidRPr="00794E4D">
              <w:rPr>
                <w:rFonts w:eastAsia="Times New Roman" w:cs="Arial"/>
                <w:color w:val="000000"/>
                <w:sz w:val="16"/>
                <w:szCs w:val="16"/>
              </w:rPr>
              <w:t>810</w:t>
            </w:r>
            <w:r w:rsidRPr="00794E4D">
              <w:rPr>
                <w:rFonts w:eastAsia="Times New Roman" w:cs="Arial"/>
                <w:color w:val="000000"/>
                <w:sz w:val="16"/>
                <w:szCs w:val="16"/>
                <w:cs/>
              </w:rPr>
              <w:t>-</w:t>
            </w:r>
            <w:r w:rsidRPr="00794E4D">
              <w:rPr>
                <w:rFonts w:eastAsia="Times New Roman" w:cs="Arial"/>
                <w:color w:val="000000"/>
                <w:sz w:val="16"/>
                <w:szCs w:val="16"/>
              </w:rPr>
              <w:t>941</w:t>
            </w:r>
          </w:p>
        </w:tc>
        <w:tc>
          <w:tcPr>
            <w:tcW w:w="604" w:type="pct"/>
            <w:shd w:val="clear" w:color="auto" w:fill="auto"/>
            <w:noWrap/>
            <w:vAlign w:val="center"/>
            <w:hideMark/>
          </w:tcPr>
          <w:p w14:paraId="0ACF569F" w14:textId="77777777" w:rsidR="004B1401" w:rsidRPr="00794E4D" w:rsidRDefault="004B1401" w:rsidP="000E2554">
            <w:pPr>
              <w:spacing w:after="0" w:line="240" w:lineRule="auto"/>
              <w:jc w:val="center"/>
              <w:rPr>
                <w:rFonts w:eastAsia="Times New Roman" w:cs="Arial"/>
                <w:color w:val="000000"/>
                <w:sz w:val="16"/>
                <w:szCs w:val="16"/>
              </w:rPr>
            </w:pPr>
            <w:r w:rsidRPr="00794E4D">
              <w:rPr>
                <w:rFonts w:eastAsia="Times New Roman" w:cs="Arial"/>
                <w:color w:val="000000"/>
                <w:sz w:val="16"/>
                <w:szCs w:val="16"/>
              </w:rPr>
              <w:t>0</w:t>
            </w:r>
            <w:r w:rsidRPr="00794E4D">
              <w:rPr>
                <w:rFonts w:eastAsia="Times New Roman" w:cs="Arial"/>
                <w:color w:val="000000"/>
                <w:sz w:val="16"/>
                <w:szCs w:val="16"/>
                <w:cs/>
              </w:rPr>
              <w:t>.</w:t>
            </w:r>
            <w:r w:rsidRPr="00794E4D">
              <w:rPr>
                <w:rFonts w:eastAsia="Times New Roman" w:cs="Arial"/>
                <w:color w:val="000000"/>
                <w:sz w:val="16"/>
                <w:szCs w:val="16"/>
              </w:rPr>
              <w:t>56</w:t>
            </w:r>
            <w:r w:rsidRPr="00794E4D">
              <w:rPr>
                <w:rFonts w:eastAsia="Times New Roman" w:cs="Arial"/>
                <w:color w:val="000000"/>
                <w:sz w:val="16"/>
                <w:szCs w:val="16"/>
                <w:cs/>
              </w:rPr>
              <w:t>%</w:t>
            </w:r>
          </w:p>
        </w:tc>
        <w:tc>
          <w:tcPr>
            <w:tcW w:w="648" w:type="pct"/>
            <w:shd w:val="clear" w:color="auto" w:fill="auto"/>
            <w:noWrap/>
            <w:vAlign w:val="center"/>
            <w:hideMark/>
          </w:tcPr>
          <w:p w14:paraId="1AD61C0B" w14:textId="77777777" w:rsidR="004B1401" w:rsidRPr="00794E4D" w:rsidRDefault="004B1401" w:rsidP="000E2554">
            <w:pPr>
              <w:spacing w:after="0" w:line="240" w:lineRule="auto"/>
              <w:jc w:val="center"/>
              <w:rPr>
                <w:rFonts w:eastAsia="Times New Roman" w:cs="Arial"/>
                <w:color w:val="000000"/>
                <w:sz w:val="16"/>
                <w:szCs w:val="16"/>
              </w:rPr>
            </w:pPr>
            <w:r w:rsidRPr="00794E4D">
              <w:rPr>
                <w:rFonts w:eastAsia="Times New Roman" w:cs="Arial"/>
                <w:color w:val="000000"/>
                <w:sz w:val="16"/>
                <w:szCs w:val="16"/>
              </w:rPr>
              <w:t>0</w:t>
            </w:r>
            <w:r w:rsidRPr="00794E4D">
              <w:rPr>
                <w:rFonts w:eastAsia="Times New Roman" w:cs="Arial"/>
                <w:color w:val="000000"/>
                <w:sz w:val="16"/>
                <w:szCs w:val="16"/>
                <w:cs/>
              </w:rPr>
              <w:t>.</w:t>
            </w:r>
            <w:r w:rsidRPr="00794E4D">
              <w:rPr>
                <w:rFonts w:eastAsia="Times New Roman" w:cs="Arial"/>
                <w:color w:val="000000"/>
                <w:sz w:val="16"/>
                <w:szCs w:val="16"/>
              </w:rPr>
              <w:t>54</w:t>
            </w:r>
            <w:r w:rsidRPr="00794E4D">
              <w:rPr>
                <w:rFonts w:eastAsia="Times New Roman" w:cs="Arial"/>
                <w:color w:val="000000"/>
                <w:sz w:val="16"/>
                <w:szCs w:val="16"/>
                <w:cs/>
              </w:rPr>
              <w:t>%</w:t>
            </w:r>
          </w:p>
        </w:tc>
      </w:tr>
      <w:tr w:rsidR="004B1401" w:rsidRPr="00794E4D" w14:paraId="17C1F423" w14:textId="77777777" w:rsidTr="004B1401">
        <w:trPr>
          <w:trHeight w:val="300"/>
        </w:trPr>
        <w:tc>
          <w:tcPr>
            <w:tcW w:w="767" w:type="pct"/>
            <w:shd w:val="clear" w:color="auto" w:fill="auto"/>
            <w:noWrap/>
            <w:vAlign w:val="center"/>
            <w:hideMark/>
          </w:tcPr>
          <w:p w14:paraId="1CCE5C8A" w14:textId="77777777" w:rsidR="004B1401" w:rsidRPr="00794E4D" w:rsidRDefault="004B1401" w:rsidP="000E2554">
            <w:pPr>
              <w:spacing w:after="0" w:line="240" w:lineRule="auto"/>
              <w:jc w:val="center"/>
              <w:rPr>
                <w:rFonts w:eastAsia="Times New Roman" w:cs="Arial"/>
                <w:color w:val="000000"/>
                <w:sz w:val="16"/>
                <w:szCs w:val="16"/>
              </w:rPr>
            </w:pPr>
            <w:r w:rsidRPr="00794E4D">
              <w:rPr>
                <w:rFonts w:eastAsia="Times New Roman" w:cs="Arial"/>
                <w:color w:val="000000"/>
                <w:sz w:val="16"/>
                <w:szCs w:val="16"/>
              </w:rPr>
              <w:t>3</w:t>
            </w:r>
          </w:p>
        </w:tc>
        <w:tc>
          <w:tcPr>
            <w:tcW w:w="865" w:type="pct"/>
            <w:shd w:val="clear" w:color="auto" w:fill="auto"/>
            <w:noWrap/>
            <w:vAlign w:val="center"/>
            <w:hideMark/>
          </w:tcPr>
          <w:p w14:paraId="33C0E7FC" w14:textId="77777777" w:rsidR="004B1401" w:rsidRPr="00794E4D" w:rsidRDefault="004B1401" w:rsidP="000E2554">
            <w:pPr>
              <w:spacing w:after="0" w:line="240" w:lineRule="auto"/>
              <w:jc w:val="center"/>
              <w:rPr>
                <w:rFonts w:eastAsia="Times New Roman" w:cs="Arial"/>
                <w:color w:val="000000"/>
                <w:sz w:val="16"/>
                <w:szCs w:val="16"/>
              </w:rPr>
            </w:pPr>
            <w:r w:rsidRPr="00794E4D">
              <w:rPr>
                <w:rFonts w:eastAsia="Times New Roman" w:cs="Arial"/>
                <w:color w:val="000000"/>
                <w:sz w:val="16"/>
                <w:szCs w:val="16"/>
              </w:rPr>
              <w:t xml:space="preserve">PL Normal </w:t>
            </w:r>
            <w:r w:rsidRPr="00794E4D">
              <w:rPr>
                <w:rFonts w:eastAsia="Times New Roman" w:cs="Arial"/>
                <w:color w:val="000000"/>
                <w:sz w:val="16"/>
                <w:szCs w:val="16"/>
                <w:cs/>
              </w:rPr>
              <w:t>(</w:t>
            </w:r>
            <w:r w:rsidRPr="00794E4D">
              <w:rPr>
                <w:rFonts w:eastAsia="Times New Roman" w:cs="Arial"/>
                <w:color w:val="000000"/>
                <w:sz w:val="16"/>
                <w:szCs w:val="16"/>
              </w:rPr>
              <w:t>New</w:t>
            </w:r>
            <w:r w:rsidRPr="00794E4D">
              <w:rPr>
                <w:rFonts w:eastAsia="Times New Roman" w:cs="Arial"/>
                <w:color w:val="000000"/>
                <w:sz w:val="16"/>
                <w:szCs w:val="16"/>
                <w:cs/>
              </w:rPr>
              <w:t>)</w:t>
            </w:r>
          </w:p>
        </w:tc>
        <w:tc>
          <w:tcPr>
            <w:tcW w:w="705" w:type="pct"/>
            <w:vAlign w:val="center"/>
          </w:tcPr>
          <w:p w14:paraId="0A907DD3" w14:textId="77777777" w:rsidR="004B1401" w:rsidRPr="00794E4D" w:rsidRDefault="004B1401" w:rsidP="000E2554">
            <w:pPr>
              <w:spacing w:after="0" w:line="240" w:lineRule="auto"/>
              <w:jc w:val="center"/>
              <w:rPr>
                <w:rFonts w:eastAsia="Times New Roman" w:cs="Arial"/>
                <w:color w:val="000000"/>
                <w:sz w:val="16"/>
                <w:szCs w:val="16"/>
              </w:rPr>
            </w:pPr>
          </w:p>
        </w:tc>
        <w:tc>
          <w:tcPr>
            <w:tcW w:w="705" w:type="pct"/>
            <w:vAlign w:val="center"/>
          </w:tcPr>
          <w:p w14:paraId="6437C1DF" w14:textId="77777777" w:rsidR="004B1401" w:rsidRPr="00794E4D" w:rsidRDefault="004B1401" w:rsidP="000E2554">
            <w:pPr>
              <w:spacing w:after="0" w:line="240" w:lineRule="auto"/>
              <w:jc w:val="center"/>
              <w:rPr>
                <w:rFonts w:eastAsia="Times New Roman" w:cs="Arial"/>
                <w:color w:val="000000"/>
                <w:sz w:val="16"/>
                <w:szCs w:val="16"/>
              </w:rPr>
            </w:pPr>
          </w:p>
        </w:tc>
        <w:tc>
          <w:tcPr>
            <w:tcW w:w="705" w:type="pct"/>
            <w:shd w:val="clear" w:color="auto" w:fill="auto"/>
            <w:noWrap/>
            <w:vAlign w:val="center"/>
          </w:tcPr>
          <w:p w14:paraId="4A156705" w14:textId="77777777" w:rsidR="004B1401" w:rsidRPr="00794E4D" w:rsidRDefault="004B1401" w:rsidP="000E2554">
            <w:pPr>
              <w:spacing w:after="0" w:line="240" w:lineRule="auto"/>
              <w:jc w:val="center"/>
              <w:rPr>
                <w:rFonts w:eastAsia="Times New Roman" w:cs="Arial"/>
                <w:color w:val="000000"/>
                <w:sz w:val="16"/>
                <w:szCs w:val="16"/>
              </w:rPr>
            </w:pPr>
          </w:p>
        </w:tc>
        <w:tc>
          <w:tcPr>
            <w:tcW w:w="604" w:type="pct"/>
            <w:shd w:val="clear" w:color="auto" w:fill="auto"/>
            <w:noWrap/>
            <w:vAlign w:val="center"/>
            <w:hideMark/>
          </w:tcPr>
          <w:p w14:paraId="321E10F2" w14:textId="77777777" w:rsidR="004B1401" w:rsidRPr="00794E4D" w:rsidRDefault="004B1401" w:rsidP="000E2554">
            <w:pPr>
              <w:spacing w:after="0" w:line="240" w:lineRule="auto"/>
              <w:jc w:val="center"/>
              <w:rPr>
                <w:rFonts w:eastAsia="Times New Roman" w:cs="Arial"/>
                <w:color w:val="000000"/>
                <w:sz w:val="16"/>
                <w:szCs w:val="16"/>
              </w:rPr>
            </w:pPr>
            <w:r w:rsidRPr="00794E4D">
              <w:rPr>
                <w:rFonts w:eastAsia="Times New Roman" w:cs="Arial"/>
                <w:color w:val="000000"/>
                <w:sz w:val="16"/>
                <w:szCs w:val="16"/>
              </w:rPr>
              <w:t>1</w:t>
            </w:r>
            <w:r w:rsidRPr="00794E4D">
              <w:rPr>
                <w:rFonts w:eastAsia="Times New Roman" w:cs="Arial"/>
                <w:color w:val="000000"/>
                <w:sz w:val="16"/>
                <w:szCs w:val="16"/>
                <w:cs/>
              </w:rPr>
              <w:t>.</w:t>
            </w:r>
            <w:r w:rsidRPr="00794E4D">
              <w:rPr>
                <w:rFonts w:eastAsia="Times New Roman" w:cs="Arial"/>
                <w:color w:val="000000"/>
                <w:sz w:val="16"/>
                <w:szCs w:val="16"/>
              </w:rPr>
              <w:t>22</w:t>
            </w:r>
            <w:r w:rsidRPr="00794E4D">
              <w:rPr>
                <w:rFonts w:eastAsia="Times New Roman" w:cs="Arial"/>
                <w:color w:val="000000"/>
                <w:sz w:val="16"/>
                <w:szCs w:val="16"/>
                <w:cs/>
              </w:rPr>
              <w:t>%</w:t>
            </w:r>
          </w:p>
        </w:tc>
        <w:tc>
          <w:tcPr>
            <w:tcW w:w="648" w:type="pct"/>
            <w:shd w:val="clear" w:color="auto" w:fill="auto"/>
            <w:noWrap/>
            <w:vAlign w:val="center"/>
            <w:hideMark/>
          </w:tcPr>
          <w:p w14:paraId="3F4A12D9" w14:textId="77777777" w:rsidR="004B1401" w:rsidRPr="00794E4D" w:rsidRDefault="004B1401" w:rsidP="000E2554">
            <w:pPr>
              <w:spacing w:after="0" w:line="240" w:lineRule="auto"/>
              <w:jc w:val="center"/>
              <w:rPr>
                <w:rFonts w:eastAsia="Times New Roman" w:cs="Arial"/>
                <w:color w:val="000000"/>
                <w:sz w:val="16"/>
                <w:szCs w:val="16"/>
              </w:rPr>
            </w:pPr>
            <w:r w:rsidRPr="00794E4D">
              <w:rPr>
                <w:rFonts w:eastAsia="Times New Roman" w:cs="Arial"/>
                <w:color w:val="000000"/>
                <w:sz w:val="16"/>
                <w:szCs w:val="16"/>
              </w:rPr>
              <w:t>0</w:t>
            </w:r>
            <w:r w:rsidRPr="00794E4D">
              <w:rPr>
                <w:rFonts w:eastAsia="Times New Roman" w:cs="Arial"/>
                <w:color w:val="000000"/>
                <w:sz w:val="16"/>
                <w:szCs w:val="16"/>
                <w:cs/>
              </w:rPr>
              <w:t>.</w:t>
            </w:r>
            <w:r w:rsidRPr="00794E4D">
              <w:rPr>
                <w:rFonts w:eastAsia="Times New Roman" w:cs="Arial"/>
                <w:color w:val="000000"/>
                <w:sz w:val="16"/>
                <w:szCs w:val="16"/>
              </w:rPr>
              <w:t>79</w:t>
            </w:r>
            <w:r w:rsidRPr="00794E4D">
              <w:rPr>
                <w:rFonts w:eastAsia="Times New Roman" w:cs="Arial"/>
                <w:color w:val="000000"/>
                <w:sz w:val="16"/>
                <w:szCs w:val="16"/>
                <w:cs/>
              </w:rPr>
              <w:t>%</w:t>
            </w:r>
          </w:p>
        </w:tc>
      </w:tr>
      <w:tr w:rsidR="004B1401" w:rsidRPr="00794E4D" w14:paraId="17968BAF" w14:textId="77777777" w:rsidTr="004B1401">
        <w:trPr>
          <w:trHeight w:val="300"/>
        </w:trPr>
        <w:tc>
          <w:tcPr>
            <w:tcW w:w="767" w:type="pct"/>
            <w:shd w:val="clear" w:color="auto" w:fill="auto"/>
            <w:noWrap/>
            <w:vAlign w:val="center"/>
            <w:hideMark/>
          </w:tcPr>
          <w:p w14:paraId="06BFAC60" w14:textId="77777777" w:rsidR="004B1401" w:rsidRPr="00794E4D" w:rsidRDefault="004B1401" w:rsidP="000E2554">
            <w:pPr>
              <w:spacing w:after="0" w:line="240" w:lineRule="auto"/>
              <w:jc w:val="center"/>
              <w:rPr>
                <w:rFonts w:eastAsia="Times New Roman" w:cs="Arial"/>
                <w:color w:val="000000"/>
                <w:sz w:val="16"/>
                <w:szCs w:val="16"/>
              </w:rPr>
            </w:pPr>
            <w:r w:rsidRPr="00794E4D">
              <w:rPr>
                <w:rFonts w:eastAsia="Times New Roman" w:cs="Arial"/>
                <w:color w:val="000000"/>
                <w:sz w:val="16"/>
                <w:szCs w:val="16"/>
              </w:rPr>
              <w:t>4</w:t>
            </w:r>
          </w:p>
        </w:tc>
        <w:tc>
          <w:tcPr>
            <w:tcW w:w="865" w:type="pct"/>
            <w:shd w:val="clear" w:color="auto" w:fill="auto"/>
            <w:noWrap/>
            <w:vAlign w:val="center"/>
            <w:hideMark/>
          </w:tcPr>
          <w:p w14:paraId="02448132" w14:textId="77777777" w:rsidR="004B1401" w:rsidRPr="00794E4D" w:rsidRDefault="004B1401" w:rsidP="000E2554">
            <w:pPr>
              <w:spacing w:after="0" w:line="240" w:lineRule="auto"/>
              <w:jc w:val="center"/>
              <w:rPr>
                <w:rFonts w:eastAsia="Times New Roman" w:cs="Arial"/>
                <w:color w:val="000000"/>
                <w:sz w:val="16"/>
                <w:szCs w:val="16"/>
              </w:rPr>
            </w:pPr>
            <w:r w:rsidRPr="00794E4D">
              <w:rPr>
                <w:rFonts w:eastAsia="Times New Roman" w:cs="Arial"/>
                <w:color w:val="000000"/>
                <w:sz w:val="16"/>
                <w:szCs w:val="16"/>
              </w:rPr>
              <w:t>PL Normal</w:t>
            </w:r>
          </w:p>
        </w:tc>
        <w:tc>
          <w:tcPr>
            <w:tcW w:w="705" w:type="pct"/>
            <w:vAlign w:val="center"/>
          </w:tcPr>
          <w:p w14:paraId="191D15FC" w14:textId="77777777" w:rsidR="004B1401" w:rsidRPr="00794E4D" w:rsidRDefault="004B1401" w:rsidP="000E2554">
            <w:pPr>
              <w:spacing w:after="0" w:line="240" w:lineRule="auto"/>
              <w:jc w:val="center"/>
              <w:rPr>
                <w:rFonts w:eastAsia="Times New Roman" w:cs="Arial"/>
                <w:color w:val="000000"/>
                <w:sz w:val="16"/>
                <w:szCs w:val="16"/>
              </w:rPr>
            </w:pPr>
            <w:r w:rsidRPr="00794E4D">
              <w:rPr>
                <w:rFonts w:eastAsia="Times New Roman" w:cs="Arial"/>
                <w:color w:val="000000"/>
                <w:sz w:val="16"/>
                <w:szCs w:val="16"/>
              </w:rPr>
              <w:t>690</w:t>
            </w:r>
            <w:r w:rsidRPr="00794E4D">
              <w:rPr>
                <w:rFonts w:eastAsia="Times New Roman" w:cs="Arial"/>
                <w:color w:val="000000"/>
                <w:sz w:val="16"/>
                <w:szCs w:val="16"/>
                <w:cs/>
              </w:rPr>
              <w:t>-</w:t>
            </w:r>
            <w:r w:rsidRPr="00794E4D">
              <w:rPr>
                <w:rFonts w:eastAsia="Times New Roman" w:cs="Arial"/>
                <w:color w:val="000000"/>
                <w:sz w:val="16"/>
                <w:szCs w:val="16"/>
              </w:rPr>
              <w:t>759</w:t>
            </w:r>
          </w:p>
        </w:tc>
        <w:tc>
          <w:tcPr>
            <w:tcW w:w="705" w:type="pct"/>
            <w:vAlign w:val="center"/>
          </w:tcPr>
          <w:p w14:paraId="0BE12E95" w14:textId="77777777" w:rsidR="004B1401" w:rsidRPr="00794E4D" w:rsidRDefault="004B1401" w:rsidP="000E2554">
            <w:pPr>
              <w:spacing w:after="0" w:line="240" w:lineRule="auto"/>
              <w:jc w:val="center"/>
              <w:rPr>
                <w:rFonts w:eastAsia="Times New Roman" w:cs="Arial"/>
                <w:color w:val="000000"/>
                <w:sz w:val="16"/>
                <w:szCs w:val="16"/>
              </w:rPr>
            </w:pPr>
            <w:r w:rsidRPr="00794E4D">
              <w:rPr>
                <w:rFonts w:eastAsia="Times New Roman" w:cs="Arial"/>
                <w:color w:val="000000"/>
                <w:sz w:val="16"/>
                <w:szCs w:val="16"/>
              </w:rPr>
              <w:t>950</w:t>
            </w:r>
            <w:r w:rsidRPr="00794E4D">
              <w:rPr>
                <w:rFonts w:eastAsia="Times New Roman" w:cs="Arial"/>
                <w:color w:val="000000"/>
                <w:sz w:val="16"/>
                <w:szCs w:val="16"/>
                <w:cs/>
              </w:rPr>
              <w:t>-</w:t>
            </w:r>
            <w:r w:rsidRPr="00794E4D">
              <w:rPr>
                <w:rFonts w:eastAsia="Times New Roman" w:cs="Arial"/>
                <w:color w:val="000000"/>
                <w:sz w:val="16"/>
                <w:szCs w:val="16"/>
              </w:rPr>
              <w:t>1049</w:t>
            </w:r>
          </w:p>
        </w:tc>
        <w:tc>
          <w:tcPr>
            <w:tcW w:w="705" w:type="pct"/>
            <w:shd w:val="clear" w:color="auto" w:fill="auto"/>
            <w:noWrap/>
            <w:vAlign w:val="center"/>
          </w:tcPr>
          <w:p w14:paraId="58C4BFED" w14:textId="77777777" w:rsidR="004B1401" w:rsidRPr="00794E4D" w:rsidRDefault="004B1401" w:rsidP="000E2554">
            <w:pPr>
              <w:spacing w:after="0" w:line="240" w:lineRule="auto"/>
              <w:jc w:val="center"/>
              <w:rPr>
                <w:rFonts w:eastAsia="Times New Roman" w:cs="Arial"/>
                <w:color w:val="000000"/>
                <w:sz w:val="16"/>
                <w:szCs w:val="16"/>
              </w:rPr>
            </w:pPr>
            <w:r w:rsidRPr="00794E4D">
              <w:rPr>
                <w:rFonts w:eastAsia="Times New Roman" w:cs="Arial"/>
                <w:color w:val="000000"/>
                <w:sz w:val="16"/>
                <w:szCs w:val="16"/>
              </w:rPr>
              <w:t>640</w:t>
            </w:r>
            <w:r w:rsidRPr="00794E4D">
              <w:rPr>
                <w:rFonts w:eastAsia="Times New Roman" w:cs="Arial"/>
                <w:color w:val="000000"/>
                <w:sz w:val="16"/>
                <w:szCs w:val="16"/>
                <w:cs/>
              </w:rPr>
              <w:t>-</w:t>
            </w:r>
            <w:r w:rsidRPr="00794E4D">
              <w:rPr>
                <w:rFonts w:eastAsia="Times New Roman" w:cs="Arial"/>
                <w:color w:val="000000"/>
                <w:sz w:val="16"/>
                <w:szCs w:val="16"/>
              </w:rPr>
              <w:t>809</w:t>
            </w:r>
          </w:p>
        </w:tc>
        <w:tc>
          <w:tcPr>
            <w:tcW w:w="604" w:type="pct"/>
            <w:shd w:val="clear" w:color="auto" w:fill="auto"/>
            <w:noWrap/>
            <w:vAlign w:val="center"/>
            <w:hideMark/>
          </w:tcPr>
          <w:p w14:paraId="0F03D0FA" w14:textId="77777777" w:rsidR="004B1401" w:rsidRPr="00794E4D" w:rsidRDefault="004B1401" w:rsidP="000E2554">
            <w:pPr>
              <w:spacing w:after="0" w:line="240" w:lineRule="auto"/>
              <w:jc w:val="center"/>
              <w:rPr>
                <w:rFonts w:eastAsia="Times New Roman" w:cs="Arial"/>
                <w:color w:val="000000"/>
                <w:sz w:val="16"/>
                <w:szCs w:val="16"/>
              </w:rPr>
            </w:pPr>
            <w:r w:rsidRPr="00794E4D">
              <w:rPr>
                <w:rFonts w:eastAsia="Times New Roman" w:cs="Arial"/>
                <w:color w:val="000000"/>
                <w:sz w:val="16"/>
                <w:szCs w:val="16"/>
              </w:rPr>
              <w:t>1</w:t>
            </w:r>
            <w:r w:rsidRPr="00794E4D">
              <w:rPr>
                <w:rFonts w:eastAsia="Times New Roman" w:cs="Arial"/>
                <w:color w:val="000000"/>
                <w:sz w:val="16"/>
                <w:szCs w:val="16"/>
                <w:cs/>
              </w:rPr>
              <w:t>.</w:t>
            </w:r>
            <w:r w:rsidRPr="00794E4D">
              <w:rPr>
                <w:rFonts w:eastAsia="Times New Roman" w:cs="Arial"/>
                <w:color w:val="000000"/>
                <w:sz w:val="16"/>
                <w:szCs w:val="16"/>
              </w:rPr>
              <w:t>89</w:t>
            </w:r>
            <w:r w:rsidRPr="00794E4D">
              <w:rPr>
                <w:rFonts w:eastAsia="Times New Roman" w:cs="Arial"/>
                <w:color w:val="000000"/>
                <w:sz w:val="16"/>
                <w:szCs w:val="16"/>
                <w:cs/>
              </w:rPr>
              <w:t>%</w:t>
            </w:r>
          </w:p>
        </w:tc>
        <w:tc>
          <w:tcPr>
            <w:tcW w:w="648" w:type="pct"/>
            <w:shd w:val="clear" w:color="auto" w:fill="auto"/>
            <w:noWrap/>
            <w:vAlign w:val="center"/>
            <w:hideMark/>
          </w:tcPr>
          <w:p w14:paraId="3724BDEA" w14:textId="77777777" w:rsidR="004B1401" w:rsidRPr="00794E4D" w:rsidRDefault="004B1401" w:rsidP="000E2554">
            <w:pPr>
              <w:spacing w:after="0" w:line="240" w:lineRule="auto"/>
              <w:jc w:val="center"/>
              <w:rPr>
                <w:rFonts w:eastAsia="Times New Roman" w:cs="Arial"/>
                <w:color w:val="000000"/>
                <w:sz w:val="16"/>
                <w:szCs w:val="16"/>
              </w:rPr>
            </w:pPr>
            <w:r w:rsidRPr="00794E4D">
              <w:rPr>
                <w:rFonts w:eastAsia="Times New Roman" w:cs="Arial"/>
                <w:color w:val="000000"/>
                <w:sz w:val="16"/>
                <w:szCs w:val="16"/>
              </w:rPr>
              <w:t>1</w:t>
            </w:r>
            <w:r w:rsidRPr="00794E4D">
              <w:rPr>
                <w:rFonts w:eastAsia="Times New Roman" w:cs="Arial"/>
                <w:color w:val="000000"/>
                <w:sz w:val="16"/>
                <w:szCs w:val="16"/>
                <w:cs/>
              </w:rPr>
              <w:t>.</w:t>
            </w:r>
            <w:r w:rsidRPr="00794E4D">
              <w:rPr>
                <w:rFonts w:eastAsia="Times New Roman" w:cs="Arial"/>
                <w:color w:val="000000"/>
                <w:sz w:val="16"/>
                <w:szCs w:val="16"/>
              </w:rPr>
              <w:t>68</w:t>
            </w:r>
            <w:r w:rsidRPr="00794E4D">
              <w:rPr>
                <w:rFonts w:eastAsia="Times New Roman" w:cs="Arial"/>
                <w:color w:val="000000"/>
                <w:sz w:val="16"/>
                <w:szCs w:val="16"/>
                <w:cs/>
              </w:rPr>
              <w:t>%</w:t>
            </w:r>
          </w:p>
        </w:tc>
      </w:tr>
      <w:tr w:rsidR="004B1401" w:rsidRPr="00794E4D" w14:paraId="63EA4DF6" w14:textId="77777777" w:rsidTr="004B1401">
        <w:trPr>
          <w:trHeight w:val="300"/>
        </w:trPr>
        <w:tc>
          <w:tcPr>
            <w:tcW w:w="767" w:type="pct"/>
            <w:shd w:val="clear" w:color="auto" w:fill="auto"/>
            <w:noWrap/>
            <w:vAlign w:val="center"/>
            <w:hideMark/>
          </w:tcPr>
          <w:p w14:paraId="05796B9B" w14:textId="77777777" w:rsidR="004B1401" w:rsidRPr="00794E4D" w:rsidRDefault="004B1401" w:rsidP="000E2554">
            <w:pPr>
              <w:spacing w:after="0" w:line="240" w:lineRule="auto"/>
              <w:jc w:val="center"/>
              <w:rPr>
                <w:rFonts w:eastAsia="Times New Roman" w:cs="Arial"/>
                <w:color w:val="000000"/>
                <w:sz w:val="16"/>
                <w:szCs w:val="16"/>
              </w:rPr>
            </w:pPr>
            <w:r w:rsidRPr="00794E4D">
              <w:rPr>
                <w:rFonts w:eastAsia="Times New Roman" w:cs="Arial"/>
                <w:color w:val="000000"/>
                <w:sz w:val="16"/>
                <w:szCs w:val="16"/>
              </w:rPr>
              <w:t>5</w:t>
            </w:r>
          </w:p>
        </w:tc>
        <w:tc>
          <w:tcPr>
            <w:tcW w:w="865" w:type="pct"/>
            <w:shd w:val="clear" w:color="auto" w:fill="auto"/>
            <w:noWrap/>
            <w:vAlign w:val="center"/>
            <w:hideMark/>
          </w:tcPr>
          <w:p w14:paraId="1E21C12C" w14:textId="77777777" w:rsidR="004B1401" w:rsidRPr="00794E4D" w:rsidRDefault="004B1401" w:rsidP="000E2554">
            <w:pPr>
              <w:spacing w:after="0" w:line="240" w:lineRule="auto"/>
              <w:jc w:val="center"/>
              <w:rPr>
                <w:rFonts w:eastAsia="Times New Roman" w:cs="Arial"/>
                <w:color w:val="000000"/>
                <w:sz w:val="16"/>
                <w:szCs w:val="16"/>
              </w:rPr>
            </w:pPr>
            <w:r w:rsidRPr="00794E4D">
              <w:rPr>
                <w:rFonts w:eastAsia="Times New Roman" w:cs="Arial"/>
                <w:color w:val="000000"/>
                <w:sz w:val="16"/>
                <w:szCs w:val="16"/>
              </w:rPr>
              <w:t>PL Normal</w:t>
            </w:r>
          </w:p>
        </w:tc>
        <w:tc>
          <w:tcPr>
            <w:tcW w:w="705" w:type="pct"/>
            <w:vAlign w:val="center"/>
          </w:tcPr>
          <w:p w14:paraId="0FFC80BD" w14:textId="77777777" w:rsidR="004B1401" w:rsidRPr="00794E4D" w:rsidRDefault="004B1401" w:rsidP="000E2554">
            <w:pPr>
              <w:spacing w:after="0" w:line="240" w:lineRule="auto"/>
              <w:jc w:val="center"/>
              <w:rPr>
                <w:rFonts w:eastAsia="Times New Roman" w:cs="Arial"/>
                <w:color w:val="000000"/>
                <w:sz w:val="16"/>
                <w:szCs w:val="16"/>
              </w:rPr>
            </w:pPr>
            <w:r w:rsidRPr="00794E4D">
              <w:rPr>
                <w:rFonts w:eastAsia="Times New Roman" w:cs="Arial"/>
                <w:color w:val="000000"/>
                <w:sz w:val="16"/>
                <w:szCs w:val="16"/>
              </w:rPr>
              <w:t>620</w:t>
            </w:r>
            <w:r w:rsidRPr="00794E4D">
              <w:rPr>
                <w:rFonts w:eastAsia="Times New Roman" w:cs="Arial"/>
                <w:color w:val="000000"/>
                <w:sz w:val="16"/>
                <w:szCs w:val="16"/>
                <w:cs/>
              </w:rPr>
              <w:t>-</w:t>
            </w:r>
            <w:r w:rsidRPr="00794E4D">
              <w:rPr>
                <w:rFonts w:eastAsia="Times New Roman" w:cs="Arial"/>
                <w:color w:val="000000"/>
                <w:sz w:val="16"/>
                <w:szCs w:val="16"/>
              </w:rPr>
              <w:t>689</w:t>
            </w:r>
          </w:p>
        </w:tc>
        <w:tc>
          <w:tcPr>
            <w:tcW w:w="705" w:type="pct"/>
            <w:vAlign w:val="center"/>
          </w:tcPr>
          <w:p w14:paraId="64E39EA3" w14:textId="77777777" w:rsidR="004B1401" w:rsidRPr="00794E4D" w:rsidRDefault="004B1401" w:rsidP="000E2554">
            <w:pPr>
              <w:spacing w:after="0" w:line="240" w:lineRule="auto"/>
              <w:jc w:val="center"/>
              <w:rPr>
                <w:rFonts w:eastAsia="Times New Roman" w:cs="Arial"/>
                <w:color w:val="000000"/>
                <w:sz w:val="16"/>
                <w:szCs w:val="16"/>
              </w:rPr>
            </w:pPr>
            <w:r w:rsidRPr="00794E4D">
              <w:rPr>
                <w:rFonts w:eastAsia="Times New Roman" w:cs="Arial"/>
                <w:color w:val="000000"/>
                <w:sz w:val="16"/>
                <w:szCs w:val="16"/>
              </w:rPr>
              <w:t>850</w:t>
            </w:r>
            <w:r w:rsidRPr="00794E4D">
              <w:rPr>
                <w:rFonts w:eastAsia="Times New Roman" w:cs="Arial"/>
                <w:color w:val="000000"/>
                <w:sz w:val="16"/>
                <w:szCs w:val="16"/>
                <w:cs/>
              </w:rPr>
              <w:t>-</w:t>
            </w:r>
            <w:r w:rsidRPr="00794E4D">
              <w:rPr>
                <w:rFonts w:eastAsia="Times New Roman" w:cs="Arial"/>
                <w:color w:val="000000"/>
                <w:sz w:val="16"/>
                <w:szCs w:val="16"/>
              </w:rPr>
              <w:t>949</w:t>
            </w:r>
          </w:p>
        </w:tc>
        <w:tc>
          <w:tcPr>
            <w:tcW w:w="705" w:type="pct"/>
            <w:shd w:val="clear" w:color="auto" w:fill="auto"/>
            <w:noWrap/>
            <w:vAlign w:val="center"/>
          </w:tcPr>
          <w:p w14:paraId="0B49B41A" w14:textId="77777777" w:rsidR="004B1401" w:rsidRPr="00794E4D" w:rsidRDefault="004B1401" w:rsidP="000E2554">
            <w:pPr>
              <w:spacing w:after="0" w:line="240" w:lineRule="auto"/>
              <w:jc w:val="center"/>
              <w:rPr>
                <w:rFonts w:eastAsia="Times New Roman" w:cs="Arial"/>
                <w:color w:val="000000"/>
                <w:sz w:val="16"/>
                <w:szCs w:val="16"/>
              </w:rPr>
            </w:pPr>
            <w:r w:rsidRPr="00794E4D">
              <w:rPr>
                <w:rFonts w:eastAsia="Times New Roman" w:cs="Arial"/>
                <w:color w:val="000000"/>
                <w:sz w:val="16"/>
                <w:szCs w:val="16"/>
              </w:rPr>
              <w:t>616</w:t>
            </w:r>
            <w:r w:rsidRPr="00794E4D">
              <w:rPr>
                <w:rFonts w:eastAsia="Times New Roman" w:cs="Arial"/>
                <w:color w:val="000000"/>
                <w:sz w:val="16"/>
                <w:szCs w:val="16"/>
                <w:cs/>
              </w:rPr>
              <w:t>-</w:t>
            </w:r>
            <w:r w:rsidRPr="00794E4D">
              <w:rPr>
                <w:rFonts w:eastAsia="Times New Roman" w:cs="Arial"/>
                <w:color w:val="000000"/>
                <w:sz w:val="16"/>
                <w:szCs w:val="16"/>
              </w:rPr>
              <w:t>639</w:t>
            </w:r>
          </w:p>
        </w:tc>
        <w:tc>
          <w:tcPr>
            <w:tcW w:w="604" w:type="pct"/>
            <w:shd w:val="clear" w:color="auto" w:fill="auto"/>
            <w:noWrap/>
            <w:vAlign w:val="center"/>
            <w:hideMark/>
          </w:tcPr>
          <w:p w14:paraId="258EF79A" w14:textId="77777777" w:rsidR="004B1401" w:rsidRPr="00794E4D" w:rsidRDefault="004B1401" w:rsidP="000E2554">
            <w:pPr>
              <w:spacing w:after="0" w:line="240" w:lineRule="auto"/>
              <w:jc w:val="center"/>
              <w:rPr>
                <w:rFonts w:eastAsia="Times New Roman" w:cs="Arial"/>
                <w:color w:val="000000"/>
                <w:sz w:val="16"/>
                <w:szCs w:val="16"/>
              </w:rPr>
            </w:pPr>
            <w:r w:rsidRPr="00794E4D">
              <w:rPr>
                <w:rFonts w:eastAsia="Times New Roman" w:cs="Arial"/>
                <w:color w:val="000000"/>
                <w:sz w:val="16"/>
                <w:szCs w:val="16"/>
              </w:rPr>
              <w:t>6</w:t>
            </w:r>
            <w:r w:rsidRPr="00794E4D">
              <w:rPr>
                <w:rFonts w:eastAsia="Times New Roman" w:cs="Arial"/>
                <w:color w:val="000000"/>
                <w:sz w:val="16"/>
                <w:szCs w:val="16"/>
                <w:cs/>
              </w:rPr>
              <w:t>.</w:t>
            </w:r>
            <w:r w:rsidRPr="00794E4D">
              <w:rPr>
                <w:rFonts w:eastAsia="Times New Roman" w:cs="Arial"/>
                <w:color w:val="000000"/>
                <w:sz w:val="16"/>
                <w:szCs w:val="16"/>
              </w:rPr>
              <w:t>13</w:t>
            </w:r>
            <w:r w:rsidRPr="00794E4D">
              <w:rPr>
                <w:rFonts w:eastAsia="Times New Roman" w:cs="Arial"/>
                <w:color w:val="000000"/>
                <w:sz w:val="16"/>
                <w:szCs w:val="16"/>
                <w:cs/>
              </w:rPr>
              <w:t>%</w:t>
            </w:r>
          </w:p>
        </w:tc>
        <w:tc>
          <w:tcPr>
            <w:tcW w:w="648" w:type="pct"/>
            <w:shd w:val="clear" w:color="auto" w:fill="auto"/>
            <w:noWrap/>
            <w:vAlign w:val="center"/>
            <w:hideMark/>
          </w:tcPr>
          <w:p w14:paraId="1E5FFFF0" w14:textId="77777777" w:rsidR="004B1401" w:rsidRPr="00794E4D" w:rsidRDefault="004B1401" w:rsidP="000E2554">
            <w:pPr>
              <w:spacing w:after="0" w:line="240" w:lineRule="auto"/>
              <w:jc w:val="center"/>
              <w:rPr>
                <w:rFonts w:eastAsia="Times New Roman" w:cs="Arial"/>
                <w:color w:val="000000"/>
                <w:sz w:val="16"/>
                <w:szCs w:val="16"/>
              </w:rPr>
            </w:pPr>
            <w:r w:rsidRPr="00794E4D">
              <w:rPr>
                <w:rFonts w:eastAsia="Times New Roman" w:cs="Arial"/>
                <w:color w:val="000000"/>
                <w:sz w:val="16"/>
                <w:szCs w:val="16"/>
              </w:rPr>
              <w:t>4</w:t>
            </w:r>
            <w:r w:rsidRPr="00794E4D">
              <w:rPr>
                <w:rFonts w:eastAsia="Times New Roman" w:cs="Arial"/>
                <w:color w:val="000000"/>
                <w:sz w:val="16"/>
                <w:szCs w:val="16"/>
                <w:cs/>
              </w:rPr>
              <w:t>.</w:t>
            </w:r>
            <w:r w:rsidRPr="00794E4D">
              <w:rPr>
                <w:rFonts w:eastAsia="Times New Roman" w:cs="Arial"/>
                <w:color w:val="000000"/>
                <w:sz w:val="16"/>
                <w:szCs w:val="16"/>
              </w:rPr>
              <w:t>89</w:t>
            </w:r>
            <w:r w:rsidRPr="00794E4D">
              <w:rPr>
                <w:rFonts w:eastAsia="Times New Roman" w:cs="Arial"/>
                <w:color w:val="000000"/>
                <w:sz w:val="16"/>
                <w:szCs w:val="16"/>
                <w:cs/>
              </w:rPr>
              <w:t>%</w:t>
            </w:r>
          </w:p>
        </w:tc>
      </w:tr>
      <w:tr w:rsidR="004B1401" w:rsidRPr="00794E4D" w14:paraId="14E06297" w14:textId="77777777" w:rsidTr="004B1401">
        <w:trPr>
          <w:trHeight w:val="300"/>
        </w:trPr>
        <w:tc>
          <w:tcPr>
            <w:tcW w:w="767" w:type="pct"/>
            <w:shd w:val="clear" w:color="auto" w:fill="auto"/>
            <w:noWrap/>
            <w:vAlign w:val="center"/>
            <w:hideMark/>
          </w:tcPr>
          <w:p w14:paraId="2EBDC3EA" w14:textId="77777777" w:rsidR="004B1401" w:rsidRPr="00794E4D" w:rsidRDefault="004B1401" w:rsidP="000E2554">
            <w:pPr>
              <w:spacing w:after="0" w:line="240" w:lineRule="auto"/>
              <w:jc w:val="center"/>
              <w:rPr>
                <w:rFonts w:eastAsia="Times New Roman" w:cs="Arial"/>
                <w:color w:val="000000"/>
                <w:sz w:val="16"/>
                <w:szCs w:val="16"/>
              </w:rPr>
            </w:pPr>
            <w:r w:rsidRPr="00794E4D">
              <w:rPr>
                <w:rFonts w:eastAsia="Times New Roman" w:cs="Arial"/>
                <w:color w:val="000000"/>
                <w:sz w:val="16"/>
                <w:szCs w:val="16"/>
              </w:rPr>
              <w:t>6</w:t>
            </w:r>
          </w:p>
        </w:tc>
        <w:tc>
          <w:tcPr>
            <w:tcW w:w="865" w:type="pct"/>
            <w:shd w:val="clear" w:color="auto" w:fill="auto"/>
            <w:noWrap/>
            <w:vAlign w:val="center"/>
            <w:hideMark/>
          </w:tcPr>
          <w:p w14:paraId="4111B0EA" w14:textId="77777777" w:rsidR="004B1401" w:rsidRPr="00794E4D" w:rsidRDefault="004B1401" w:rsidP="000E2554">
            <w:pPr>
              <w:spacing w:after="0" w:line="240" w:lineRule="auto"/>
              <w:jc w:val="center"/>
              <w:rPr>
                <w:rFonts w:eastAsia="Times New Roman" w:cs="Arial"/>
                <w:color w:val="000000"/>
                <w:sz w:val="16"/>
                <w:szCs w:val="16"/>
              </w:rPr>
            </w:pPr>
            <w:r w:rsidRPr="00794E4D">
              <w:rPr>
                <w:rFonts w:eastAsia="Times New Roman" w:cs="Arial"/>
                <w:color w:val="000000"/>
                <w:sz w:val="16"/>
                <w:szCs w:val="16"/>
              </w:rPr>
              <w:t>PL Normal</w:t>
            </w:r>
          </w:p>
        </w:tc>
        <w:tc>
          <w:tcPr>
            <w:tcW w:w="705" w:type="pct"/>
            <w:vAlign w:val="center"/>
          </w:tcPr>
          <w:p w14:paraId="5EBCD0BB" w14:textId="77777777" w:rsidR="004B1401" w:rsidRPr="00794E4D" w:rsidRDefault="004B1401" w:rsidP="000E2554">
            <w:pPr>
              <w:spacing w:after="0" w:line="240" w:lineRule="auto"/>
              <w:jc w:val="center"/>
              <w:rPr>
                <w:rFonts w:eastAsia="Times New Roman" w:cs="Arial"/>
                <w:color w:val="000000"/>
                <w:sz w:val="16"/>
                <w:szCs w:val="16"/>
              </w:rPr>
            </w:pPr>
            <w:r w:rsidRPr="00794E4D">
              <w:rPr>
                <w:rFonts w:eastAsia="Times New Roman" w:cs="Arial"/>
                <w:color w:val="000000"/>
                <w:sz w:val="16"/>
                <w:szCs w:val="16"/>
              </w:rPr>
              <w:t>385</w:t>
            </w:r>
            <w:r w:rsidRPr="00794E4D">
              <w:rPr>
                <w:rFonts w:eastAsia="Times New Roman" w:cs="Arial"/>
                <w:color w:val="000000"/>
                <w:sz w:val="16"/>
                <w:szCs w:val="16"/>
                <w:cs/>
              </w:rPr>
              <w:t>-</w:t>
            </w:r>
            <w:r w:rsidRPr="00794E4D">
              <w:rPr>
                <w:rFonts w:eastAsia="Times New Roman" w:cs="Arial"/>
                <w:color w:val="000000"/>
                <w:sz w:val="16"/>
                <w:szCs w:val="16"/>
              </w:rPr>
              <w:t>619</w:t>
            </w:r>
          </w:p>
        </w:tc>
        <w:tc>
          <w:tcPr>
            <w:tcW w:w="705" w:type="pct"/>
            <w:vAlign w:val="center"/>
          </w:tcPr>
          <w:p w14:paraId="0CA079F7" w14:textId="77777777" w:rsidR="004B1401" w:rsidRPr="00794E4D" w:rsidRDefault="004B1401" w:rsidP="000E2554">
            <w:pPr>
              <w:spacing w:after="0" w:line="240" w:lineRule="auto"/>
              <w:jc w:val="center"/>
              <w:rPr>
                <w:rFonts w:eastAsia="Times New Roman" w:cs="Arial"/>
                <w:color w:val="000000"/>
                <w:sz w:val="16"/>
                <w:szCs w:val="16"/>
              </w:rPr>
            </w:pPr>
            <w:r w:rsidRPr="00794E4D">
              <w:rPr>
                <w:rFonts w:eastAsia="Times New Roman" w:cs="Arial"/>
                <w:color w:val="000000"/>
                <w:sz w:val="16"/>
                <w:szCs w:val="16"/>
              </w:rPr>
              <w:t>600</w:t>
            </w:r>
            <w:r w:rsidRPr="00794E4D">
              <w:rPr>
                <w:rFonts w:eastAsia="Times New Roman" w:cs="Arial"/>
                <w:color w:val="000000"/>
                <w:sz w:val="16"/>
                <w:szCs w:val="16"/>
                <w:cs/>
              </w:rPr>
              <w:t>-</w:t>
            </w:r>
            <w:r w:rsidRPr="00794E4D">
              <w:rPr>
                <w:rFonts w:eastAsia="Times New Roman" w:cs="Arial"/>
                <w:color w:val="000000"/>
                <w:sz w:val="16"/>
                <w:szCs w:val="16"/>
              </w:rPr>
              <w:t>849</w:t>
            </w:r>
          </w:p>
        </w:tc>
        <w:tc>
          <w:tcPr>
            <w:tcW w:w="705" w:type="pct"/>
            <w:shd w:val="clear" w:color="auto" w:fill="auto"/>
            <w:noWrap/>
            <w:vAlign w:val="center"/>
          </w:tcPr>
          <w:p w14:paraId="0373BF04" w14:textId="77777777" w:rsidR="004B1401" w:rsidRPr="00794E4D" w:rsidRDefault="004B1401" w:rsidP="000E2554">
            <w:pPr>
              <w:spacing w:after="0" w:line="240" w:lineRule="auto"/>
              <w:jc w:val="center"/>
              <w:rPr>
                <w:rFonts w:eastAsia="Times New Roman" w:cs="Arial"/>
                <w:color w:val="000000"/>
                <w:sz w:val="16"/>
                <w:szCs w:val="16"/>
              </w:rPr>
            </w:pPr>
            <w:r w:rsidRPr="00794E4D">
              <w:rPr>
                <w:rFonts w:eastAsia="Times New Roman" w:cs="Arial"/>
                <w:color w:val="000000"/>
                <w:sz w:val="16"/>
                <w:szCs w:val="16"/>
              </w:rPr>
              <w:t>403</w:t>
            </w:r>
            <w:r w:rsidRPr="00794E4D">
              <w:rPr>
                <w:rFonts w:eastAsia="Times New Roman" w:cs="Arial"/>
                <w:color w:val="000000"/>
                <w:sz w:val="16"/>
                <w:szCs w:val="16"/>
                <w:cs/>
              </w:rPr>
              <w:t>-</w:t>
            </w:r>
            <w:r w:rsidRPr="00794E4D">
              <w:rPr>
                <w:rFonts w:eastAsia="Times New Roman" w:cs="Arial"/>
                <w:color w:val="000000"/>
                <w:sz w:val="16"/>
                <w:szCs w:val="16"/>
              </w:rPr>
              <w:t>615</w:t>
            </w:r>
          </w:p>
        </w:tc>
        <w:tc>
          <w:tcPr>
            <w:tcW w:w="604" w:type="pct"/>
            <w:shd w:val="clear" w:color="auto" w:fill="auto"/>
            <w:noWrap/>
            <w:vAlign w:val="center"/>
            <w:hideMark/>
          </w:tcPr>
          <w:p w14:paraId="0A73BE78" w14:textId="77777777" w:rsidR="004B1401" w:rsidRPr="00794E4D" w:rsidRDefault="004B1401" w:rsidP="000E2554">
            <w:pPr>
              <w:spacing w:after="0" w:line="240" w:lineRule="auto"/>
              <w:jc w:val="center"/>
              <w:rPr>
                <w:rFonts w:eastAsia="Times New Roman" w:cs="Arial"/>
                <w:color w:val="000000"/>
                <w:sz w:val="16"/>
                <w:szCs w:val="16"/>
              </w:rPr>
            </w:pPr>
            <w:r w:rsidRPr="00794E4D">
              <w:rPr>
                <w:rFonts w:eastAsia="Times New Roman" w:cs="Arial"/>
                <w:color w:val="000000"/>
                <w:sz w:val="16"/>
                <w:szCs w:val="16"/>
              </w:rPr>
              <w:t>11</w:t>
            </w:r>
            <w:r w:rsidRPr="00794E4D">
              <w:rPr>
                <w:rFonts w:eastAsia="Times New Roman" w:cs="Arial"/>
                <w:color w:val="000000"/>
                <w:sz w:val="16"/>
                <w:szCs w:val="16"/>
                <w:cs/>
              </w:rPr>
              <w:t>.</w:t>
            </w:r>
            <w:r w:rsidRPr="00794E4D">
              <w:rPr>
                <w:rFonts w:eastAsia="Times New Roman" w:cs="Arial"/>
                <w:color w:val="000000"/>
                <w:sz w:val="16"/>
                <w:szCs w:val="16"/>
              </w:rPr>
              <w:t>50</w:t>
            </w:r>
            <w:r w:rsidRPr="00794E4D">
              <w:rPr>
                <w:rFonts w:eastAsia="Times New Roman" w:cs="Arial"/>
                <w:color w:val="000000"/>
                <w:sz w:val="16"/>
                <w:szCs w:val="16"/>
                <w:cs/>
              </w:rPr>
              <w:t>%</w:t>
            </w:r>
          </w:p>
        </w:tc>
        <w:tc>
          <w:tcPr>
            <w:tcW w:w="648" w:type="pct"/>
            <w:shd w:val="clear" w:color="auto" w:fill="auto"/>
            <w:noWrap/>
            <w:vAlign w:val="center"/>
            <w:hideMark/>
          </w:tcPr>
          <w:p w14:paraId="6D7AA387" w14:textId="77777777" w:rsidR="004B1401" w:rsidRPr="00794E4D" w:rsidRDefault="004B1401" w:rsidP="000E2554">
            <w:pPr>
              <w:spacing w:after="0" w:line="240" w:lineRule="auto"/>
              <w:jc w:val="center"/>
              <w:rPr>
                <w:rFonts w:eastAsia="Times New Roman" w:cs="Arial"/>
                <w:color w:val="000000"/>
                <w:sz w:val="16"/>
                <w:szCs w:val="16"/>
              </w:rPr>
            </w:pPr>
            <w:r w:rsidRPr="00794E4D">
              <w:rPr>
                <w:rFonts w:eastAsia="Times New Roman" w:cs="Arial"/>
                <w:color w:val="000000"/>
                <w:sz w:val="16"/>
                <w:szCs w:val="16"/>
              </w:rPr>
              <w:t>7</w:t>
            </w:r>
            <w:r w:rsidRPr="00794E4D">
              <w:rPr>
                <w:rFonts w:eastAsia="Times New Roman" w:cs="Arial"/>
                <w:color w:val="000000"/>
                <w:sz w:val="16"/>
                <w:szCs w:val="16"/>
                <w:cs/>
              </w:rPr>
              <w:t>.</w:t>
            </w:r>
            <w:r w:rsidRPr="00794E4D">
              <w:rPr>
                <w:rFonts w:eastAsia="Times New Roman" w:cs="Arial"/>
                <w:color w:val="000000"/>
                <w:sz w:val="16"/>
                <w:szCs w:val="16"/>
              </w:rPr>
              <w:t>87</w:t>
            </w:r>
            <w:r w:rsidRPr="00794E4D">
              <w:rPr>
                <w:rFonts w:eastAsia="Times New Roman" w:cs="Arial"/>
                <w:color w:val="000000"/>
                <w:sz w:val="16"/>
                <w:szCs w:val="16"/>
                <w:cs/>
              </w:rPr>
              <w:t>%</w:t>
            </w:r>
          </w:p>
        </w:tc>
      </w:tr>
      <w:tr w:rsidR="004B1401" w:rsidRPr="00794E4D" w14:paraId="22F1E1FC" w14:textId="77777777" w:rsidTr="004B1401">
        <w:trPr>
          <w:trHeight w:val="300"/>
        </w:trPr>
        <w:tc>
          <w:tcPr>
            <w:tcW w:w="767" w:type="pct"/>
            <w:vMerge w:val="restart"/>
            <w:shd w:val="clear" w:color="auto" w:fill="auto"/>
            <w:noWrap/>
            <w:vAlign w:val="center"/>
            <w:hideMark/>
          </w:tcPr>
          <w:p w14:paraId="7F32E7BC" w14:textId="77777777" w:rsidR="004B1401" w:rsidRPr="00794E4D" w:rsidRDefault="004B1401" w:rsidP="000E2554">
            <w:pPr>
              <w:spacing w:after="0" w:line="240" w:lineRule="auto"/>
              <w:jc w:val="center"/>
              <w:rPr>
                <w:rFonts w:eastAsia="Times New Roman" w:cs="Arial"/>
                <w:color w:val="000000"/>
                <w:sz w:val="16"/>
                <w:szCs w:val="16"/>
              </w:rPr>
            </w:pPr>
            <w:r w:rsidRPr="00794E4D">
              <w:rPr>
                <w:rFonts w:eastAsia="Times New Roman" w:cs="Arial"/>
                <w:color w:val="000000"/>
                <w:sz w:val="16"/>
                <w:szCs w:val="16"/>
              </w:rPr>
              <w:t>7</w:t>
            </w:r>
          </w:p>
        </w:tc>
        <w:tc>
          <w:tcPr>
            <w:tcW w:w="865" w:type="pct"/>
            <w:shd w:val="clear" w:color="auto" w:fill="auto"/>
            <w:noWrap/>
            <w:vAlign w:val="center"/>
            <w:hideMark/>
          </w:tcPr>
          <w:p w14:paraId="5EF10FEE" w14:textId="77777777" w:rsidR="004B1401" w:rsidRPr="00794E4D" w:rsidRDefault="004B1401" w:rsidP="000E2554">
            <w:pPr>
              <w:spacing w:after="0" w:line="240" w:lineRule="auto"/>
              <w:jc w:val="center"/>
              <w:rPr>
                <w:rFonts w:eastAsia="Times New Roman" w:cs="Arial"/>
                <w:color w:val="000000"/>
                <w:sz w:val="16"/>
                <w:szCs w:val="16"/>
              </w:rPr>
            </w:pPr>
            <w:r w:rsidRPr="00794E4D">
              <w:rPr>
                <w:rFonts w:eastAsia="Times New Roman" w:cs="Arial"/>
                <w:color w:val="000000"/>
                <w:sz w:val="16"/>
                <w:szCs w:val="16"/>
              </w:rPr>
              <w:t>PL Normal</w:t>
            </w:r>
          </w:p>
        </w:tc>
        <w:tc>
          <w:tcPr>
            <w:tcW w:w="705" w:type="pct"/>
            <w:vAlign w:val="center"/>
          </w:tcPr>
          <w:p w14:paraId="60FD0862" w14:textId="77777777" w:rsidR="004B1401" w:rsidRPr="00794E4D" w:rsidRDefault="004B1401" w:rsidP="000E2554">
            <w:pPr>
              <w:spacing w:after="0" w:line="240" w:lineRule="auto"/>
              <w:jc w:val="center"/>
              <w:rPr>
                <w:rFonts w:eastAsia="Times New Roman" w:cs="Arial"/>
                <w:color w:val="000000"/>
                <w:sz w:val="16"/>
                <w:szCs w:val="16"/>
              </w:rPr>
            </w:pPr>
            <w:r w:rsidRPr="00794E4D">
              <w:rPr>
                <w:rFonts w:eastAsia="Times New Roman" w:cs="Arial"/>
                <w:color w:val="000000"/>
                <w:sz w:val="16"/>
                <w:szCs w:val="16"/>
              </w:rPr>
              <w:t>&lt;385</w:t>
            </w:r>
          </w:p>
        </w:tc>
        <w:tc>
          <w:tcPr>
            <w:tcW w:w="705" w:type="pct"/>
            <w:vAlign w:val="center"/>
          </w:tcPr>
          <w:p w14:paraId="66377928" w14:textId="77777777" w:rsidR="004B1401" w:rsidRPr="00794E4D" w:rsidRDefault="004B1401" w:rsidP="000E2554">
            <w:pPr>
              <w:spacing w:after="0" w:line="240" w:lineRule="auto"/>
              <w:jc w:val="center"/>
              <w:rPr>
                <w:rFonts w:eastAsia="Times New Roman" w:cs="Arial"/>
                <w:color w:val="000000"/>
                <w:sz w:val="16"/>
                <w:szCs w:val="16"/>
              </w:rPr>
            </w:pPr>
            <w:r w:rsidRPr="00794E4D">
              <w:rPr>
                <w:rFonts w:eastAsia="Times New Roman" w:cs="Arial"/>
                <w:color w:val="000000"/>
                <w:sz w:val="16"/>
                <w:szCs w:val="16"/>
              </w:rPr>
              <w:t>&lt;600</w:t>
            </w:r>
          </w:p>
        </w:tc>
        <w:tc>
          <w:tcPr>
            <w:tcW w:w="705" w:type="pct"/>
            <w:shd w:val="clear" w:color="auto" w:fill="auto"/>
            <w:noWrap/>
            <w:vAlign w:val="center"/>
          </w:tcPr>
          <w:p w14:paraId="792FE066" w14:textId="77777777" w:rsidR="004B1401" w:rsidRPr="00794E4D" w:rsidRDefault="004B1401" w:rsidP="000E2554">
            <w:pPr>
              <w:spacing w:after="0" w:line="240" w:lineRule="auto"/>
              <w:jc w:val="center"/>
              <w:rPr>
                <w:rFonts w:eastAsia="Times New Roman" w:cs="Arial"/>
                <w:color w:val="000000"/>
                <w:sz w:val="16"/>
                <w:szCs w:val="16"/>
              </w:rPr>
            </w:pPr>
            <w:r w:rsidRPr="00794E4D">
              <w:rPr>
                <w:rFonts w:eastAsia="Times New Roman" w:cs="Arial"/>
                <w:color w:val="000000"/>
                <w:sz w:val="16"/>
                <w:szCs w:val="16"/>
              </w:rPr>
              <w:t>&lt;403</w:t>
            </w:r>
          </w:p>
        </w:tc>
        <w:tc>
          <w:tcPr>
            <w:tcW w:w="604" w:type="pct"/>
            <w:vMerge w:val="restart"/>
            <w:shd w:val="clear" w:color="auto" w:fill="auto"/>
            <w:noWrap/>
            <w:vAlign w:val="center"/>
            <w:hideMark/>
          </w:tcPr>
          <w:p w14:paraId="3CC0A656" w14:textId="77777777" w:rsidR="004B1401" w:rsidRPr="00794E4D" w:rsidRDefault="004B1401" w:rsidP="000E2554">
            <w:pPr>
              <w:spacing w:after="0" w:line="240" w:lineRule="auto"/>
              <w:jc w:val="center"/>
              <w:rPr>
                <w:rFonts w:eastAsia="Times New Roman" w:cs="Arial"/>
                <w:color w:val="000000"/>
                <w:sz w:val="16"/>
                <w:szCs w:val="16"/>
              </w:rPr>
            </w:pPr>
            <w:r w:rsidRPr="00794E4D">
              <w:rPr>
                <w:rFonts w:eastAsia="Times New Roman" w:cs="Arial"/>
                <w:color w:val="000000"/>
                <w:sz w:val="16"/>
                <w:szCs w:val="16"/>
              </w:rPr>
              <w:t>20</w:t>
            </w:r>
            <w:r w:rsidRPr="00794E4D">
              <w:rPr>
                <w:rFonts w:eastAsia="Times New Roman" w:cs="Arial"/>
                <w:color w:val="000000"/>
                <w:sz w:val="16"/>
                <w:szCs w:val="16"/>
                <w:cs/>
              </w:rPr>
              <w:t>.</w:t>
            </w:r>
            <w:r w:rsidRPr="00794E4D">
              <w:rPr>
                <w:rFonts w:eastAsia="Times New Roman" w:cs="Arial"/>
                <w:color w:val="000000"/>
                <w:sz w:val="16"/>
                <w:szCs w:val="16"/>
              </w:rPr>
              <w:t>78</w:t>
            </w:r>
            <w:r w:rsidRPr="00794E4D">
              <w:rPr>
                <w:rFonts w:eastAsia="Times New Roman" w:cs="Arial"/>
                <w:color w:val="000000"/>
                <w:sz w:val="16"/>
                <w:szCs w:val="16"/>
                <w:cs/>
              </w:rPr>
              <w:t>%</w:t>
            </w:r>
          </w:p>
        </w:tc>
        <w:tc>
          <w:tcPr>
            <w:tcW w:w="648" w:type="pct"/>
            <w:vMerge w:val="restart"/>
            <w:shd w:val="clear" w:color="auto" w:fill="auto"/>
            <w:noWrap/>
            <w:vAlign w:val="center"/>
            <w:hideMark/>
          </w:tcPr>
          <w:p w14:paraId="0B9309F6" w14:textId="77777777" w:rsidR="004B1401" w:rsidRPr="00794E4D" w:rsidRDefault="004B1401" w:rsidP="000E2554">
            <w:pPr>
              <w:spacing w:after="0" w:line="240" w:lineRule="auto"/>
              <w:jc w:val="center"/>
              <w:rPr>
                <w:rFonts w:eastAsia="Times New Roman" w:cs="Arial"/>
                <w:color w:val="000000"/>
                <w:sz w:val="16"/>
                <w:szCs w:val="16"/>
              </w:rPr>
            </w:pPr>
            <w:r w:rsidRPr="00794E4D">
              <w:rPr>
                <w:rFonts w:eastAsia="Times New Roman" w:cs="Arial"/>
                <w:color w:val="000000"/>
                <w:sz w:val="16"/>
                <w:szCs w:val="16"/>
              </w:rPr>
              <w:t>15</w:t>
            </w:r>
            <w:r w:rsidRPr="00794E4D">
              <w:rPr>
                <w:rFonts w:eastAsia="Times New Roman" w:cs="Arial"/>
                <w:color w:val="000000"/>
                <w:sz w:val="16"/>
                <w:szCs w:val="16"/>
                <w:cs/>
              </w:rPr>
              <w:t>.</w:t>
            </w:r>
            <w:r w:rsidRPr="00794E4D">
              <w:rPr>
                <w:rFonts w:eastAsia="Times New Roman" w:cs="Arial"/>
                <w:color w:val="000000"/>
                <w:sz w:val="16"/>
                <w:szCs w:val="16"/>
              </w:rPr>
              <w:t>61</w:t>
            </w:r>
            <w:r w:rsidRPr="00794E4D">
              <w:rPr>
                <w:rFonts w:eastAsia="Times New Roman" w:cs="Arial"/>
                <w:color w:val="000000"/>
                <w:sz w:val="16"/>
                <w:szCs w:val="16"/>
                <w:cs/>
              </w:rPr>
              <w:t>%</w:t>
            </w:r>
          </w:p>
        </w:tc>
      </w:tr>
      <w:tr w:rsidR="004B1401" w:rsidRPr="00794E4D" w14:paraId="372C3B88" w14:textId="77777777" w:rsidTr="004B1401">
        <w:trPr>
          <w:trHeight w:val="300"/>
        </w:trPr>
        <w:tc>
          <w:tcPr>
            <w:tcW w:w="767" w:type="pct"/>
            <w:vMerge/>
            <w:vAlign w:val="center"/>
            <w:hideMark/>
          </w:tcPr>
          <w:p w14:paraId="34773C31" w14:textId="77777777" w:rsidR="004B1401" w:rsidRPr="00794E4D" w:rsidRDefault="004B1401" w:rsidP="000E2554">
            <w:pPr>
              <w:spacing w:after="0" w:line="240" w:lineRule="auto"/>
              <w:rPr>
                <w:rFonts w:eastAsia="Times New Roman" w:cs="Arial"/>
                <w:color w:val="000000"/>
                <w:sz w:val="16"/>
                <w:szCs w:val="16"/>
              </w:rPr>
            </w:pPr>
          </w:p>
        </w:tc>
        <w:tc>
          <w:tcPr>
            <w:tcW w:w="865" w:type="pct"/>
            <w:shd w:val="clear" w:color="auto" w:fill="auto"/>
            <w:noWrap/>
            <w:vAlign w:val="center"/>
            <w:hideMark/>
          </w:tcPr>
          <w:p w14:paraId="5D4CEDC1" w14:textId="77777777" w:rsidR="004B1401" w:rsidRPr="00794E4D" w:rsidRDefault="004B1401" w:rsidP="000E2554">
            <w:pPr>
              <w:spacing w:after="0" w:line="240" w:lineRule="auto"/>
              <w:jc w:val="center"/>
              <w:rPr>
                <w:rFonts w:eastAsia="Times New Roman" w:cs="Arial"/>
                <w:color w:val="000000"/>
                <w:sz w:val="16"/>
                <w:szCs w:val="16"/>
              </w:rPr>
            </w:pPr>
            <w:r w:rsidRPr="00794E4D">
              <w:rPr>
                <w:rFonts w:eastAsia="Times New Roman" w:cs="Arial"/>
                <w:color w:val="000000"/>
                <w:sz w:val="16"/>
                <w:szCs w:val="16"/>
              </w:rPr>
              <w:t>Reschedule</w:t>
            </w:r>
          </w:p>
        </w:tc>
        <w:tc>
          <w:tcPr>
            <w:tcW w:w="705" w:type="pct"/>
            <w:vAlign w:val="center"/>
          </w:tcPr>
          <w:p w14:paraId="6B49E9AA" w14:textId="77777777" w:rsidR="004B1401" w:rsidRPr="00794E4D" w:rsidRDefault="004B1401" w:rsidP="000E2554">
            <w:pPr>
              <w:spacing w:after="0" w:line="240" w:lineRule="auto"/>
              <w:jc w:val="center"/>
              <w:rPr>
                <w:rFonts w:eastAsia="Times New Roman" w:cs="Arial"/>
                <w:color w:val="000000"/>
                <w:sz w:val="16"/>
                <w:szCs w:val="16"/>
                <w:cs/>
              </w:rPr>
            </w:pPr>
          </w:p>
        </w:tc>
        <w:tc>
          <w:tcPr>
            <w:tcW w:w="705" w:type="pct"/>
            <w:vAlign w:val="center"/>
          </w:tcPr>
          <w:p w14:paraId="0D9615D3" w14:textId="77777777" w:rsidR="004B1401" w:rsidRPr="00794E4D" w:rsidRDefault="004B1401" w:rsidP="000E2554">
            <w:pPr>
              <w:spacing w:after="0" w:line="240" w:lineRule="auto"/>
              <w:jc w:val="center"/>
              <w:rPr>
                <w:rFonts w:eastAsia="Times New Roman" w:cs="Arial"/>
                <w:color w:val="000000"/>
                <w:sz w:val="16"/>
                <w:szCs w:val="16"/>
                <w:cs/>
              </w:rPr>
            </w:pPr>
          </w:p>
        </w:tc>
        <w:tc>
          <w:tcPr>
            <w:tcW w:w="705" w:type="pct"/>
            <w:shd w:val="clear" w:color="auto" w:fill="auto"/>
            <w:noWrap/>
            <w:vAlign w:val="center"/>
          </w:tcPr>
          <w:p w14:paraId="51CFE4E4" w14:textId="77777777" w:rsidR="004B1401" w:rsidRPr="00794E4D" w:rsidRDefault="004B1401" w:rsidP="000E2554">
            <w:pPr>
              <w:spacing w:after="0" w:line="240" w:lineRule="auto"/>
              <w:jc w:val="center"/>
              <w:rPr>
                <w:rFonts w:eastAsia="Times New Roman" w:cs="Arial"/>
                <w:color w:val="000000"/>
                <w:sz w:val="16"/>
                <w:szCs w:val="16"/>
              </w:rPr>
            </w:pPr>
          </w:p>
        </w:tc>
        <w:tc>
          <w:tcPr>
            <w:tcW w:w="604" w:type="pct"/>
            <w:vMerge/>
            <w:vAlign w:val="center"/>
            <w:hideMark/>
          </w:tcPr>
          <w:p w14:paraId="2F8CE33C" w14:textId="77777777" w:rsidR="004B1401" w:rsidRPr="00794E4D" w:rsidRDefault="004B1401" w:rsidP="000E2554">
            <w:pPr>
              <w:spacing w:after="0" w:line="240" w:lineRule="auto"/>
              <w:rPr>
                <w:rFonts w:eastAsia="Times New Roman" w:cs="Arial"/>
                <w:color w:val="000000"/>
                <w:sz w:val="16"/>
                <w:szCs w:val="16"/>
              </w:rPr>
            </w:pPr>
          </w:p>
        </w:tc>
        <w:tc>
          <w:tcPr>
            <w:tcW w:w="648" w:type="pct"/>
            <w:vMerge/>
            <w:shd w:val="clear" w:color="auto" w:fill="auto"/>
            <w:vAlign w:val="center"/>
            <w:hideMark/>
          </w:tcPr>
          <w:p w14:paraId="62BE3CB8" w14:textId="77777777" w:rsidR="004B1401" w:rsidRPr="00794E4D" w:rsidRDefault="004B1401" w:rsidP="000E2554">
            <w:pPr>
              <w:spacing w:after="0" w:line="240" w:lineRule="auto"/>
              <w:rPr>
                <w:rFonts w:eastAsia="Times New Roman" w:cs="Arial"/>
                <w:color w:val="000000"/>
                <w:sz w:val="16"/>
                <w:szCs w:val="16"/>
              </w:rPr>
            </w:pPr>
          </w:p>
        </w:tc>
      </w:tr>
      <w:tr w:rsidR="004B1401" w:rsidRPr="00794E4D" w14:paraId="1CC34431" w14:textId="77777777" w:rsidTr="004B1401">
        <w:trPr>
          <w:trHeight w:val="300"/>
        </w:trPr>
        <w:tc>
          <w:tcPr>
            <w:tcW w:w="767" w:type="pct"/>
            <w:vMerge w:val="restart"/>
            <w:shd w:val="clear" w:color="auto" w:fill="auto"/>
            <w:noWrap/>
            <w:vAlign w:val="center"/>
            <w:hideMark/>
          </w:tcPr>
          <w:p w14:paraId="36F49E55" w14:textId="77777777" w:rsidR="004B1401" w:rsidRPr="00794E4D" w:rsidRDefault="004B1401" w:rsidP="000E2554">
            <w:pPr>
              <w:spacing w:after="0" w:line="240" w:lineRule="auto"/>
              <w:jc w:val="center"/>
              <w:rPr>
                <w:rFonts w:eastAsia="Times New Roman" w:cs="Arial"/>
                <w:color w:val="000000"/>
                <w:sz w:val="16"/>
                <w:szCs w:val="16"/>
              </w:rPr>
            </w:pPr>
            <w:r w:rsidRPr="00794E4D">
              <w:rPr>
                <w:rFonts w:eastAsia="Times New Roman" w:cs="Arial"/>
                <w:color w:val="000000"/>
                <w:sz w:val="16"/>
                <w:szCs w:val="16"/>
              </w:rPr>
              <w:t>8</w:t>
            </w:r>
          </w:p>
        </w:tc>
        <w:tc>
          <w:tcPr>
            <w:tcW w:w="865" w:type="pct"/>
            <w:shd w:val="clear" w:color="auto" w:fill="auto"/>
            <w:noWrap/>
            <w:vAlign w:val="center"/>
            <w:hideMark/>
          </w:tcPr>
          <w:p w14:paraId="616AF91F" w14:textId="77777777" w:rsidR="004B1401" w:rsidRPr="00794E4D" w:rsidRDefault="004B1401" w:rsidP="000E2554">
            <w:pPr>
              <w:spacing w:after="0" w:line="240" w:lineRule="auto"/>
              <w:jc w:val="center"/>
              <w:rPr>
                <w:rFonts w:eastAsia="Times New Roman" w:cs="Arial"/>
                <w:color w:val="000000"/>
                <w:sz w:val="16"/>
                <w:szCs w:val="16"/>
              </w:rPr>
            </w:pPr>
            <w:r w:rsidRPr="00794E4D">
              <w:rPr>
                <w:rFonts w:eastAsia="Times New Roman" w:cs="Arial"/>
                <w:color w:val="000000"/>
                <w:sz w:val="16"/>
                <w:szCs w:val="16"/>
              </w:rPr>
              <w:t>SMA</w:t>
            </w:r>
          </w:p>
        </w:tc>
        <w:tc>
          <w:tcPr>
            <w:tcW w:w="705" w:type="pct"/>
            <w:vAlign w:val="center"/>
          </w:tcPr>
          <w:p w14:paraId="5FE3F6B9" w14:textId="77777777" w:rsidR="004B1401" w:rsidRPr="00794E4D" w:rsidRDefault="004B1401" w:rsidP="000E2554">
            <w:pPr>
              <w:spacing w:after="0" w:line="240" w:lineRule="auto"/>
              <w:jc w:val="center"/>
              <w:rPr>
                <w:rFonts w:eastAsia="Times New Roman" w:cs="Arial"/>
                <w:color w:val="000000"/>
                <w:sz w:val="16"/>
                <w:szCs w:val="16"/>
                <w:cs/>
              </w:rPr>
            </w:pPr>
          </w:p>
        </w:tc>
        <w:tc>
          <w:tcPr>
            <w:tcW w:w="705" w:type="pct"/>
            <w:vAlign w:val="center"/>
          </w:tcPr>
          <w:p w14:paraId="477CF697" w14:textId="77777777" w:rsidR="004B1401" w:rsidRPr="00794E4D" w:rsidRDefault="004B1401" w:rsidP="000E2554">
            <w:pPr>
              <w:spacing w:after="0" w:line="240" w:lineRule="auto"/>
              <w:jc w:val="center"/>
              <w:rPr>
                <w:rFonts w:eastAsia="Times New Roman" w:cs="Arial"/>
                <w:color w:val="000000"/>
                <w:sz w:val="16"/>
                <w:szCs w:val="16"/>
                <w:cs/>
              </w:rPr>
            </w:pPr>
          </w:p>
        </w:tc>
        <w:tc>
          <w:tcPr>
            <w:tcW w:w="705" w:type="pct"/>
            <w:shd w:val="clear" w:color="auto" w:fill="auto"/>
            <w:noWrap/>
            <w:vAlign w:val="center"/>
          </w:tcPr>
          <w:p w14:paraId="200CE177" w14:textId="77777777" w:rsidR="004B1401" w:rsidRPr="00794E4D" w:rsidRDefault="004B1401" w:rsidP="000E2554">
            <w:pPr>
              <w:spacing w:after="0" w:line="240" w:lineRule="auto"/>
              <w:jc w:val="center"/>
              <w:rPr>
                <w:rFonts w:eastAsia="Times New Roman" w:cs="Arial"/>
                <w:color w:val="000000"/>
                <w:sz w:val="16"/>
                <w:szCs w:val="16"/>
              </w:rPr>
            </w:pPr>
          </w:p>
        </w:tc>
        <w:tc>
          <w:tcPr>
            <w:tcW w:w="604" w:type="pct"/>
            <w:vMerge w:val="restart"/>
            <w:shd w:val="clear" w:color="auto" w:fill="auto"/>
            <w:noWrap/>
            <w:vAlign w:val="center"/>
            <w:hideMark/>
          </w:tcPr>
          <w:p w14:paraId="29324735" w14:textId="77777777" w:rsidR="004B1401" w:rsidRPr="00794E4D" w:rsidRDefault="004B1401" w:rsidP="000E2554">
            <w:pPr>
              <w:spacing w:after="0" w:line="240" w:lineRule="auto"/>
              <w:jc w:val="center"/>
              <w:rPr>
                <w:rFonts w:eastAsia="Times New Roman" w:cs="Arial"/>
                <w:color w:val="000000"/>
                <w:sz w:val="16"/>
                <w:szCs w:val="16"/>
              </w:rPr>
            </w:pPr>
            <w:r w:rsidRPr="00794E4D">
              <w:rPr>
                <w:rFonts w:eastAsia="Times New Roman" w:cs="Arial"/>
                <w:color w:val="000000"/>
                <w:sz w:val="16"/>
                <w:szCs w:val="16"/>
              </w:rPr>
              <w:t>31</w:t>
            </w:r>
            <w:r w:rsidRPr="00794E4D">
              <w:rPr>
                <w:rFonts w:eastAsia="Times New Roman" w:cs="Arial"/>
                <w:color w:val="000000"/>
                <w:sz w:val="16"/>
                <w:szCs w:val="16"/>
                <w:cs/>
              </w:rPr>
              <w:t>.</w:t>
            </w:r>
            <w:r w:rsidRPr="00794E4D">
              <w:rPr>
                <w:rFonts w:eastAsia="Times New Roman" w:cs="Arial"/>
                <w:color w:val="000000"/>
                <w:sz w:val="16"/>
                <w:szCs w:val="16"/>
              </w:rPr>
              <w:t>82</w:t>
            </w:r>
            <w:r w:rsidRPr="00794E4D">
              <w:rPr>
                <w:rFonts w:eastAsia="Times New Roman" w:cs="Arial"/>
                <w:color w:val="000000"/>
                <w:sz w:val="16"/>
                <w:szCs w:val="16"/>
                <w:cs/>
              </w:rPr>
              <w:t>%</w:t>
            </w:r>
          </w:p>
        </w:tc>
        <w:tc>
          <w:tcPr>
            <w:tcW w:w="648" w:type="pct"/>
            <w:vMerge w:val="restart"/>
            <w:shd w:val="clear" w:color="auto" w:fill="auto"/>
            <w:noWrap/>
            <w:vAlign w:val="center"/>
            <w:hideMark/>
          </w:tcPr>
          <w:p w14:paraId="744F2ECC" w14:textId="77777777" w:rsidR="004B1401" w:rsidRPr="00794E4D" w:rsidRDefault="004B1401" w:rsidP="000E2554">
            <w:pPr>
              <w:spacing w:after="0" w:line="240" w:lineRule="auto"/>
              <w:jc w:val="center"/>
              <w:rPr>
                <w:rFonts w:eastAsia="Times New Roman" w:cs="Arial"/>
                <w:color w:val="000000"/>
                <w:sz w:val="16"/>
                <w:szCs w:val="16"/>
              </w:rPr>
            </w:pPr>
            <w:r w:rsidRPr="00794E4D">
              <w:rPr>
                <w:rFonts w:eastAsia="Times New Roman" w:cs="Arial"/>
                <w:color w:val="000000"/>
                <w:sz w:val="16"/>
                <w:szCs w:val="16"/>
              </w:rPr>
              <w:t>31</w:t>
            </w:r>
            <w:r w:rsidRPr="00794E4D">
              <w:rPr>
                <w:rFonts w:eastAsia="Times New Roman" w:cs="Arial"/>
                <w:color w:val="000000"/>
                <w:sz w:val="16"/>
                <w:szCs w:val="16"/>
                <w:cs/>
              </w:rPr>
              <w:t>.</w:t>
            </w:r>
            <w:r w:rsidRPr="00794E4D">
              <w:rPr>
                <w:rFonts w:eastAsia="Times New Roman" w:cs="Arial"/>
                <w:color w:val="000000"/>
                <w:sz w:val="16"/>
                <w:szCs w:val="16"/>
              </w:rPr>
              <w:t>06</w:t>
            </w:r>
            <w:r w:rsidRPr="00794E4D">
              <w:rPr>
                <w:rFonts w:eastAsia="Times New Roman" w:cs="Arial"/>
                <w:color w:val="000000"/>
                <w:sz w:val="16"/>
                <w:szCs w:val="16"/>
                <w:cs/>
              </w:rPr>
              <w:t>%</w:t>
            </w:r>
          </w:p>
        </w:tc>
      </w:tr>
      <w:tr w:rsidR="004B1401" w:rsidRPr="00794E4D" w14:paraId="22EB85CC" w14:textId="77777777" w:rsidTr="004B1401">
        <w:trPr>
          <w:trHeight w:val="300"/>
        </w:trPr>
        <w:tc>
          <w:tcPr>
            <w:tcW w:w="767" w:type="pct"/>
            <w:vMerge/>
            <w:vAlign w:val="center"/>
            <w:hideMark/>
          </w:tcPr>
          <w:p w14:paraId="0A1BDDDA" w14:textId="77777777" w:rsidR="004B1401" w:rsidRPr="00794E4D" w:rsidRDefault="004B1401" w:rsidP="000E2554">
            <w:pPr>
              <w:spacing w:after="0" w:line="240" w:lineRule="auto"/>
              <w:rPr>
                <w:rFonts w:eastAsia="Times New Roman" w:cs="Arial"/>
                <w:color w:val="000000"/>
                <w:sz w:val="16"/>
                <w:szCs w:val="16"/>
              </w:rPr>
            </w:pPr>
          </w:p>
        </w:tc>
        <w:tc>
          <w:tcPr>
            <w:tcW w:w="865" w:type="pct"/>
            <w:shd w:val="clear" w:color="auto" w:fill="auto"/>
            <w:noWrap/>
            <w:vAlign w:val="center"/>
            <w:hideMark/>
          </w:tcPr>
          <w:p w14:paraId="6A1AA3B3" w14:textId="77777777" w:rsidR="004B1401" w:rsidRPr="00794E4D" w:rsidRDefault="004B1401" w:rsidP="000E2554">
            <w:pPr>
              <w:spacing w:after="0" w:line="240" w:lineRule="auto"/>
              <w:jc w:val="center"/>
              <w:rPr>
                <w:rFonts w:eastAsia="Times New Roman" w:cs="Arial"/>
                <w:color w:val="000000"/>
                <w:sz w:val="16"/>
                <w:szCs w:val="16"/>
              </w:rPr>
            </w:pPr>
            <w:r w:rsidRPr="00794E4D">
              <w:rPr>
                <w:rFonts w:eastAsia="Times New Roman" w:cs="Arial"/>
                <w:color w:val="000000"/>
                <w:sz w:val="16"/>
                <w:szCs w:val="16"/>
              </w:rPr>
              <w:t>Restructure</w:t>
            </w:r>
            <w:r w:rsidRPr="00794E4D">
              <w:rPr>
                <w:rFonts w:eastAsia="Times New Roman" w:cs="Arial"/>
                <w:color w:val="000000"/>
                <w:sz w:val="16"/>
                <w:szCs w:val="16"/>
                <w:cs/>
              </w:rPr>
              <w:t>(</w:t>
            </w:r>
            <w:r w:rsidRPr="00794E4D">
              <w:rPr>
                <w:rFonts w:eastAsia="Times New Roman" w:cs="Arial"/>
                <w:color w:val="000000"/>
                <w:sz w:val="16"/>
                <w:szCs w:val="16"/>
              </w:rPr>
              <w:t>TDR</w:t>
            </w:r>
            <w:r w:rsidRPr="00794E4D">
              <w:rPr>
                <w:rFonts w:eastAsia="Times New Roman" w:cs="Arial"/>
                <w:color w:val="000000"/>
                <w:sz w:val="16"/>
                <w:szCs w:val="16"/>
                <w:cs/>
              </w:rPr>
              <w:t>)</w:t>
            </w:r>
          </w:p>
        </w:tc>
        <w:tc>
          <w:tcPr>
            <w:tcW w:w="705" w:type="pct"/>
            <w:vAlign w:val="center"/>
          </w:tcPr>
          <w:p w14:paraId="1B06EA03" w14:textId="77777777" w:rsidR="004B1401" w:rsidRPr="00794E4D" w:rsidRDefault="004B1401" w:rsidP="000E2554">
            <w:pPr>
              <w:spacing w:after="0" w:line="240" w:lineRule="auto"/>
              <w:jc w:val="center"/>
              <w:rPr>
                <w:rFonts w:eastAsia="Times New Roman" w:cs="Arial"/>
                <w:color w:val="000000"/>
                <w:sz w:val="16"/>
                <w:szCs w:val="16"/>
                <w:cs/>
              </w:rPr>
            </w:pPr>
          </w:p>
        </w:tc>
        <w:tc>
          <w:tcPr>
            <w:tcW w:w="705" w:type="pct"/>
            <w:vAlign w:val="center"/>
          </w:tcPr>
          <w:p w14:paraId="734C42B6" w14:textId="77777777" w:rsidR="004B1401" w:rsidRPr="00794E4D" w:rsidRDefault="004B1401" w:rsidP="000E2554">
            <w:pPr>
              <w:spacing w:after="0" w:line="240" w:lineRule="auto"/>
              <w:jc w:val="center"/>
              <w:rPr>
                <w:rFonts w:eastAsia="Times New Roman" w:cs="Arial"/>
                <w:color w:val="000000"/>
                <w:sz w:val="16"/>
                <w:szCs w:val="16"/>
                <w:cs/>
              </w:rPr>
            </w:pPr>
          </w:p>
        </w:tc>
        <w:tc>
          <w:tcPr>
            <w:tcW w:w="705" w:type="pct"/>
            <w:shd w:val="clear" w:color="auto" w:fill="auto"/>
            <w:noWrap/>
            <w:vAlign w:val="center"/>
          </w:tcPr>
          <w:p w14:paraId="4FA84736" w14:textId="77777777" w:rsidR="004B1401" w:rsidRPr="00794E4D" w:rsidRDefault="004B1401" w:rsidP="000E2554">
            <w:pPr>
              <w:spacing w:after="0" w:line="240" w:lineRule="auto"/>
              <w:jc w:val="center"/>
              <w:rPr>
                <w:rFonts w:eastAsia="Times New Roman" w:cs="Arial"/>
                <w:color w:val="000000"/>
                <w:sz w:val="16"/>
                <w:szCs w:val="16"/>
              </w:rPr>
            </w:pPr>
          </w:p>
        </w:tc>
        <w:tc>
          <w:tcPr>
            <w:tcW w:w="604" w:type="pct"/>
            <w:vMerge/>
            <w:vAlign w:val="center"/>
            <w:hideMark/>
          </w:tcPr>
          <w:p w14:paraId="05C0CFA4" w14:textId="77777777" w:rsidR="004B1401" w:rsidRPr="00794E4D" w:rsidRDefault="004B1401" w:rsidP="000E2554">
            <w:pPr>
              <w:spacing w:after="0" w:line="240" w:lineRule="auto"/>
              <w:rPr>
                <w:rFonts w:eastAsia="Times New Roman" w:cs="Arial"/>
                <w:color w:val="000000"/>
                <w:sz w:val="16"/>
                <w:szCs w:val="16"/>
              </w:rPr>
            </w:pPr>
          </w:p>
        </w:tc>
        <w:tc>
          <w:tcPr>
            <w:tcW w:w="648" w:type="pct"/>
            <w:vMerge/>
            <w:shd w:val="clear" w:color="auto" w:fill="auto"/>
            <w:vAlign w:val="center"/>
            <w:hideMark/>
          </w:tcPr>
          <w:p w14:paraId="4FFFC9BF" w14:textId="77777777" w:rsidR="004B1401" w:rsidRPr="00794E4D" w:rsidRDefault="004B1401" w:rsidP="000E2554">
            <w:pPr>
              <w:spacing w:after="0" w:line="240" w:lineRule="auto"/>
              <w:rPr>
                <w:rFonts w:eastAsia="Times New Roman" w:cs="Arial"/>
                <w:color w:val="000000"/>
                <w:sz w:val="16"/>
                <w:szCs w:val="16"/>
              </w:rPr>
            </w:pPr>
          </w:p>
        </w:tc>
      </w:tr>
    </w:tbl>
    <w:p w14:paraId="40789BAE" w14:textId="77777777" w:rsidR="00C80CC3" w:rsidRPr="00794E4D" w:rsidRDefault="00C80CC3" w:rsidP="00C80CC3">
      <w:pPr>
        <w:pStyle w:val="Caption"/>
        <w:rPr>
          <w:rFonts w:cs="Arial"/>
        </w:rPr>
      </w:pPr>
      <w:r w:rsidRPr="00794E4D">
        <w:rPr>
          <w:rFonts w:cs="Arial"/>
        </w:rPr>
        <w:t xml:space="preserve">Table </w:t>
      </w:r>
      <w:r w:rsidRPr="00794E4D">
        <w:rPr>
          <w:rFonts w:cs="Arial"/>
        </w:rPr>
        <w:fldChar w:fldCharType="begin"/>
      </w:r>
      <w:r w:rsidRPr="00794E4D">
        <w:rPr>
          <w:rFonts w:cs="Arial"/>
        </w:rPr>
        <w:instrText xml:space="preserve"> SEQ Table \</w:instrText>
      </w:r>
      <w:r w:rsidRPr="00794E4D">
        <w:rPr>
          <w:rFonts w:cs="Arial"/>
          <w:bCs/>
          <w:cs/>
        </w:rPr>
        <w:instrText xml:space="preserve">* </w:instrText>
      </w:r>
      <w:r w:rsidRPr="00794E4D">
        <w:rPr>
          <w:rFonts w:cs="Arial"/>
        </w:rPr>
        <w:instrText xml:space="preserve">ARABIC </w:instrText>
      </w:r>
      <w:r w:rsidRPr="00794E4D">
        <w:rPr>
          <w:rFonts w:cs="Arial"/>
        </w:rPr>
        <w:fldChar w:fldCharType="separate"/>
      </w:r>
      <w:r w:rsidR="00CC7D55">
        <w:rPr>
          <w:rFonts w:cs="Arial"/>
          <w:noProof/>
        </w:rPr>
        <w:t>8</w:t>
      </w:r>
      <w:r w:rsidRPr="00794E4D">
        <w:rPr>
          <w:rFonts w:cs="Arial"/>
        </w:rPr>
        <w:fldChar w:fldCharType="end"/>
      </w:r>
      <w:r w:rsidRPr="00794E4D">
        <w:rPr>
          <w:rFonts w:cs="Arial"/>
        </w:rPr>
        <w:t>, Supermaster Scale</w:t>
      </w:r>
    </w:p>
    <w:p w14:paraId="6DF9415E" w14:textId="77777777" w:rsidR="00C80CC3" w:rsidRPr="00794E4D" w:rsidRDefault="00C80CC3" w:rsidP="00C80CC3">
      <w:pPr>
        <w:pStyle w:val="Heading3"/>
        <w:numPr>
          <w:ilvl w:val="2"/>
          <w:numId w:val="2"/>
        </w:numPr>
        <w:rPr>
          <w:rFonts w:cs="Arial"/>
        </w:rPr>
      </w:pPr>
      <w:r w:rsidRPr="00794E4D">
        <w:rPr>
          <w:rFonts w:cs="Arial"/>
        </w:rPr>
        <w:lastRenderedPageBreak/>
        <w:t>Through</w:t>
      </w:r>
      <w:r w:rsidRPr="00794E4D">
        <w:rPr>
          <w:rFonts w:cs="Arial"/>
          <w:bCs/>
          <w:szCs w:val="24"/>
          <w:cs/>
        </w:rPr>
        <w:t>-</w:t>
      </w:r>
      <w:r w:rsidRPr="00794E4D">
        <w:rPr>
          <w:rFonts w:cs="Arial"/>
        </w:rPr>
        <w:t>the</w:t>
      </w:r>
      <w:r w:rsidRPr="00794E4D">
        <w:rPr>
          <w:rFonts w:cs="Arial"/>
          <w:bCs/>
          <w:szCs w:val="24"/>
          <w:cs/>
        </w:rPr>
        <w:t>-</w:t>
      </w:r>
      <w:r w:rsidRPr="00794E4D">
        <w:rPr>
          <w:rFonts w:cs="Arial"/>
        </w:rPr>
        <w:t>cycle rating transition matrix</w:t>
      </w:r>
      <w:r w:rsidRPr="00794E4D">
        <w:rPr>
          <w:rFonts w:cs="Arial"/>
          <w:bCs/>
          <w:szCs w:val="24"/>
          <w:cs/>
        </w:rPr>
        <w:t xml:space="preserve"> </w:t>
      </w:r>
      <m:oMath>
        <m:r>
          <m:rPr>
            <m:sty m:val="bi"/>
          </m:rPr>
          <w:rPr>
            <w:rFonts w:ascii="Cambria Math" w:hAnsi="Cambria Math" w:cs="Cambria Math" w:hint="cs"/>
            <w:szCs w:val="24"/>
            <w:cs/>
          </w:rPr>
          <m:t>M</m:t>
        </m:r>
      </m:oMath>
    </w:p>
    <w:p w14:paraId="0E4DA737" w14:textId="77777777" w:rsidR="00C80CC3" w:rsidRPr="00794E4D" w:rsidRDefault="00507825" w:rsidP="00C80CC3">
      <w:pPr>
        <w:rPr>
          <w:rFonts w:cs="Arial"/>
        </w:rPr>
      </w:pPr>
      <w:proofErr w:type="gramStart"/>
      <w:r>
        <w:rPr>
          <w:rFonts w:cs="Arial"/>
        </w:rPr>
        <w:t xml:space="preserve">After the </w:t>
      </w:r>
      <w:r w:rsidR="00C80CC3" w:rsidRPr="00794E4D">
        <w:rPr>
          <w:rFonts w:cs="Arial"/>
        </w:rPr>
        <w:t>supermaster rating and scale are finalized</w:t>
      </w:r>
      <w:r w:rsidR="00C80CC3" w:rsidRPr="00794E4D">
        <w:rPr>
          <w:rFonts w:cs="Arial"/>
          <w:szCs w:val="22"/>
          <w:cs/>
        </w:rPr>
        <w:t>.</w:t>
      </w:r>
      <w:proofErr w:type="gramEnd"/>
      <w:r w:rsidR="00C80CC3" w:rsidRPr="00794E4D">
        <w:rPr>
          <w:rFonts w:cs="Arial"/>
          <w:szCs w:val="22"/>
          <w:cs/>
        </w:rPr>
        <w:t xml:space="preserve"> </w:t>
      </w:r>
      <w:r w:rsidR="00C80CC3" w:rsidRPr="00794E4D">
        <w:rPr>
          <w:rFonts w:cs="Arial"/>
        </w:rPr>
        <w:t>We re</w:t>
      </w:r>
      <w:r w:rsidR="00C80CC3" w:rsidRPr="00794E4D">
        <w:rPr>
          <w:rFonts w:cs="Arial"/>
          <w:szCs w:val="22"/>
          <w:cs/>
        </w:rPr>
        <w:t>-</w:t>
      </w:r>
      <w:r w:rsidR="00C80CC3" w:rsidRPr="00794E4D">
        <w:rPr>
          <w:rFonts w:cs="Arial"/>
        </w:rPr>
        <w:t>apply the rating criteria to our sample and observe the migration of supermaster rating</w:t>
      </w:r>
      <w:r w:rsidR="00C80CC3" w:rsidRPr="00794E4D">
        <w:rPr>
          <w:rFonts w:cs="Arial"/>
          <w:szCs w:val="22"/>
          <w:cs/>
        </w:rPr>
        <w:t xml:space="preserve">. </w:t>
      </w:r>
      <w:r w:rsidR="00C80CC3" w:rsidRPr="00794E4D">
        <w:rPr>
          <w:rFonts w:cs="Arial"/>
        </w:rPr>
        <w:t>By taking a simple average across each observation point, we obtain the following obtain normalized long</w:t>
      </w:r>
      <w:r w:rsidR="00C80CC3" w:rsidRPr="00794E4D">
        <w:rPr>
          <w:rFonts w:cs="Arial"/>
          <w:szCs w:val="22"/>
          <w:cs/>
        </w:rPr>
        <w:t>-</w:t>
      </w:r>
      <w:r w:rsidR="00C80CC3" w:rsidRPr="00794E4D">
        <w:rPr>
          <w:rFonts w:cs="Arial"/>
        </w:rPr>
        <w:t>run average</w:t>
      </w:r>
      <w:r w:rsidR="00C80CC3" w:rsidRPr="00794E4D">
        <w:rPr>
          <w:rFonts w:cs="Arial"/>
          <w:szCs w:val="22"/>
          <w:cs/>
        </w:rPr>
        <w:t xml:space="preserve"> (</w:t>
      </w:r>
      <w:r w:rsidR="00C80CC3" w:rsidRPr="00794E4D">
        <w:rPr>
          <w:rFonts w:cs="Arial"/>
        </w:rPr>
        <w:t>observed</w:t>
      </w:r>
      <w:r w:rsidR="00C80CC3" w:rsidRPr="00794E4D">
        <w:rPr>
          <w:rFonts w:cs="Arial"/>
          <w:szCs w:val="22"/>
          <w:cs/>
        </w:rPr>
        <w:t xml:space="preserve">) </w:t>
      </w:r>
      <w:r w:rsidR="00C80CC3" w:rsidRPr="00794E4D">
        <w:rPr>
          <w:rFonts w:cs="Arial"/>
        </w:rPr>
        <w:t>transition matrix or through</w:t>
      </w:r>
      <w:r w:rsidR="00C80CC3" w:rsidRPr="00794E4D">
        <w:rPr>
          <w:rFonts w:cs="Arial"/>
          <w:szCs w:val="22"/>
          <w:cs/>
        </w:rPr>
        <w:t>-</w:t>
      </w:r>
      <w:r w:rsidR="00C80CC3" w:rsidRPr="00794E4D">
        <w:rPr>
          <w:rFonts w:cs="Arial"/>
        </w:rPr>
        <w:t>the</w:t>
      </w:r>
      <w:r w:rsidR="00C80CC3" w:rsidRPr="00794E4D">
        <w:rPr>
          <w:rFonts w:cs="Arial"/>
          <w:szCs w:val="22"/>
          <w:cs/>
        </w:rPr>
        <w:t>-</w:t>
      </w:r>
      <w:r w:rsidR="00C80CC3" w:rsidRPr="00794E4D">
        <w:rPr>
          <w:rFonts w:cs="Arial"/>
        </w:rPr>
        <w:t xml:space="preserve">cycle </w:t>
      </w:r>
      <w:r w:rsidR="00C80CC3" w:rsidRPr="00794E4D">
        <w:rPr>
          <w:rFonts w:cs="Arial"/>
          <w:szCs w:val="22"/>
          <w:cs/>
        </w:rPr>
        <w:t>(</w:t>
      </w:r>
      <w:r w:rsidR="00C80CC3" w:rsidRPr="00794E4D">
        <w:rPr>
          <w:rFonts w:cs="Arial"/>
        </w:rPr>
        <w:t>TTC</w:t>
      </w:r>
      <w:r w:rsidR="00C80CC3" w:rsidRPr="00794E4D">
        <w:rPr>
          <w:rFonts w:cs="Arial"/>
          <w:szCs w:val="22"/>
          <w:cs/>
        </w:rPr>
        <w:t>)</w:t>
      </w:r>
      <w:r w:rsidR="00C80CC3" w:rsidRPr="00794E4D">
        <w:rPr>
          <w:rFonts w:cs="Arial"/>
        </w:rPr>
        <w:t xml:space="preserve"> transition matrix</w:t>
      </w:r>
      <w:r w:rsidR="00C80CC3" w:rsidRPr="00794E4D">
        <w:rPr>
          <w:rFonts w:cs="Arial"/>
          <w:szCs w:val="22"/>
          <w:cs/>
        </w:rPr>
        <w:t xml:space="preserve">. </w:t>
      </w:r>
    </w:p>
    <w:tbl>
      <w:tblPr>
        <w:tblStyle w:val="TableGrid"/>
        <w:tblW w:w="4077" w:type="pct"/>
        <w:jc w:val="center"/>
        <w:tblInd w:w="-462" w:type="dxa"/>
        <w:tblCellMar>
          <w:left w:w="57" w:type="dxa"/>
          <w:right w:w="57" w:type="dxa"/>
        </w:tblCellMar>
        <w:tblLook w:val="04A0" w:firstRow="1" w:lastRow="0" w:firstColumn="1" w:lastColumn="0" w:noHBand="0" w:noVBand="1"/>
      </w:tblPr>
      <w:tblGrid>
        <w:gridCol w:w="1369"/>
        <w:gridCol w:w="666"/>
        <w:gridCol w:w="666"/>
        <w:gridCol w:w="666"/>
        <w:gridCol w:w="666"/>
        <w:gridCol w:w="666"/>
        <w:gridCol w:w="666"/>
        <w:gridCol w:w="666"/>
        <w:gridCol w:w="666"/>
        <w:gridCol w:w="756"/>
      </w:tblGrid>
      <w:tr w:rsidR="00C80CC3" w:rsidRPr="00794E4D" w14:paraId="70AD813E" w14:textId="77777777" w:rsidTr="004B1401">
        <w:trPr>
          <w:jc w:val="center"/>
        </w:trPr>
        <w:tc>
          <w:tcPr>
            <w:tcW w:w="918" w:type="pct"/>
            <w:vAlign w:val="center"/>
          </w:tcPr>
          <w:p w14:paraId="5414AA64" w14:textId="2B5ED2FC" w:rsidR="00C80CC3" w:rsidRPr="00794E4D" w:rsidRDefault="004B1401" w:rsidP="000E2554">
            <w:pPr>
              <w:spacing w:line="240" w:lineRule="auto"/>
              <w:jc w:val="right"/>
              <w:rPr>
                <w:rFonts w:cs="Arial"/>
                <w:sz w:val="16"/>
                <w:szCs w:val="16"/>
              </w:rPr>
            </w:pPr>
            <w:r w:rsidRPr="005471CE">
              <w:rPr>
                <w:rFonts w:cs="Arial"/>
                <w:sz w:val="16"/>
                <w:szCs w:val="16"/>
              </w:rPr>
              <w:t>Super</w:t>
            </w:r>
            <w:r w:rsidRPr="005471CE">
              <w:rPr>
                <w:rFonts w:cs="Angsana New"/>
                <w:sz w:val="16"/>
                <w:szCs w:val="16"/>
                <w:cs/>
              </w:rPr>
              <w:t xml:space="preserve"> </w:t>
            </w:r>
            <w:r w:rsidRPr="005471CE">
              <w:rPr>
                <w:rFonts w:cs="Arial"/>
                <w:sz w:val="16"/>
                <w:szCs w:val="16"/>
              </w:rPr>
              <w:t>master Rating</w:t>
            </w:r>
          </w:p>
        </w:tc>
        <w:tc>
          <w:tcPr>
            <w:tcW w:w="446" w:type="pct"/>
            <w:vAlign w:val="center"/>
          </w:tcPr>
          <w:p w14:paraId="37D9AE1F" w14:textId="77777777" w:rsidR="00C80CC3" w:rsidRPr="00794E4D" w:rsidRDefault="00C80CC3" w:rsidP="000E2554">
            <w:pPr>
              <w:spacing w:line="240" w:lineRule="auto"/>
              <w:jc w:val="right"/>
              <w:rPr>
                <w:rFonts w:cs="Arial"/>
                <w:sz w:val="16"/>
                <w:szCs w:val="16"/>
              </w:rPr>
            </w:pPr>
            <w:r w:rsidRPr="00794E4D">
              <w:rPr>
                <w:rFonts w:cs="Arial"/>
                <w:sz w:val="16"/>
                <w:szCs w:val="16"/>
              </w:rPr>
              <w:t>1</w:t>
            </w:r>
          </w:p>
        </w:tc>
        <w:tc>
          <w:tcPr>
            <w:tcW w:w="447" w:type="pct"/>
            <w:vAlign w:val="center"/>
          </w:tcPr>
          <w:p w14:paraId="34F9B567" w14:textId="77777777" w:rsidR="00C80CC3" w:rsidRPr="00794E4D" w:rsidRDefault="00C80CC3" w:rsidP="000E2554">
            <w:pPr>
              <w:spacing w:line="240" w:lineRule="auto"/>
              <w:jc w:val="right"/>
              <w:rPr>
                <w:rFonts w:cs="Arial"/>
                <w:sz w:val="16"/>
                <w:szCs w:val="16"/>
              </w:rPr>
            </w:pPr>
            <w:r w:rsidRPr="00794E4D">
              <w:rPr>
                <w:rFonts w:cs="Arial"/>
                <w:sz w:val="16"/>
                <w:szCs w:val="16"/>
              </w:rPr>
              <w:t>2</w:t>
            </w:r>
          </w:p>
        </w:tc>
        <w:tc>
          <w:tcPr>
            <w:tcW w:w="447" w:type="pct"/>
            <w:vAlign w:val="center"/>
          </w:tcPr>
          <w:p w14:paraId="6AB0F799" w14:textId="77777777" w:rsidR="00C80CC3" w:rsidRPr="00794E4D" w:rsidRDefault="00C80CC3" w:rsidP="000E2554">
            <w:pPr>
              <w:spacing w:line="240" w:lineRule="auto"/>
              <w:jc w:val="right"/>
              <w:rPr>
                <w:rFonts w:cs="Arial"/>
                <w:sz w:val="16"/>
                <w:szCs w:val="16"/>
              </w:rPr>
            </w:pPr>
            <w:r w:rsidRPr="00794E4D">
              <w:rPr>
                <w:rFonts w:cs="Arial"/>
                <w:sz w:val="16"/>
                <w:szCs w:val="16"/>
              </w:rPr>
              <w:t>3</w:t>
            </w:r>
          </w:p>
        </w:tc>
        <w:tc>
          <w:tcPr>
            <w:tcW w:w="447" w:type="pct"/>
            <w:vAlign w:val="center"/>
          </w:tcPr>
          <w:p w14:paraId="221797DA" w14:textId="77777777" w:rsidR="00C80CC3" w:rsidRPr="00794E4D" w:rsidRDefault="00C80CC3" w:rsidP="000E2554">
            <w:pPr>
              <w:spacing w:line="240" w:lineRule="auto"/>
              <w:jc w:val="right"/>
              <w:rPr>
                <w:rFonts w:cs="Arial"/>
                <w:sz w:val="16"/>
                <w:szCs w:val="16"/>
              </w:rPr>
            </w:pPr>
            <w:r w:rsidRPr="00794E4D">
              <w:rPr>
                <w:rFonts w:cs="Arial"/>
                <w:sz w:val="16"/>
                <w:szCs w:val="16"/>
              </w:rPr>
              <w:t>4</w:t>
            </w:r>
          </w:p>
        </w:tc>
        <w:tc>
          <w:tcPr>
            <w:tcW w:w="447" w:type="pct"/>
            <w:vAlign w:val="center"/>
          </w:tcPr>
          <w:p w14:paraId="7E2955EA" w14:textId="77777777" w:rsidR="00C80CC3" w:rsidRPr="00794E4D" w:rsidRDefault="00C80CC3" w:rsidP="000E2554">
            <w:pPr>
              <w:spacing w:line="240" w:lineRule="auto"/>
              <w:jc w:val="right"/>
              <w:rPr>
                <w:rFonts w:cs="Arial"/>
                <w:sz w:val="16"/>
                <w:szCs w:val="16"/>
              </w:rPr>
            </w:pPr>
            <w:r w:rsidRPr="00794E4D">
              <w:rPr>
                <w:rFonts w:cs="Arial"/>
                <w:sz w:val="16"/>
                <w:szCs w:val="16"/>
              </w:rPr>
              <w:t>5</w:t>
            </w:r>
          </w:p>
        </w:tc>
        <w:tc>
          <w:tcPr>
            <w:tcW w:w="447" w:type="pct"/>
            <w:vAlign w:val="center"/>
          </w:tcPr>
          <w:p w14:paraId="12D1FC67" w14:textId="77777777" w:rsidR="00C80CC3" w:rsidRPr="00794E4D" w:rsidRDefault="00C80CC3" w:rsidP="000E2554">
            <w:pPr>
              <w:spacing w:line="240" w:lineRule="auto"/>
              <w:jc w:val="right"/>
              <w:rPr>
                <w:rFonts w:cs="Arial"/>
                <w:sz w:val="16"/>
                <w:szCs w:val="16"/>
              </w:rPr>
            </w:pPr>
            <w:r w:rsidRPr="00794E4D">
              <w:rPr>
                <w:rFonts w:cs="Arial"/>
                <w:sz w:val="16"/>
                <w:szCs w:val="16"/>
              </w:rPr>
              <w:t>6</w:t>
            </w:r>
          </w:p>
        </w:tc>
        <w:tc>
          <w:tcPr>
            <w:tcW w:w="447" w:type="pct"/>
            <w:vAlign w:val="center"/>
          </w:tcPr>
          <w:p w14:paraId="1CCCC1C7" w14:textId="77777777" w:rsidR="00C80CC3" w:rsidRPr="00794E4D" w:rsidRDefault="00C80CC3" w:rsidP="000E2554">
            <w:pPr>
              <w:spacing w:line="240" w:lineRule="auto"/>
              <w:jc w:val="right"/>
              <w:rPr>
                <w:rFonts w:cs="Arial"/>
                <w:sz w:val="16"/>
                <w:szCs w:val="16"/>
              </w:rPr>
            </w:pPr>
            <w:r w:rsidRPr="00794E4D">
              <w:rPr>
                <w:rFonts w:cs="Arial"/>
                <w:sz w:val="16"/>
                <w:szCs w:val="16"/>
              </w:rPr>
              <w:t>7</w:t>
            </w:r>
          </w:p>
        </w:tc>
        <w:tc>
          <w:tcPr>
            <w:tcW w:w="447" w:type="pct"/>
            <w:vAlign w:val="center"/>
          </w:tcPr>
          <w:p w14:paraId="7632B845" w14:textId="77777777" w:rsidR="00C80CC3" w:rsidRPr="00794E4D" w:rsidRDefault="00C80CC3" w:rsidP="000E2554">
            <w:pPr>
              <w:spacing w:line="240" w:lineRule="auto"/>
              <w:jc w:val="right"/>
              <w:rPr>
                <w:rFonts w:cs="Arial"/>
                <w:sz w:val="16"/>
                <w:szCs w:val="16"/>
              </w:rPr>
            </w:pPr>
            <w:r w:rsidRPr="00794E4D">
              <w:rPr>
                <w:rFonts w:cs="Arial"/>
                <w:sz w:val="16"/>
                <w:szCs w:val="16"/>
              </w:rPr>
              <w:t>8</w:t>
            </w:r>
          </w:p>
        </w:tc>
        <w:tc>
          <w:tcPr>
            <w:tcW w:w="509" w:type="pct"/>
            <w:vAlign w:val="center"/>
          </w:tcPr>
          <w:p w14:paraId="12D42C20" w14:textId="77777777" w:rsidR="00C80CC3" w:rsidRPr="00794E4D" w:rsidRDefault="00C80CC3" w:rsidP="000E2554">
            <w:pPr>
              <w:spacing w:line="240" w:lineRule="auto"/>
              <w:jc w:val="right"/>
              <w:rPr>
                <w:rFonts w:cs="Arial"/>
                <w:sz w:val="16"/>
                <w:szCs w:val="16"/>
              </w:rPr>
            </w:pPr>
            <w:r w:rsidRPr="00794E4D">
              <w:rPr>
                <w:rFonts w:cs="Arial"/>
                <w:sz w:val="16"/>
                <w:szCs w:val="16"/>
              </w:rPr>
              <w:t>Default</w:t>
            </w:r>
          </w:p>
        </w:tc>
      </w:tr>
      <w:tr w:rsidR="00C80CC3" w:rsidRPr="00794E4D" w14:paraId="040B7821" w14:textId="77777777" w:rsidTr="004B1401">
        <w:trPr>
          <w:jc w:val="center"/>
        </w:trPr>
        <w:tc>
          <w:tcPr>
            <w:tcW w:w="918" w:type="pct"/>
            <w:vAlign w:val="center"/>
          </w:tcPr>
          <w:p w14:paraId="4B441B83" w14:textId="77777777" w:rsidR="00C80CC3" w:rsidRPr="00794E4D" w:rsidRDefault="00C80CC3" w:rsidP="000E2554">
            <w:pPr>
              <w:spacing w:line="240" w:lineRule="auto"/>
              <w:jc w:val="right"/>
              <w:rPr>
                <w:rFonts w:cs="Arial"/>
                <w:sz w:val="16"/>
                <w:szCs w:val="16"/>
              </w:rPr>
            </w:pPr>
            <w:r w:rsidRPr="00794E4D">
              <w:rPr>
                <w:rFonts w:cs="Arial"/>
                <w:sz w:val="16"/>
                <w:szCs w:val="16"/>
              </w:rPr>
              <w:t>1</w:t>
            </w:r>
          </w:p>
        </w:tc>
        <w:tc>
          <w:tcPr>
            <w:tcW w:w="446" w:type="pct"/>
            <w:shd w:val="clear" w:color="auto" w:fill="auto"/>
            <w:vAlign w:val="center"/>
          </w:tcPr>
          <w:p w14:paraId="0EE05153" w14:textId="0C1520E6" w:rsidR="00C80CC3" w:rsidRPr="00794E4D" w:rsidRDefault="00C80CC3" w:rsidP="000E2554">
            <w:pPr>
              <w:spacing w:line="240" w:lineRule="auto"/>
              <w:jc w:val="right"/>
              <w:rPr>
                <w:rFonts w:cs="Arial"/>
                <w:color w:val="000000"/>
                <w:sz w:val="16"/>
                <w:szCs w:val="16"/>
              </w:rPr>
            </w:pPr>
          </w:p>
        </w:tc>
        <w:tc>
          <w:tcPr>
            <w:tcW w:w="447" w:type="pct"/>
            <w:shd w:val="clear" w:color="auto" w:fill="auto"/>
            <w:vAlign w:val="center"/>
          </w:tcPr>
          <w:p w14:paraId="4E9CA3BC" w14:textId="7DD9155A" w:rsidR="00C80CC3" w:rsidRPr="00794E4D" w:rsidRDefault="00C80CC3" w:rsidP="000E2554">
            <w:pPr>
              <w:spacing w:line="240" w:lineRule="auto"/>
              <w:jc w:val="right"/>
              <w:rPr>
                <w:rFonts w:cs="Arial"/>
                <w:color w:val="000000"/>
                <w:sz w:val="16"/>
                <w:szCs w:val="16"/>
              </w:rPr>
            </w:pPr>
          </w:p>
        </w:tc>
        <w:tc>
          <w:tcPr>
            <w:tcW w:w="447" w:type="pct"/>
            <w:shd w:val="clear" w:color="auto" w:fill="auto"/>
            <w:vAlign w:val="center"/>
          </w:tcPr>
          <w:p w14:paraId="6A42412E" w14:textId="6F43246B" w:rsidR="00C80CC3" w:rsidRPr="00794E4D" w:rsidRDefault="00C80CC3" w:rsidP="000E2554">
            <w:pPr>
              <w:spacing w:line="240" w:lineRule="auto"/>
              <w:jc w:val="right"/>
              <w:rPr>
                <w:rFonts w:cs="Arial"/>
                <w:color w:val="000000"/>
                <w:sz w:val="16"/>
                <w:szCs w:val="16"/>
              </w:rPr>
            </w:pPr>
          </w:p>
        </w:tc>
        <w:tc>
          <w:tcPr>
            <w:tcW w:w="447" w:type="pct"/>
            <w:shd w:val="clear" w:color="auto" w:fill="auto"/>
            <w:vAlign w:val="center"/>
          </w:tcPr>
          <w:p w14:paraId="0ACB7268" w14:textId="2548A733" w:rsidR="00C80CC3" w:rsidRPr="00794E4D" w:rsidRDefault="00C80CC3" w:rsidP="000E2554">
            <w:pPr>
              <w:spacing w:line="240" w:lineRule="auto"/>
              <w:jc w:val="right"/>
              <w:rPr>
                <w:rFonts w:cs="Arial"/>
                <w:color w:val="000000"/>
                <w:sz w:val="16"/>
                <w:szCs w:val="16"/>
              </w:rPr>
            </w:pPr>
          </w:p>
        </w:tc>
        <w:tc>
          <w:tcPr>
            <w:tcW w:w="447" w:type="pct"/>
            <w:shd w:val="clear" w:color="auto" w:fill="auto"/>
            <w:vAlign w:val="center"/>
          </w:tcPr>
          <w:p w14:paraId="39F0BA73" w14:textId="256B6D31" w:rsidR="00C80CC3" w:rsidRPr="00794E4D" w:rsidRDefault="00C80CC3" w:rsidP="000E2554">
            <w:pPr>
              <w:spacing w:line="240" w:lineRule="auto"/>
              <w:jc w:val="right"/>
              <w:rPr>
                <w:rFonts w:cs="Arial"/>
                <w:color w:val="000000"/>
                <w:sz w:val="16"/>
                <w:szCs w:val="16"/>
              </w:rPr>
            </w:pPr>
          </w:p>
        </w:tc>
        <w:tc>
          <w:tcPr>
            <w:tcW w:w="447" w:type="pct"/>
            <w:shd w:val="clear" w:color="auto" w:fill="auto"/>
            <w:vAlign w:val="center"/>
          </w:tcPr>
          <w:p w14:paraId="632DB03B" w14:textId="422F2356" w:rsidR="00C80CC3" w:rsidRPr="00794E4D" w:rsidRDefault="00C80CC3" w:rsidP="000E2554">
            <w:pPr>
              <w:spacing w:line="240" w:lineRule="auto"/>
              <w:jc w:val="right"/>
              <w:rPr>
                <w:rFonts w:cs="Arial"/>
                <w:color w:val="000000"/>
                <w:sz w:val="16"/>
                <w:szCs w:val="16"/>
              </w:rPr>
            </w:pPr>
          </w:p>
        </w:tc>
        <w:tc>
          <w:tcPr>
            <w:tcW w:w="447" w:type="pct"/>
            <w:shd w:val="clear" w:color="auto" w:fill="auto"/>
            <w:vAlign w:val="center"/>
          </w:tcPr>
          <w:p w14:paraId="6ACEBB32" w14:textId="28AAF96A" w:rsidR="00C80CC3" w:rsidRPr="00794E4D" w:rsidRDefault="00C80CC3" w:rsidP="000E2554">
            <w:pPr>
              <w:spacing w:line="240" w:lineRule="auto"/>
              <w:jc w:val="right"/>
              <w:rPr>
                <w:rFonts w:cs="Arial"/>
                <w:color w:val="000000"/>
                <w:sz w:val="16"/>
                <w:szCs w:val="16"/>
              </w:rPr>
            </w:pPr>
          </w:p>
        </w:tc>
        <w:tc>
          <w:tcPr>
            <w:tcW w:w="447" w:type="pct"/>
            <w:shd w:val="clear" w:color="auto" w:fill="auto"/>
            <w:vAlign w:val="center"/>
          </w:tcPr>
          <w:p w14:paraId="17F05F5C" w14:textId="3C01B5DF" w:rsidR="00C80CC3" w:rsidRPr="00794E4D" w:rsidRDefault="00C80CC3" w:rsidP="000E2554">
            <w:pPr>
              <w:spacing w:line="240" w:lineRule="auto"/>
              <w:jc w:val="right"/>
              <w:rPr>
                <w:rFonts w:cs="Arial"/>
                <w:color w:val="000000"/>
                <w:sz w:val="16"/>
                <w:szCs w:val="16"/>
              </w:rPr>
            </w:pPr>
          </w:p>
        </w:tc>
        <w:tc>
          <w:tcPr>
            <w:tcW w:w="509" w:type="pct"/>
            <w:shd w:val="clear" w:color="auto" w:fill="auto"/>
            <w:vAlign w:val="center"/>
          </w:tcPr>
          <w:p w14:paraId="7B86F900" w14:textId="6FD0E583" w:rsidR="00C80CC3" w:rsidRPr="00794E4D" w:rsidRDefault="00C80CC3" w:rsidP="000E2554">
            <w:pPr>
              <w:spacing w:line="240" w:lineRule="auto"/>
              <w:jc w:val="right"/>
              <w:rPr>
                <w:rFonts w:eastAsia="Times New Roman" w:cs="Arial"/>
                <w:color w:val="000000"/>
                <w:sz w:val="16"/>
                <w:szCs w:val="16"/>
              </w:rPr>
            </w:pPr>
          </w:p>
        </w:tc>
      </w:tr>
      <w:tr w:rsidR="00C80CC3" w:rsidRPr="00794E4D" w14:paraId="6F16C3EF" w14:textId="77777777" w:rsidTr="004B1401">
        <w:trPr>
          <w:jc w:val="center"/>
        </w:trPr>
        <w:tc>
          <w:tcPr>
            <w:tcW w:w="918" w:type="pct"/>
            <w:vAlign w:val="center"/>
          </w:tcPr>
          <w:p w14:paraId="470C38AB" w14:textId="77777777" w:rsidR="00C80CC3" w:rsidRPr="00794E4D" w:rsidRDefault="00C80CC3" w:rsidP="000E2554">
            <w:pPr>
              <w:spacing w:line="240" w:lineRule="auto"/>
              <w:jc w:val="right"/>
              <w:rPr>
                <w:rFonts w:cs="Arial"/>
                <w:sz w:val="16"/>
                <w:szCs w:val="16"/>
              </w:rPr>
            </w:pPr>
            <w:r w:rsidRPr="00794E4D">
              <w:rPr>
                <w:rFonts w:cs="Arial"/>
                <w:sz w:val="16"/>
                <w:szCs w:val="16"/>
              </w:rPr>
              <w:t>2</w:t>
            </w:r>
          </w:p>
        </w:tc>
        <w:tc>
          <w:tcPr>
            <w:tcW w:w="446" w:type="pct"/>
            <w:shd w:val="clear" w:color="auto" w:fill="auto"/>
            <w:vAlign w:val="center"/>
          </w:tcPr>
          <w:p w14:paraId="3AE6D82E" w14:textId="0B4C7113" w:rsidR="00C80CC3" w:rsidRPr="00794E4D" w:rsidRDefault="00C80CC3" w:rsidP="000E2554">
            <w:pPr>
              <w:spacing w:line="240" w:lineRule="auto"/>
              <w:jc w:val="right"/>
              <w:rPr>
                <w:rFonts w:cs="Arial"/>
                <w:color w:val="000000"/>
                <w:sz w:val="16"/>
                <w:szCs w:val="16"/>
              </w:rPr>
            </w:pPr>
          </w:p>
        </w:tc>
        <w:tc>
          <w:tcPr>
            <w:tcW w:w="447" w:type="pct"/>
            <w:shd w:val="clear" w:color="auto" w:fill="auto"/>
            <w:vAlign w:val="center"/>
          </w:tcPr>
          <w:p w14:paraId="4500314E" w14:textId="3B035E7B" w:rsidR="00C80CC3" w:rsidRPr="00794E4D" w:rsidRDefault="00C80CC3" w:rsidP="000E2554">
            <w:pPr>
              <w:spacing w:line="240" w:lineRule="auto"/>
              <w:jc w:val="right"/>
              <w:rPr>
                <w:rFonts w:cs="Arial"/>
                <w:color w:val="000000"/>
                <w:sz w:val="16"/>
                <w:szCs w:val="16"/>
              </w:rPr>
            </w:pPr>
          </w:p>
        </w:tc>
        <w:tc>
          <w:tcPr>
            <w:tcW w:w="447" w:type="pct"/>
            <w:shd w:val="clear" w:color="auto" w:fill="auto"/>
            <w:vAlign w:val="center"/>
          </w:tcPr>
          <w:p w14:paraId="337059F3" w14:textId="4C001A72" w:rsidR="00C80CC3" w:rsidRPr="00794E4D" w:rsidRDefault="00C80CC3" w:rsidP="000E2554">
            <w:pPr>
              <w:spacing w:line="240" w:lineRule="auto"/>
              <w:jc w:val="right"/>
              <w:rPr>
                <w:rFonts w:cs="Arial"/>
                <w:color w:val="000000"/>
                <w:sz w:val="16"/>
                <w:szCs w:val="16"/>
              </w:rPr>
            </w:pPr>
          </w:p>
        </w:tc>
        <w:tc>
          <w:tcPr>
            <w:tcW w:w="447" w:type="pct"/>
            <w:shd w:val="clear" w:color="auto" w:fill="auto"/>
            <w:vAlign w:val="center"/>
          </w:tcPr>
          <w:p w14:paraId="7837863B" w14:textId="4499668D" w:rsidR="00C80CC3" w:rsidRPr="00794E4D" w:rsidRDefault="00C80CC3" w:rsidP="000E2554">
            <w:pPr>
              <w:spacing w:line="240" w:lineRule="auto"/>
              <w:jc w:val="right"/>
              <w:rPr>
                <w:rFonts w:cs="Arial"/>
                <w:color w:val="000000"/>
                <w:sz w:val="16"/>
                <w:szCs w:val="16"/>
              </w:rPr>
            </w:pPr>
          </w:p>
        </w:tc>
        <w:tc>
          <w:tcPr>
            <w:tcW w:w="447" w:type="pct"/>
            <w:shd w:val="clear" w:color="auto" w:fill="auto"/>
            <w:vAlign w:val="center"/>
          </w:tcPr>
          <w:p w14:paraId="0525862A" w14:textId="1DCFB682" w:rsidR="00C80CC3" w:rsidRPr="00794E4D" w:rsidRDefault="00C80CC3" w:rsidP="000E2554">
            <w:pPr>
              <w:spacing w:line="240" w:lineRule="auto"/>
              <w:jc w:val="right"/>
              <w:rPr>
                <w:rFonts w:cs="Arial"/>
                <w:color w:val="000000"/>
                <w:sz w:val="16"/>
                <w:szCs w:val="16"/>
              </w:rPr>
            </w:pPr>
          </w:p>
        </w:tc>
        <w:tc>
          <w:tcPr>
            <w:tcW w:w="447" w:type="pct"/>
            <w:shd w:val="clear" w:color="auto" w:fill="auto"/>
            <w:vAlign w:val="center"/>
          </w:tcPr>
          <w:p w14:paraId="0B98AF23" w14:textId="48C73882" w:rsidR="00C80CC3" w:rsidRPr="00794E4D" w:rsidRDefault="00C80CC3" w:rsidP="000E2554">
            <w:pPr>
              <w:spacing w:line="240" w:lineRule="auto"/>
              <w:jc w:val="right"/>
              <w:rPr>
                <w:rFonts w:cs="Arial"/>
                <w:color w:val="000000"/>
                <w:sz w:val="16"/>
                <w:szCs w:val="16"/>
              </w:rPr>
            </w:pPr>
          </w:p>
        </w:tc>
        <w:tc>
          <w:tcPr>
            <w:tcW w:w="447" w:type="pct"/>
            <w:shd w:val="clear" w:color="auto" w:fill="auto"/>
            <w:vAlign w:val="center"/>
          </w:tcPr>
          <w:p w14:paraId="7B8375D4" w14:textId="70B77317" w:rsidR="00C80CC3" w:rsidRPr="00794E4D" w:rsidRDefault="00C80CC3" w:rsidP="000E2554">
            <w:pPr>
              <w:spacing w:line="240" w:lineRule="auto"/>
              <w:jc w:val="right"/>
              <w:rPr>
                <w:rFonts w:cs="Arial"/>
                <w:color w:val="000000"/>
                <w:sz w:val="16"/>
                <w:szCs w:val="16"/>
              </w:rPr>
            </w:pPr>
          </w:p>
        </w:tc>
        <w:tc>
          <w:tcPr>
            <w:tcW w:w="447" w:type="pct"/>
            <w:shd w:val="clear" w:color="auto" w:fill="auto"/>
            <w:vAlign w:val="center"/>
          </w:tcPr>
          <w:p w14:paraId="7D4C34FB" w14:textId="71193FF4" w:rsidR="00C80CC3" w:rsidRPr="00794E4D" w:rsidRDefault="00C80CC3" w:rsidP="000E2554">
            <w:pPr>
              <w:spacing w:line="240" w:lineRule="auto"/>
              <w:jc w:val="right"/>
              <w:rPr>
                <w:rFonts w:cs="Arial"/>
                <w:color w:val="000000"/>
                <w:sz w:val="16"/>
                <w:szCs w:val="16"/>
              </w:rPr>
            </w:pPr>
          </w:p>
        </w:tc>
        <w:tc>
          <w:tcPr>
            <w:tcW w:w="509" w:type="pct"/>
            <w:shd w:val="clear" w:color="auto" w:fill="auto"/>
            <w:vAlign w:val="center"/>
          </w:tcPr>
          <w:p w14:paraId="6F9981D5" w14:textId="219BCD21" w:rsidR="00C80CC3" w:rsidRPr="00794E4D" w:rsidRDefault="00C80CC3" w:rsidP="000E2554">
            <w:pPr>
              <w:spacing w:line="240" w:lineRule="auto"/>
              <w:jc w:val="right"/>
              <w:rPr>
                <w:rFonts w:eastAsia="Times New Roman" w:cs="Arial"/>
                <w:color w:val="000000"/>
                <w:sz w:val="16"/>
                <w:szCs w:val="16"/>
              </w:rPr>
            </w:pPr>
          </w:p>
        </w:tc>
      </w:tr>
      <w:tr w:rsidR="00C80CC3" w:rsidRPr="00794E4D" w14:paraId="751F83B2" w14:textId="77777777" w:rsidTr="004B1401">
        <w:trPr>
          <w:jc w:val="center"/>
        </w:trPr>
        <w:tc>
          <w:tcPr>
            <w:tcW w:w="918" w:type="pct"/>
            <w:vAlign w:val="center"/>
          </w:tcPr>
          <w:p w14:paraId="576795E5" w14:textId="77777777" w:rsidR="00C80CC3" w:rsidRPr="00794E4D" w:rsidRDefault="00C80CC3" w:rsidP="000E2554">
            <w:pPr>
              <w:spacing w:line="240" w:lineRule="auto"/>
              <w:jc w:val="right"/>
              <w:rPr>
                <w:rFonts w:cs="Arial"/>
                <w:sz w:val="16"/>
                <w:szCs w:val="16"/>
              </w:rPr>
            </w:pPr>
            <w:r w:rsidRPr="00794E4D">
              <w:rPr>
                <w:rFonts w:cs="Arial"/>
                <w:sz w:val="16"/>
                <w:szCs w:val="16"/>
              </w:rPr>
              <w:t>3</w:t>
            </w:r>
          </w:p>
        </w:tc>
        <w:tc>
          <w:tcPr>
            <w:tcW w:w="446" w:type="pct"/>
            <w:shd w:val="clear" w:color="auto" w:fill="auto"/>
            <w:vAlign w:val="center"/>
          </w:tcPr>
          <w:p w14:paraId="3BEE4596" w14:textId="5188C403" w:rsidR="00C80CC3" w:rsidRPr="00794E4D" w:rsidRDefault="00C80CC3" w:rsidP="000E2554">
            <w:pPr>
              <w:spacing w:line="240" w:lineRule="auto"/>
              <w:jc w:val="right"/>
              <w:rPr>
                <w:rFonts w:cs="Arial"/>
                <w:color w:val="000000"/>
                <w:sz w:val="16"/>
                <w:szCs w:val="16"/>
              </w:rPr>
            </w:pPr>
          </w:p>
        </w:tc>
        <w:tc>
          <w:tcPr>
            <w:tcW w:w="447" w:type="pct"/>
            <w:shd w:val="clear" w:color="auto" w:fill="auto"/>
            <w:vAlign w:val="center"/>
          </w:tcPr>
          <w:p w14:paraId="3EF06BB3" w14:textId="6949DBF9" w:rsidR="00C80CC3" w:rsidRPr="00794E4D" w:rsidRDefault="00C80CC3" w:rsidP="000E2554">
            <w:pPr>
              <w:spacing w:line="240" w:lineRule="auto"/>
              <w:jc w:val="right"/>
              <w:rPr>
                <w:rFonts w:cs="Arial"/>
                <w:color w:val="000000"/>
                <w:sz w:val="16"/>
                <w:szCs w:val="16"/>
              </w:rPr>
            </w:pPr>
          </w:p>
        </w:tc>
        <w:tc>
          <w:tcPr>
            <w:tcW w:w="447" w:type="pct"/>
            <w:shd w:val="clear" w:color="auto" w:fill="auto"/>
            <w:vAlign w:val="center"/>
          </w:tcPr>
          <w:p w14:paraId="2860948F" w14:textId="0E658FC9" w:rsidR="00C80CC3" w:rsidRPr="00794E4D" w:rsidRDefault="00C80CC3" w:rsidP="000E2554">
            <w:pPr>
              <w:spacing w:line="240" w:lineRule="auto"/>
              <w:jc w:val="right"/>
              <w:rPr>
                <w:rFonts w:cs="Arial"/>
                <w:color w:val="000000"/>
                <w:sz w:val="16"/>
                <w:szCs w:val="16"/>
              </w:rPr>
            </w:pPr>
          </w:p>
        </w:tc>
        <w:tc>
          <w:tcPr>
            <w:tcW w:w="447" w:type="pct"/>
            <w:shd w:val="clear" w:color="auto" w:fill="auto"/>
            <w:vAlign w:val="center"/>
          </w:tcPr>
          <w:p w14:paraId="1C300652" w14:textId="6C763895" w:rsidR="00C80CC3" w:rsidRPr="00794E4D" w:rsidRDefault="00C80CC3" w:rsidP="000E2554">
            <w:pPr>
              <w:spacing w:line="240" w:lineRule="auto"/>
              <w:jc w:val="right"/>
              <w:rPr>
                <w:rFonts w:cs="Arial"/>
                <w:color w:val="000000"/>
                <w:sz w:val="16"/>
                <w:szCs w:val="16"/>
              </w:rPr>
            </w:pPr>
          </w:p>
        </w:tc>
        <w:tc>
          <w:tcPr>
            <w:tcW w:w="447" w:type="pct"/>
            <w:shd w:val="clear" w:color="auto" w:fill="auto"/>
            <w:vAlign w:val="center"/>
          </w:tcPr>
          <w:p w14:paraId="796F3F7E" w14:textId="36F191E1" w:rsidR="00C80CC3" w:rsidRPr="00794E4D" w:rsidRDefault="00C80CC3" w:rsidP="000E2554">
            <w:pPr>
              <w:spacing w:line="240" w:lineRule="auto"/>
              <w:jc w:val="right"/>
              <w:rPr>
                <w:rFonts w:cs="Arial"/>
                <w:color w:val="000000"/>
                <w:sz w:val="16"/>
                <w:szCs w:val="16"/>
              </w:rPr>
            </w:pPr>
          </w:p>
        </w:tc>
        <w:tc>
          <w:tcPr>
            <w:tcW w:w="447" w:type="pct"/>
            <w:shd w:val="clear" w:color="auto" w:fill="auto"/>
            <w:vAlign w:val="center"/>
          </w:tcPr>
          <w:p w14:paraId="3BE3BE75" w14:textId="1F4F0EA5" w:rsidR="00C80CC3" w:rsidRPr="00794E4D" w:rsidRDefault="00C80CC3" w:rsidP="000E2554">
            <w:pPr>
              <w:spacing w:line="240" w:lineRule="auto"/>
              <w:jc w:val="right"/>
              <w:rPr>
                <w:rFonts w:cs="Arial"/>
                <w:color w:val="000000"/>
                <w:sz w:val="16"/>
                <w:szCs w:val="16"/>
              </w:rPr>
            </w:pPr>
          </w:p>
        </w:tc>
        <w:tc>
          <w:tcPr>
            <w:tcW w:w="447" w:type="pct"/>
            <w:shd w:val="clear" w:color="auto" w:fill="auto"/>
            <w:vAlign w:val="center"/>
          </w:tcPr>
          <w:p w14:paraId="2B0E67BF" w14:textId="1598BB1D" w:rsidR="00C80CC3" w:rsidRPr="00794E4D" w:rsidRDefault="00C80CC3" w:rsidP="000E2554">
            <w:pPr>
              <w:spacing w:line="240" w:lineRule="auto"/>
              <w:jc w:val="right"/>
              <w:rPr>
                <w:rFonts w:cs="Arial"/>
                <w:color w:val="000000"/>
                <w:sz w:val="16"/>
                <w:szCs w:val="16"/>
              </w:rPr>
            </w:pPr>
          </w:p>
        </w:tc>
        <w:tc>
          <w:tcPr>
            <w:tcW w:w="447" w:type="pct"/>
            <w:shd w:val="clear" w:color="auto" w:fill="auto"/>
            <w:vAlign w:val="center"/>
          </w:tcPr>
          <w:p w14:paraId="62AECAAC" w14:textId="5BC4525E" w:rsidR="00C80CC3" w:rsidRPr="00794E4D" w:rsidRDefault="00C80CC3" w:rsidP="000E2554">
            <w:pPr>
              <w:spacing w:line="240" w:lineRule="auto"/>
              <w:jc w:val="right"/>
              <w:rPr>
                <w:rFonts w:cs="Arial"/>
                <w:color w:val="000000"/>
                <w:sz w:val="16"/>
                <w:szCs w:val="16"/>
              </w:rPr>
            </w:pPr>
          </w:p>
        </w:tc>
        <w:tc>
          <w:tcPr>
            <w:tcW w:w="509" w:type="pct"/>
            <w:shd w:val="clear" w:color="auto" w:fill="auto"/>
            <w:vAlign w:val="center"/>
          </w:tcPr>
          <w:p w14:paraId="66A222D7" w14:textId="0E9A97F5" w:rsidR="00C80CC3" w:rsidRPr="00794E4D" w:rsidRDefault="00C80CC3" w:rsidP="000E2554">
            <w:pPr>
              <w:spacing w:line="240" w:lineRule="auto"/>
              <w:jc w:val="right"/>
              <w:rPr>
                <w:rFonts w:eastAsia="Times New Roman" w:cs="Arial"/>
                <w:color w:val="000000"/>
                <w:sz w:val="16"/>
                <w:szCs w:val="16"/>
              </w:rPr>
            </w:pPr>
          </w:p>
        </w:tc>
      </w:tr>
      <w:tr w:rsidR="00C80CC3" w:rsidRPr="00794E4D" w14:paraId="6E5EA1C8" w14:textId="77777777" w:rsidTr="004B1401">
        <w:trPr>
          <w:jc w:val="center"/>
        </w:trPr>
        <w:tc>
          <w:tcPr>
            <w:tcW w:w="918" w:type="pct"/>
            <w:vAlign w:val="center"/>
          </w:tcPr>
          <w:p w14:paraId="550C2B97" w14:textId="77777777" w:rsidR="00C80CC3" w:rsidRPr="00794E4D" w:rsidRDefault="00C80CC3" w:rsidP="000E2554">
            <w:pPr>
              <w:spacing w:line="240" w:lineRule="auto"/>
              <w:jc w:val="right"/>
              <w:rPr>
                <w:rFonts w:cs="Arial"/>
                <w:sz w:val="16"/>
                <w:szCs w:val="16"/>
              </w:rPr>
            </w:pPr>
            <w:r w:rsidRPr="00794E4D">
              <w:rPr>
                <w:rFonts w:cs="Arial"/>
                <w:sz w:val="16"/>
                <w:szCs w:val="16"/>
              </w:rPr>
              <w:t>4</w:t>
            </w:r>
          </w:p>
        </w:tc>
        <w:tc>
          <w:tcPr>
            <w:tcW w:w="446" w:type="pct"/>
            <w:shd w:val="clear" w:color="auto" w:fill="auto"/>
            <w:vAlign w:val="center"/>
          </w:tcPr>
          <w:p w14:paraId="4EF1174C" w14:textId="0EF126EC" w:rsidR="00C80CC3" w:rsidRPr="00794E4D" w:rsidRDefault="00C80CC3" w:rsidP="000E2554">
            <w:pPr>
              <w:spacing w:line="240" w:lineRule="auto"/>
              <w:jc w:val="right"/>
              <w:rPr>
                <w:rFonts w:cs="Arial"/>
                <w:color w:val="000000"/>
                <w:sz w:val="16"/>
                <w:szCs w:val="16"/>
              </w:rPr>
            </w:pPr>
          </w:p>
        </w:tc>
        <w:tc>
          <w:tcPr>
            <w:tcW w:w="447" w:type="pct"/>
            <w:shd w:val="clear" w:color="auto" w:fill="auto"/>
            <w:vAlign w:val="center"/>
          </w:tcPr>
          <w:p w14:paraId="1217977A" w14:textId="4CAFCA4F" w:rsidR="00C80CC3" w:rsidRPr="00794E4D" w:rsidRDefault="00C80CC3" w:rsidP="000E2554">
            <w:pPr>
              <w:spacing w:line="240" w:lineRule="auto"/>
              <w:jc w:val="right"/>
              <w:rPr>
                <w:rFonts w:cs="Arial"/>
                <w:color w:val="000000"/>
                <w:sz w:val="16"/>
                <w:szCs w:val="16"/>
              </w:rPr>
            </w:pPr>
          </w:p>
        </w:tc>
        <w:tc>
          <w:tcPr>
            <w:tcW w:w="447" w:type="pct"/>
            <w:shd w:val="clear" w:color="auto" w:fill="auto"/>
            <w:vAlign w:val="center"/>
          </w:tcPr>
          <w:p w14:paraId="2E1AE722" w14:textId="7B176CA4" w:rsidR="00C80CC3" w:rsidRPr="00794E4D" w:rsidRDefault="00C80CC3" w:rsidP="000E2554">
            <w:pPr>
              <w:spacing w:line="240" w:lineRule="auto"/>
              <w:jc w:val="right"/>
              <w:rPr>
                <w:rFonts w:cs="Arial"/>
                <w:color w:val="000000"/>
                <w:sz w:val="16"/>
                <w:szCs w:val="16"/>
              </w:rPr>
            </w:pPr>
          </w:p>
        </w:tc>
        <w:tc>
          <w:tcPr>
            <w:tcW w:w="447" w:type="pct"/>
            <w:shd w:val="clear" w:color="auto" w:fill="auto"/>
            <w:vAlign w:val="center"/>
          </w:tcPr>
          <w:p w14:paraId="5921C596" w14:textId="4DCE36C1" w:rsidR="00C80CC3" w:rsidRPr="00794E4D" w:rsidRDefault="00C80CC3" w:rsidP="000E2554">
            <w:pPr>
              <w:spacing w:line="240" w:lineRule="auto"/>
              <w:jc w:val="right"/>
              <w:rPr>
                <w:rFonts w:cs="Arial"/>
                <w:color w:val="000000"/>
                <w:sz w:val="16"/>
                <w:szCs w:val="16"/>
              </w:rPr>
            </w:pPr>
          </w:p>
        </w:tc>
        <w:tc>
          <w:tcPr>
            <w:tcW w:w="447" w:type="pct"/>
            <w:shd w:val="clear" w:color="auto" w:fill="auto"/>
            <w:vAlign w:val="center"/>
          </w:tcPr>
          <w:p w14:paraId="7FA5FB35" w14:textId="6FCAAFFC" w:rsidR="00C80CC3" w:rsidRPr="00794E4D" w:rsidRDefault="00C80CC3" w:rsidP="000E2554">
            <w:pPr>
              <w:spacing w:line="240" w:lineRule="auto"/>
              <w:jc w:val="right"/>
              <w:rPr>
                <w:rFonts w:cs="Arial"/>
                <w:color w:val="000000"/>
                <w:sz w:val="16"/>
                <w:szCs w:val="16"/>
              </w:rPr>
            </w:pPr>
          </w:p>
        </w:tc>
        <w:tc>
          <w:tcPr>
            <w:tcW w:w="447" w:type="pct"/>
            <w:shd w:val="clear" w:color="auto" w:fill="auto"/>
            <w:vAlign w:val="center"/>
          </w:tcPr>
          <w:p w14:paraId="1DA319CA" w14:textId="56D97783" w:rsidR="00C80CC3" w:rsidRPr="00794E4D" w:rsidRDefault="00C80CC3" w:rsidP="000E2554">
            <w:pPr>
              <w:spacing w:line="240" w:lineRule="auto"/>
              <w:jc w:val="right"/>
              <w:rPr>
                <w:rFonts w:cs="Arial"/>
                <w:color w:val="000000"/>
                <w:sz w:val="16"/>
                <w:szCs w:val="16"/>
              </w:rPr>
            </w:pPr>
          </w:p>
        </w:tc>
        <w:tc>
          <w:tcPr>
            <w:tcW w:w="447" w:type="pct"/>
            <w:shd w:val="clear" w:color="auto" w:fill="auto"/>
            <w:vAlign w:val="center"/>
          </w:tcPr>
          <w:p w14:paraId="152125D7" w14:textId="5FE10714" w:rsidR="00C80CC3" w:rsidRPr="00794E4D" w:rsidRDefault="00C80CC3" w:rsidP="000E2554">
            <w:pPr>
              <w:spacing w:line="240" w:lineRule="auto"/>
              <w:jc w:val="right"/>
              <w:rPr>
                <w:rFonts w:cs="Arial"/>
                <w:color w:val="000000"/>
                <w:sz w:val="16"/>
                <w:szCs w:val="16"/>
              </w:rPr>
            </w:pPr>
          </w:p>
        </w:tc>
        <w:tc>
          <w:tcPr>
            <w:tcW w:w="447" w:type="pct"/>
            <w:shd w:val="clear" w:color="auto" w:fill="auto"/>
            <w:vAlign w:val="center"/>
          </w:tcPr>
          <w:p w14:paraId="33B55936" w14:textId="20044BEA" w:rsidR="00C80CC3" w:rsidRPr="00794E4D" w:rsidRDefault="00C80CC3" w:rsidP="000E2554">
            <w:pPr>
              <w:spacing w:line="240" w:lineRule="auto"/>
              <w:jc w:val="right"/>
              <w:rPr>
                <w:rFonts w:cs="Arial"/>
                <w:color w:val="000000"/>
                <w:sz w:val="16"/>
                <w:szCs w:val="16"/>
              </w:rPr>
            </w:pPr>
          </w:p>
        </w:tc>
        <w:tc>
          <w:tcPr>
            <w:tcW w:w="509" w:type="pct"/>
            <w:shd w:val="clear" w:color="auto" w:fill="auto"/>
            <w:vAlign w:val="center"/>
          </w:tcPr>
          <w:p w14:paraId="4F2C379F" w14:textId="06D477CB" w:rsidR="00C80CC3" w:rsidRPr="00794E4D" w:rsidRDefault="00C80CC3" w:rsidP="000E2554">
            <w:pPr>
              <w:spacing w:line="240" w:lineRule="auto"/>
              <w:jc w:val="right"/>
              <w:rPr>
                <w:rFonts w:eastAsia="Times New Roman" w:cs="Arial"/>
                <w:color w:val="000000"/>
                <w:sz w:val="16"/>
                <w:szCs w:val="16"/>
              </w:rPr>
            </w:pPr>
          </w:p>
        </w:tc>
      </w:tr>
      <w:tr w:rsidR="00C80CC3" w:rsidRPr="00794E4D" w14:paraId="58843E36" w14:textId="77777777" w:rsidTr="004B1401">
        <w:trPr>
          <w:jc w:val="center"/>
        </w:trPr>
        <w:tc>
          <w:tcPr>
            <w:tcW w:w="918" w:type="pct"/>
            <w:vAlign w:val="center"/>
          </w:tcPr>
          <w:p w14:paraId="3F715963" w14:textId="77777777" w:rsidR="00C80CC3" w:rsidRPr="00794E4D" w:rsidRDefault="00C80CC3" w:rsidP="000E2554">
            <w:pPr>
              <w:spacing w:line="240" w:lineRule="auto"/>
              <w:jc w:val="right"/>
              <w:rPr>
                <w:rFonts w:cs="Arial"/>
                <w:sz w:val="16"/>
                <w:szCs w:val="16"/>
              </w:rPr>
            </w:pPr>
            <w:r w:rsidRPr="00794E4D">
              <w:rPr>
                <w:rFonts w:cs="Arial"/>
                <w:sz w:val="16"/>
                <w:szCs w:val="16"/>
              </w:rPr>
              <w:t>5</w:t>
            </w:r>
          </w:p>
        </w:tc>
        <w:tc>
          <w:tcPr>
            <w:tcW w:w="446" w:type="pct"/>
            <w:shd w:val="clear" w:color="auto" w:fill="auto"/>
            <w:vAlign w:val="center"/>
          </w:tcPr>
          <w:p w14:paraId="7A7EFBCF" w14:textId="23CD935F" w:rsidR="00C80CC3" w:rsidRPr="00794E4D" w:rsidRDefault="00C80CC3" w:rsidP="000E2554">
            <w:pPr>
              <w:spacing w:line="240" w:lineRule="auto"/>
              <w:jc w:val="right"/>
              <w:rPr>
                <w:rFonts w:cs="Arial"/>
                <w:color w:val="000000"/>
                <w:sz w:val="16"/>
                <w:szCs w:val="16"/>
              </w:rPr>
            </w:pPr>
          </w:p>
        </w:tc>
        <w:tc>
          <w:tcPr>
            <w:tcW w:w="447" w:type="pct"/>
            <w:shd w:val="clear" w:color="auto" w:fill="auto"/>
            <w:vAlign w:val="center"/>
          </w:tcPr>
          <w:p w14:paraId="748F3406" w14:textId="45FA0639" w:rsidR="00C80CC3" w:rsidRPr="00794E4D" w:rsidRDefault="00C80CC3" w:rsidP="000E2554">
            <w:pPr>
              <w:spacing w:line="240" w:lineRule="auto"/>
              <w:jc w:val="right"/>
              <w:rPr>
                <w:rFonts w:cs="Arial"/>
                <w:color w:val="000000"/>
                <w:sz w:val="16"/>
                <w:szCs w:val="16"/>
              </w:rPr>
            </w:pPr>
          </w:p>
        </w:tc>
        <w:tc>
          <w:tcPr>
            <w:tcW w:w="447" w:type="pct"/>
            <w:shd w:val="clear" w:color="auto" w:fill="auto"/>
            <w:vAlign w:val="center"/>
          </w:tcPr>
          <w:p w14:paraId="34CBC5E3" w14:textId="181703D0" w:rsidR="00C80CC3" w:rsidRPr="00794E4D" w:rsidRDefault="00C80CC3" w:rsidP="000E2554">
            <w:pPr>
              <w:spacing w:line="240" w:lineRule="auto"/>
              <w:jc w:val="right"/>
              <w:rPr>
                <w:rFonts w:cs="Arial"/>
                <w:color w:val="000000"/>
                <w:sz w:val="16"/>
                <w:szCs w:val="16"/>
              </w:rPr>
            </w:pPr>
          </w:p>
        </w:tc>
        <w:tc>
          <w:tcPr>
            <w:tcW w:w="447" w:type="pct"/>
            <w:shd w:val="clear" w:color="auto" w:fill="auto"/>
            <w:vAlign w:val="center"/>
          </w:tcPr>
          <w:p w14:paraId="08736B1D" w14:textId="602C21BC" w:rsidR="00C80CC3" w:rsidRPr="00794E4D" w:rsidRDefault="00C80CC3" w:rsidP="000E2554">
            <w:pPr>
              <w:spacing w:line="240" w:lineRule="auto"/>
              <w:jc w:val="right"/>
              <w:rPr>
                <w:rFonts w:cs="Arial"/>
                <w:color w:val="000000"/>
                <w:sz w:val="16"/>
                <w:szCs w:val="16"/>
              </w:rPr>
            </w:pPr>
          </w:p>
        </w:tc>
        <w:tc>
          <w:tcPr>
            <w:tcW w:w="447" w:type="pct"/>
            <w:shd w:val="clear" w:color="auto" w:fill="auto"/>
            <w:vAlign w:val="center"/>
          </w:tcPr>
          <w:p w14:paraId="4EE0DC40" w14:textId="4C9A8D50" w:rsidR="00C80CC3" w:rsidRPr="00794E4D" w:rsidRDefault="00C80CC3" w:rsidP="000E2554">
            <w:pPr>
              <w:spacing w:line="240" w:lineRule="auto"/>
              <w:jc w:val="right"/>
              <w:rPr>
                <w:rFonts w:cs="Arial"/>
                <w:color w:val="000000"/>
                <w:sz w:val="16"/>
                <w:szCs w:val="16"/>
              </w:rPr>
            </w:pPr>
          </w:p>
        </w:tc>
        <w:tc>
          <w:tcPr>
            <w:tcW w:w="447" w:type="pct"/>
            <w:shd w:val="clear" w:color="auto" w:fill="auto"/>
            <w:vAlign w:val="center"/>
          </w:tcPr>
          <w:p w14:paraId="236E5D3E" w14:textId="62BECBBA" w:rsidR="00C80CC3" w:rsidRPr="00794E4D" w:rsidRDefault="00C80CC3" w:rsidP="000E2554">
            <w:pPr>
              <w:spacing w:line="240" w:lineRule="auto"/>
              <w:jc w:val="right"/>
              <w:rPr>
                <w:rFonts w:cs="Arial"/>
                <w:color w:val="000000"/>
                <w:sz w:val="16"/>
                <w:szCs w:val="16"/>
              </w:rPr>
            </w:pPr>
          </w:p>
        </w:tc>
        <w:tc>
          <w:tcPr>
            <w:tcW w:w="447" w:type="pct"/>
            <w:shd w:val="clear" w:color="auto" w:fill="auto"/>
            <w:vAlign w:val="center"/>
          </w:tcPr>
          <w:p w14:paraId="5BFBCCC4" w14:textId="38319F73" w:rsidR="00C80CC3" w:rsidRPr="00794E4D" w:rsidRDefault="00C80CC3" w:rsidP="000E2554">
            <w:pPr>
              <w:spacing w:line="240" w:lineRule="auto"/>
              <w:jc w:val="right"/>
              <w:rPr>
                <w:rFonts w:cs="Arial"/>
                <w:color w:val="000000"/>
                <w:sz w:val="16"/>
                <w:szCs w:val="16"/>
              </w:rPr>
            </w:pPr>
          </w:p>
        </w:tc>
        <w:tc>
          <w:tcPr>
            <w:tcW w:w="447" w:type="pct"/>
            <w:shd w:val="clear" w:color="auto" w:fill="auto"/>
            <w:vAlign w:val="center"/>
          </w:tcPr>
          <w:p w14:paraId="65EB72B6" w14:textId="3D927F7C" w:rsidR="00C80CC3" w:rsidRPr="00794E4D" w:rsidRDefault="00C80CC3" w:rsidP="000E2554">
            <w:pPr>
              <w:spacing w:line="240" w:lineRule="auto"/>
              <w:jc w:val="right"/>
              <w:rPr>
                <w:rFonts w:cs="Arial"/>
                <w:color w:val="000000"/>
                <w:sz w:val="16"/>
                <w:szCs w:val="16"/>
              </w:rPr>
            </w:pPr>
          </w:p>
        </w:tc>
        <w:tc>
          <w:tcPr>
            <w:tcW w:w="509" w:type="pct"/>
            <w:shd w:val="clear" w:color="auto" w:fill="auto"/>
            <w:vAlign w:val="center"/>
          </w:tcPr>
          <w:p w14:paraId="149CA575" w14:textId="546EE6A1" w:rsidR="00C80CC3" w:rsidRPr="00794E4D" w:rsidRDefault="00C80CC3" w:rsidP="000E2554">
            <w:pPr>
              <w:spacing w:line="240" w:lineRule="auto"/>
              <w:jc w:val="right"/>
              <w:rPr>
                <w:rFonts w:eastAsia="Times New Roman" w:cs="Arial"/>
                <w:color w:val="000000"/>
                <w:sz w:val="16"/>
                <w:szCs w:val="16"/>
              </w:rPr>
            </w:pPr>
          </w:p>
        </w:tc>
      </w:tr>
      <w:tr w:rsidR="00C80CC3" w:rsidRPr="00794E4D" w14:paraId="24D22D73" w14:textId="77777777" w:rsidTr="004B1401">
        <w:trPr>
          <w:jc w:val="center"/>
        </w:trPr>
        <w:tc>
          <w:tcPr>
            <w:tcW w:w="918" w:type="pct"/>
            <w:vAlign w:val="center"/>
          </w:tcPr>
          <w:p w14:paraId="64538D1C" w14:textId="77777777" w:rsidR="00C80CC3" w:rsidRPr="00794E4D" w:rsidRDefault="00C80CC3" w:rsidP="000E2554">
            <w:pPr>
              <w:spacing w:line="240" w:lineRule="auto"/>
              <w:jc w:val="right"/>
              <w:rPr>
                <w:rFonts w:cs="Arial"/>
                <w:sz w:val="16"/>
                <w:szCs w:val="16"/>
              </w:rPr>
            </w:pPr>
            <w:r w:rsidRPr="00794E4D">
              <w:rPr>
                <w:rFonts w:cs="Arial"/>
                <w:sz w:val="16"/>
                <w:szCs w:val="16"/>
              </w:rPr>
              <w:t>6</w:t>
            </w:r>
          </w:p>
        </w:tc>
        <w:tc>
          <w:tcPr>
            <w:tcW w:w="446" w:type="pct"/>
            <w:shd w:val="clear" w:color="auto" w:fill="auto"/>
            <w:vAlign w:val="center"/>
          </w:tcPr>
          <w:p w14:paraId="74594FCC" w14:textId="23F7CC44" w:rsidR="00C80CC3" w:rsidRPr="00794E4D" w:rsidRDefault="00C80CC3" w:rsidP="000E2554">
            <w:pPr>
              <w:spacing w:line="240" w:lineRule="auto"/>
              <w:jc w:val="right"/>
              <w:rPr>
                <w:rFonts w:cs="Arial"/>
                <w:color w:val="000000"/>
                <w:sz w:val="16"/>
                <w:szCs w:val="16"/>
              </w:rPr>
            </w:pPr>
          </w:p>
        </w:tc>
        <w:tc>
          <w:tcPr>
            <w:tcW w:w="447" w:type="pct"/>
            <w:shd w:val="clear" w:color="auto" w:fill="auto"/>
            <w:vAlign w:val="center"/>
          </w:tcPr>
          <w:p w14:paraId="21574324" w14:textId="58A3EE3F" w:rsidR="00C80CC3" w:rsidRPr="00794E4D" w:rsidRDefault="00C80CC3" w:rsidP="000E2554">
            <w:pPr>
              <w:spacing w:line="240" w:lineRule="auto"/>
              <w:jc w:val="right"/>
              <w:rPr>
                <w:rFonts w:cs="Arial"/>
                <w:color w:val="000000"/>
                <w:sz w:val="16"/>
                <w:szCs w:val="16"/>
              </w:rPr>
            </w:pPr>
          </w:p>
        </w:tc>
        <w:tc>
          <w:tcPr>
            <w:tcW w:w="447" w:type="pct"/>
            <w:shd w:val="clear" w:color="auto" w:fill="auto"/>
            <w:vAlign w:val="center"/>
          </w:tcPr>
          <w:p w14:paraId="2BB783A3" w14:textId="25B2D50C" w:rsidR="00C80CC3" w:rsidRPr="00794E4D" w:rsidRDefault="00C80CC3" w:rsidP="000E2554">
            <w:pPr>
              <w:spacing w:line="240" w:lineRule="auto"/>
              <w:jc w:val="right"/>
              <w:rPr>
                <w:rFonts w:cs="Arial"/>
                <w:color w:val="000000"/>
                <w:sz w:val="16"/>
                <w:szCs w:val="16"/>
              </w:rPr>
            </w:pPr>
          </w:p>
        </w:tc>
        <w:tc>
          <w:tcPr>
            <w:tcW w:w="447" w:type="pct"/>
            <w:shd w:val="clear" w:color="auto" w:fill="auto"/>
            <w:vAlign w:val="center"/>
          </w:tcPr>
          <w:p w14:paraId="3A41C999" w14:textId="2E98599E" w:rsidR="00C80CC3" w:rsidRPr="00794E4D" w:rsidRDefault="00C80CC3" w:rsidP="000E2554">
            <w:pPr>
              <w:spacing w:line="240" w:lineRule="auto"/>
              <w:jc w:val="right"/>
              <w:rPr>
                <w:rFonts w:cs="Arial"/>
                <w:color w:val="000000"/>
                <w:sz w:val="16"/>
                <w:szCs w:val="16"/>
              </w:rPr>
            </w:pPr>
          </w:p>
        </w:tc>
        <w:tc>
          <w:tcPr>
            <w:tcW w:w="447" w:type="pct"/>
            <w:shd w:val="clear" w:color="auto" w:fill="auto"/>
            <w:vAlign w:val="center"/>
          </w:tcPr>
          <w:p w14:paraId="08DFD411" w14:textId="3DD85096" w:rsidR="00C80CC3" w:rsidRPr="00794E4D" w:rsidRDefault="00C80CC3" w:rsidP="000E2554">
            <w:pPr>
              <w:spacing w:line="240" w:lineRule="auto"/>
              <w:jc w:val="right"/>
              <w:rPr>
                <w:rFonts w:cs="Arial"/>
                <w:color w:val="000000"/>
                <w:sz w:val="16"/>
                <w:szCs w:val="16"/>
              </w:rPr>
            </w:pPr>
          </w:p>
        </w:tc>
        <w:tc>
          <w:tcPr>
            <w:tcW w:w="447" w:type="pct"/>
            <w:shd w:val="clear" w:color="auto" w:fill="auto"/>
            <w:vAlign w:val="center"/>
          </w:tcPr>
          <w:p w14:paraId="0DD74FB8" w14:textId="1188880F" w:rsidR="00C80CC3" w:rsidRPr="00794E4D" w:rsidRDefault="00C80CC3" w:rsidP="000E2554">
            <w:pPr>
              <w:spacing w:line="240" w:lineRule="auto"/>
              <w:jc w:val="right"/>
              <w:rPr>
                <w:rFonts w:cs="Arial"/>
                <w:color w:val="000000"/>
                <w:sz w:val="16"/>
                <w:szCs w:val="16"/>
              </w:rPr>
            </w:pPr>
          </w:p>
        </w:tc>
        <w:tc>
          <w:tcPr>
            <w:tcW w:w="447" w:type="pct"/>
            <w:shd w:val="clear" w:color="auto" w:fill="auto"/>
            <w:vAlign w:val="center"/>
          </w:tcPr>
          <w:p w14:paraId="1819FA85" w14:textId="2159EA91" w:rsidR="00C80CC3" w:rsidRPr="00794E4D" w:rsidRDefault="00C80CC3" w:rsidP="000E2554">
            <w:pPr>
              <w:spacing w:line="240" w:lineRule="auto"/>
              <w:jc w:val="right"/>
              <w:rPr>
                <w:rFonts w:cs="Arial"/>
                <w:color w:val="000000"/>
                <w:sz w:val="16"/>
                <w:szCs w:val="16"/>
              </w:rPr>
            </w:pPr>
          </w:p>
        </w:tc>
        <w:tc>
          <w:tcPr>
            <w:tcW w:w="447" w:type="pct"/>
            <w:shd w:val="clear" w:color="auto" w:fill="auto"/>
            <w:vAlign w:val="center"/>
          </w:tcPr>
          <w:p w14:paraId="37AC8E64" w14:textId="06E88599" w:rsidR="00C80CC3" w:rsidRPr="00794E4D" w:rsidRDefault="00C80CC3" w:rsidP="000E2554">
            <w:pPr>
              <w:spacing w:line="240" w:lineRule="auto"/>
              <w:jc w:val="right"/>
              <w:rPr>
                <w:rFonts w:cs="Arial"/>
                <w:color w:val="000000"/>
                <w:sz w:val="16"/>
                <w:szCs w:val="16"/>
              </w:rPr>
            </w:pPr>
          </w:p>
        </w:tc>
        <w:tc>
          <w:tcPr>
            <w:tcW w:w="509" w:type="pct"/>
            <w:shd w:val="clear" w:color="auto" w:fill="auto"/>
            <w:vAlign w:val="center"/>
          </w:tcPr>
          <w:p w14:paraId="71DF7681" w14:textId="209B751C" w:rsidR="00C80CC3" w:rsidRPr="00794E4D" w:rsidRDefault="00C80CC3" w:rsidP="000E2554">
            <w:pPr>
              <w:spacing w:line="240" w:lineRule="auto"/>
              <w:jc w:val="right"/>
              <w:rPr>
                <w:rFonts w:eastAsia="Times New Roman" w:cs="Arial"/>
                <w:color w:val="000000"/>
                <w:sz w:val="16"/>
                <w:szCs w:val="16"/>
              </w:rPr>
            </w:pPr>
          </w:p>
        </w:tc>
      </w:tr>
      <w:tr w:rsidR="00C80CC3" w:rsidRPr="00794E4D" w14:paraId="5D17111F" w14:textId="77777777" w:rsidTr="004B1401">
        <w:trPr>
          <w:jc w:val="center"/>
        </w:trPr>
        <w:tc>
          <w:tcPr>
            <w:tcW w:w="918" w:type="pct"/>
            <w:vAlign w:val="center"/>
          </w:tcPr>
          <w:p w14:paraId="2E264E8C" w14:textId="77777777" w:rsidR="00C80CC3" w:rsidRPr="00794E4D" w:rsidRDefault="00C80CC3" w:rsidP="000E2554">
            <w:pPr>
              <w:spacing w:line="240" w:lineRule="auto"/>
              <w:jc w:val="right"/>
              <w:rPr>
                <w:rFonts w:cs="Arial"/>
                <w:sz w:val="16"/>
                <w:szCs w:val="16"/>
              </w:rPr>
            </w:pPr>
            <w:r w:rsidRPr="00794E4D">
              <w:rPr>
                <w:rFonts w:cs="Arial"/>
                <w:sz w:val="16"/>
                <w:szCs w:val="16"/>
              </w:rPr>
              <w:t>7</w:t>
            </w:r>
          </w:p>
        </w:tc>
        <w:tc>
          <w:tcPr>
            <w:tcW w:w="446" w:type="pct"/>
            <w:shd w:val="clear" w:color="auto" w:fill="auto"/>
            <w:vAlign w:val="center"/>
          </w:tcPr>
          <w:p w14:paraId="0EA02C6D" w14:textId="2351A0DE" w:rsidR="00C80CC3" w:rsidRPr="00794E4D" w:rsidRDefault="00C80CC3" w:rsidP="000E2554">
            <w:pPr>
              <w:spacing w:line="240" w:lineRule="auto"/>
              <w:jc w:val="right"/>
              <w:rPr>
                <w:rFonts w:cs="Arial"/>
                <w:color w:val="000000"/>
                <w:sz w:val="16"/>
                <w:szCs w:val="16"/>
              </w:rPr>
            </w:pPr>
          </w:p>
        </w:tc>
        <w:tc>
          <w:tcPr>
            <w:tcW w:w="447" w:type="pct"/>
            <w:shd w:val="clear" w:color="auto" w:fill="auto"/>
            <w:vAlign w:val="center"/>
          </w:tcPr>
          <w:p w14:paraId="31D503BA" w14:textId="0E6A692D" w:rsidR="00C80CC3" w:rsidRPr="00794E4D" w:rsidRDefault="00C80CC3" w:rsidP="000E2554">
            <w:pPr>
              <w:spacing w:line="240" w:lineRule="auto"/>
              <w:jc w:val="right"/>
              <w:rPr>
                <w:rFonts w:cs="Arial"/>
                <w:color w:val="000000"/>
                <w:sz w:val="16"/>
                <w:szCs w:val="16"/>
              </w:rPr>
            </w:pPr>
          </w:p>
        </w:tc>
        <w:tc>
          <w:tcPr>
            <w:tcW w:w="447" w:type="pct"/>
            <w:shd w:val="clear" w:color="auto" w:fill="auto"/>
            <w:vAlign w:val="center"/>
          </w:tcPr>
          <w:p w14:paraId="53FCBDE7" w14:textId="16CB4032" w:rsidR="00C80CC3" w:rsidRPr="00794E4D" w:rsidRDefault="00C80CC3" w:rsidP="000E2554">
            <w:pPr>
              <w:spacing w:line="240" w:lineRule="auto"/>
              <w:jc w:val="right"/>
              <w:rPr>
                <w:rFonts w:cs="Arial"/>
                <w:color w:val="000000"/>
                <w:sz w:val="16"/>
                <w:szCs w:val="16"/>
              </w:rPr>
            </w:pPr>
          </w:p>
        </w:tc>
        <w:tc>
          <w:tcPr>
            <w:tcW w:w="447" w:type="pct"/>
            <w:shd w:val="clear" w:color="auto" w:fill="auto"/>
            <w:vAlign w:val="center"/>
          </w:tcPr>
          <w:p w14:paraId="220E1DC3" w14:textId="6205E266" w:rsidR="00C80CC3" w:rsidRPr="00794E4D" w:rsidRDefault="00C80CC3" w:rsidP="000E2554">
            <w:pPr>
              <w:spacing w:line="240" w:lineRule="auto"/>
              <w:jc w:val="right"/>
              <w:rPr>
                <w:rFonts w:cs="Arial"/>
                <w:color w:val="000000"/>
                <w:sz w:val="16"/>
                <w:szCs w:val="16"/>
              </w:rPr>
            </w:pPr>
          </w:p>
        </w:tc>
        <w:tc>
          <w:tcPr>
            <w:tcW w:w="447" w:type="pct"/>
            <w:shd w:val="clear" w:color="auto" w:fill="auto"/>
            <w:vAlign w:val="center"/>
          </w:tcPr>
          <w:p w14:paraId="12988953" w14:textId="4F78A2AF" w:rsidR="00C80CC3" w:rsidRPr="00794E4D" w:rsidRDefault="00C80CC3" w:rsidP="000E2554">
            <w:pPr>
              <w:spacing w:line="240" w:lineRule="auto"/>
              <w:jc w:val="right"/>
              <w:rPr>
                <w:rFonts w:cs="Arial"/>
                <w:color w:val="000000"/>
                <w:sz w:val="16"/>
                <w:szCs w:val="16"/>
              </w:rPr>
            </w:pPr>
          </w:p>
        </w:tc>
        <w:tc>
          <w:tcPr>
            <w:tcW w:w="447" w:type="pct"/>
            <w:shd w:val="clear" w:color="auto" w:fill="auto"/>
            <w:vAlign w:val="center"/>
          </w:tcPr>
          <w:p w14:paraId="00D8F392" w14:textId="0D27EB40" w:rsidR="00C80CC3" w:rsidRPr="00794E4D" w:rsidRDefault="00C80CC3" w:rsidP="000E2554">
            <w:pPr>
              <w:spacing w:line="240" w:lineRule="auto"/>
              <w:jc w:val="right"/>
              <w:rPr>
                <w:rFonts w:cs="Arial"/>
                <w:color w:val="000000"/>
                <w:sz w:val="16"/>
                <w:szCs w:val="16"/>
              </w:rPr>
            </w:pPr>
          </w:p>
        </w:tc>
        <w:tc>
          <w:tcPr>
            <w:tcW w:w="447" w:type="pct"/>
            <w:shd w:val="clear" w:color="auto" w:fill="auto"/>
            <w:vAlign w:val="center"/>
          </w:tcPr>
          <w:p w14:paraId="1E04E748" w14:textId="25CB8E89" w:rsidR="00C80CC3" w:rsidRPr="00794E4D" w:rsidRDefault="00C80CC3" w:rsidP="000E2554">
            <w:pPr>
              <w:spacing w:line="240" w:lineRule="auto"/>
              <w:jc w:val="right"/>
              <w:rPr>
                <w:rFonts w:cs="Arial"/>
                <w:color w:val="000000"/>
                <w:sz w:val="16"/>
                <w:szCs w:val="16"/>
              </w:rPr>
            </w:pPr>
          </w:p>
        </w:tc>
        <w:tc>
          <w:tcPr>
            <w:tcW w:w="447" w:type="pct"/>
            <w:shd w:val="clear" w:color="auto" w:fill="auto"/>
            <w:vAlign w:val="center"/>
          </w:tcPr>
          <w:p w14:paraId="3D297453" w14:textId="3FC5E413" w:rsidR="00C80CC3" w:rsidRPr="00794E4D" w:rsidRDefault="00C80CC3" w:rsidP="000E2554">
            <w:pPr>
              <w:spacing w:line="240" w:lineRule="auto"/>
              <w:jc w:val="right"/>
              <w:rPr>
                <w:rFonts w:cs="Arial"/>
                <w:color w:val="000000"/>
                <w:sz w:val="16"/>
                <w:szCs w:val="16"/>
              </w:rPr>
            </w:pPr>
          </w:p>
        </w:tc>
        <w:tc>
          <w:tcPr>
            <w:tcW w:w="509" w:type="pct"/>
            <w:shd w:val="clear" w:color="auto" w:fill="auto"/>
            <w:vAlign w:val="center"/>
          </w:tcPr>
          <w:p w14:paraId="7A6057D9" w14:textId="74641D53" w:rsidR="00C80CC3" w:rsidRPr="00794E4D" w:rsidRDefault="00C80CC3" w:rsidP="000E2554">
            <w:pPr>
              <w:spacing w:line="240" w:lineRule="auto"/>
              <w:jc w:val="right"/>
              <w:rPr>
                <w:rFonts w:eastAsia="Times New Roman" w:cs="Arial"/>
                <w:color w:val="000000"/>
                <w:sz w:val="16"/>
                <w:szCs w:val="16"/>
              </w:rPr>
            </w:pPr>
          </w:p>
        </w:tc>
      </w:tr>
      <w:tr w:rsidR="00C80CC3" w:rsidRPr="00794E4D" w14:paraId="65389983" w14:textId="77777777" w:rsidTr="004B1401">
        <w:trPr>
          <w:jc w:val="center"/>
        </w:trPr>
        <w:tc>
          <w:tcPr>
            <w:tcW w:w="918" w:type="pct"/>
            <w:vAlign w:val="center"/>
          </w:tcPr>
          <w:p w14:paraId="58F8C4AD" w14:textId="77777777" w:rsidR="00C80CC3" w:rsidRPr="00794E4D" w:rsidRDefault="00C80CC3" w:rsidP="000E2554">
            <w:pPr>
              <w:spacing w:line="240" w:lineRule="auto"/>
              <w:jc w:val="right"/>
              <w:rPr>
                <w:rFonts w:cs="Arial"/>
                <w:sz w:val="16"/>
                <w:szCs w:val="16"/>
              </w:rPr>
            </w:pPr>
            <w:r w:rsidRPr="00794E4D">
              <w:rPr>
                <w:rFonts w:cs="Arial"/>
                <w:sz w:val="16"/>
                <w:szCs w:val="16"/>
              </w:rPr>
              <w:t>8</w:t>
            </w:r>
          </w:p>
        </w:tc>
        <w:tc>
          <w:tcPr>
            <w:tcW w:w="446" w:type="pct"/>
            <w:shd w:val="clear" w:color="auto" w:fill="auto"/>
            <w:vAlign w:val="center"/>
          </w:tcPr>
          <w:p w14:paraId="5A9E08B2" w14:textId="2626B373" w:rsidR="00C80CC3" w:rsidRPr="00794E4D" w:rsidRDefault="00C80CC3" w:rsidP="000E2554">
            <w:pPr>
              <w:spacing w:line="240" w:lineRule="auto"/>
              <w:jc w:val="right"/>
              <w:rPr>
                <w:rFonts w:cs="Arial"/>
                <w:color w:val="000000"/>
                <w:sz w:val="16"/>
                <w:szCs w:val="16"/>
              </w:rPr>
            </w:pPr>
          </w:p>
        </w:tc>
        <w:tc>
          <w:tcPr>
            <w:tcW w:w="447" w:type="pct"/>
            <w:shd w:val="clear" w:color="auto" w:fill="auto"/>
            <w:vAlign w:val="center"/>
          </w:tcPr>
          <w:p w14:paraId="7BC08B6C" w14:textId="389ACFE7" w:rsidR="00C80CC3" w:rsidRPr="00794E4D" w:rsidRDefault="00C80CC3" w:rsidP="000E2554">
            <w:pPr>
              <w:spacing w:line="240" w:lineRule="auto"/>
              <w:jc w:val="right"/>
              <w:rPr>
                <w:rFonts w:cs="Arial"/>
                <w:color w:val="000000"/>
                <w:sz w:val="16"/>
                <w:szCs w:val="16"/>
              </w:rPr>
            </w:pPr>
          </w:p>
        </w:tc>
        <w:tc>
          <w:tcPr>
            <w:tcW w:w="447" w:type="pct"/>
            <w:shd w:val="clear" w:color="auto" w:fill="auto"/>
            <w:vAlign w:val="center"/>
          </w:tcPr>
          <w:p w14:paraId="24B1AA9E" w14:textId="6BE12D7C" w:rsidR="00C80CC3" w:rsidRPr="00794E4D" w:rsidRDefault="00C80CC3" w:rsidP="000E2554">
            <w:pPr>
              <w:spacing w:line="240" w:lineRule="auto"/>
              <w:jc w:val="right"/>
              <w:rPr>
                <w:rFonts w:cs="Arial"/>
                <w:color w:val="000000"/>
                <w:sz w:val="16"/>
                <w:szCs w:val="16"/>
              </w:rPr>
            </w:pPr>
          </w:p>
        </w:tc>
        <w:tc>
          <w:tcPr>
            <w:tcW w:w="447" w:type="pct"/>
            <w:shd w:val="clear" w:color="auto" w:fill="auto"/>
            <w:vAlign w:val="center"/>
          </w:tcPr>
          <w:p w14:paraId="4EEB36F4" w14:textId="55D1C78C" w:rsidR="00C80CC3" w:rsidRPr="00794E4D" w:rsidRDefault="00C80CC3" w:rsidP="000E2554">
            <w:pPr>
              <w:spacing w:line="240" w:lineRule="auto"/>
              <w:jc w:val="right"/>
              <w:rPr>
                <w:rFonts w:cs="Arial"/>
                <w:color w:val="000000"/>
                <w:sz w:val="16"/>
                <w:szCs w:val="16"/>
              </w:rPr>
            </w:pPr>
          </w:p>
        </w:tc>
        <w:tc>
          <w:tcPr>
            <w:tcW w:w="447" w:type="pct"/>
            <w:shd w:val="clear" w:color="auto" w:fill="auto"/>
            <w:vAlign w:val="center"/>
          </w:tcPr>
          <w:p w14:paraId="30A81A64" w14:textId="76988FCE" w:rsidR="00C80CC3" w:rsidRPr="00794E4D" w:rsidRDefault="00C80CC3" w:rsidP="000E2554">
            <w:pPr>
              <w:spacing w:line="240" w:lineRule="auto"/>
              <w:jc w:val="right"/>
              <w:rPr>
                <w:rFonts w:cs="Arial"/>
                <w:color w:val="000000"/>
                <w:sz w:val="16"/>
                <w:szCs w:val="16"/>
              </w:rPr>
            </w:pPr>
          </w:p>
        </w:tc>
        <w:tc>
          <w:tcPr>
            <w:tcW w:w="447" w:type="pct"/>
            <w:shd w:val="clear" w:color="auto" w:fill="auto"/>
            <w:vAlign w:val="center"/>
          </w:tcPr>
          <w:p w14:paraId="3C092972" w14:textId="4DB01168" w:rsidR="00C80CC3" w:rsidRPr="00794E4D" w:rsidRDefault="00C80CC3" w:rsidP="000E2554">
            <w:pPr>
              <w:spacing w:line="240" w:lineRule="auto"/>
              <w:jc w:val="right"/>
              <w:rPr>
                <w:rFonts w:cs="Arial"/>
                <w:color w:val="000000"/>
                <w:sz w:val="16"/>
                <w:szCs w:val="16"/>
              </w:rPr>
            </w:pPr>
          </w:p>
        </w:tc>
        <w:tc>
          <w:tcPr>
            <w:tcW w:w="447" w:type="pct"/>
            <w:shd w:val="clear" w:color="auto" w:fill="auto"/>
            <w:vAlign w:val="center"/>
          </w:tcPr>
          <w:p w14:paraId="4687E051" w14:textId="327500E5" w:rsidR="00C80CC3" w:rsidRPr="00794E4D" w:rsidRDefault="00C80CC3" w:rsidP="000E2554">
            <w:pPr>
              <w:spacing w:line="240" w:lineRule="auto"/>
              <w:jc w:val="right"/>
              <w:rPr>
                <w:rFonts w:cs="Arial"/>
                <w:color w:val="000000"/>
                <w:sz w:val="16"/>
                <w:szCs w:val="16"/>
              </w:rPr>
            </w:pPr>
          </w:p>
        </w:tc>
        <w:tc>
          <w:tcPr>
            <w:tcW w:w="447" w:type="pct"/>
            <w:shd w:val="clear" w:color="auto" w:fill="auto"/>
            <w:vAlign w:val="center"/>
          </w:tcPr>
          <w:p w14:paraId="65B55E76" w14:textId="2C862CE4" w:rsidR="00C80CC3" w:rsidRPr="00794E4D" w:rsidRDefault="00C80CC3" w:rsidP="000E2554">
            <w:pPr>
              <w:spacing w:line="240" w:lineRule="auto"/>
              <w:jc w:val="right"/>
              <w:rPr>
                <w:rFonts w:cs="Arial"/>
                <w:color w:val="000000"/>
                <w:sz w:val="16"/>
                <w:szCs w:val="16"/>
              </w:rPr>
            </w:pPr>
          </w:p>
        </w:tc>
        <w:tc>
          <w:tcPr>
            <w:tcW w:w="509" w:type="pct"/>
            <w:shd w:val="clear" w:color="auto" w:fill="auto"/>
            <w:vAlign w:val="center"/>
          </w:tcPr>
          <w:p w14:paraId="79F5C94D" w14:textId="0D951CFF" w:rsidR="00C80CC3" w:rsidRPr="00794E4D" w:rsidRDefault="00C80CC3" w:rsidP="000E2554">
            <w:pPr>
              <w:spacing w:line="240" w:lineRule="auto"/>
              <w:jc w:val="right"/>
              <w:rPr>
                <w:rFonts w:eastAsia="Times New Roman" w:cs="Arial"/>
                <w:color w:val="000000"/>
                <w:sz w:val="16"/>
                <w:szCs w:val="16"/>
              </w:rPr>
            </w:pPr>
          </w:p>
        </w:tc>
      </w:tr>
      <w:tr w:rsidR="00C80CC3" w:rsidRPr="00794E4D" w14:paraId="7C459A83" w14:textId="77777777" w:rsidTr="004B1401">
        <w:trPr>
          <w:jc w:val="center"/>
        </w:trPr>
        <w:tc>
          <w:tcPr>
            <w:tcW w:w="918" w:type="pct"/>
            <w:vAlign w:val="center"/>
          </w:tcPr>
          <w:p w14:paraId="4766313F" w14:textId="77777777" w:rsidR="00C80CC3" w:rsidRPr="00794E4D" w:rsidRDefault="00C80CC3" w:rsidP="000E2554">
            <w:pPr>
              <w:spacing w:line="240" w:lineRule="auto"/>
              <w:jc w:val="right"/>
              <w:rPr>
                <w:rFonts w:cs="Arial"/>
                <w:sz w:val="16"/>
                <w:szCs w:val="16"/>
              </w:rPr>
            </w:pPr>
            <w:r w:rsidRPr="00794E4D">
              <w:rPr>
                <w:rFonts w:cs="Arial"/>
                <w:sz w:val="16"/>
                <w:szCs w:val="16"/>
              </w:rPr>
              <w:t>Default</w:t>
            </w:r>
          </w:p>
        </w:tc>
        <w:tc>
          <w:tcPr>
            <w:tcW w:w="446" w:type="pct"/>
            <w:shd w:val="clear" w:color="auto" w:fill="auto"/>
            <w:vAlign w:val="center"/>
          </w:tcPr>
          <w:p w14:paraId="367C24FD" w14:textId="1DD18C8D" w:rsidR="00C80CC3" w:rsidRPr="00794E4D" w:rsidRDefault="00C80CC3" w:rsidP="000E2554">
            <w:pPr>
              <w:spacing w:line="240" w:lineRule="auto"/>
              <w:jc w:val="right"/>
              <w:rPr>
                <w:rFonts w:cs="Arial"/>
                <w:color w:val="000000"/>
                <w:sz w:val="16"/>
                <w:szCs w:val="16"/>
              </w:rPr>
            </w:pPr>
          </w:p>
        </w:tc>
        <w:tc>
          <w:tcPr>
            <w:tcW w:w="447" w:type="pct"/>
            <w:shd w:val="clear" w:color="auto" w:fill="auto"/>
            <w:vAlign w:val="center"/>
          </w:tcPr>
          <w:p w14:paraId="53A3D55A" w14:textId="71F9F8FA" w:rsidR="00C80CC3" w:rsidRPr="00794E4D" w:rsidRDefault="00C80CC3" w:rsidP="000E2554">
            <w:pPr>
              <w:spacing w:line="240" w:lineRule="auto"/>
              <w:jc w:val="right"/>
              <w:rPr>
                <w:rFonts w:cs="Arial"/>
                <w:sz w:val="16"/>
                <w:szCs w:val="16"/>
              </w:rPr>
            </w:pPr>
          </w:p>
        </w:tc>
        <w:tc>
          <w:tcPr>
            <w:tcW w:w="447" w:type="pct"/>
            <w:shd w:val="clear" w:color="auto" w:fill="auto"/>
            <w:vAlign w:val="center"/>
          </w:tcPr>
          <w:p w14:paraId="4F3CB68F" w14:textId="5FE86866" w:rsidR="00C80CC3" w:rsidRPr="00794E4D" w:rsidRDefault="00C80CC3" w:rsidP="000E2554">
            <w:pPr>
              <w:spacing w:line="240" w:lineRule="auto"/>
              <w:jc w:val="right"/>
              <w:rPr>
                <w:rFonts w:cs="Arial"/>
                <w:sz w:val="16"/>
                <w:szCs w:val="16"/>
              </w:rPr>
            </w:pPr>
          </w:p>
        </w:tc>
        <w:tc>
          <w:tcPr>
            <w:tcW w:w="447" w:type="pct"/>
            <w:shd w:val="clear" w:color="auto" w:fill="auto"/>
            <w:vAlign w:val="center"/>
          </w:tcPr>
          <w:p w14:paraId="6734761F" w14:textId="6488671B" w:rsidR="00C80CC3" w:rsidRPr="00794E4D" w:rsidRDefault="00C80CC3" w:rsidP="000E2554">
            <w:pPr>
              <w:spacing w:line="240" w:lineRule="auto"/>
              <w:jc w:val="right"/>
              <w:rPr>
                <w:rFonts w:cs="Arial"/>
                <w:sz w:val="16"/>
                <w:szCs w:val="16"/>
              </w:rPr>
            </w:pPr>
          </w:p>
        </w:tc>
        <w:tc>
          <w:tcPr>
            <w:tcW w:w="447" w:type="pct"/>
            <w:shd w:val="clear" w:color="auto" w:fill="auto"/>
            <w:vAlign w:val="center"/>
          </w:tcPr>
          <w:p w14:paraId="62A46BDC" w14:textId="34C0D3C1" w:rsidR="00C80CC3" w:rsidRPr="00794E4D" w:rsidRDefault="00C80CC3" w:rsidP="000E2554">
            <w:pPr>
              <w:spacing w:line="240" w:lineRule="auto"/>
              <w:jc w:val="right"/>
              <w:rPr>
                <w:rFonts w:cs="Arial"/>
                <w:sz w:val="16"/>
                <w:szCs w:val="16"/>
              </w:rPr>
            </w:pPr>
          </w:p>
        </w:tc>
        <w:tc>
          <w:tcPr>
            <w:tcW w:w="447" w:type="pct"/>
            <w:shd w:val="clear" w:color="auto" w:fill="auto"/>
            <w:vAlign w:val="center"/>
          </w:tcPr>
          <w:p w14:paraId="58CAC6A4" w14:textId="3EBB5BE2" w:rsidR="00C80CC3" w:rsidRPr="00794E4D" w:rsidRDefault="00C80CC3" w:rsidP="000E2554">
            <w:pPr>
              <w:spacing w:line="240" w:lineRule="auto"/>
              <w:jc w:val="right"/>
              <w:rPr>
                <w:rFonts w:cs="Arial"/>
                <w:sz w:val="16"/>
                <w:szCs w:val="16"/>
              </w:rPr>
            </w:pPr>
          </w:p>
        </w:tc>
        <w:tc>
          <w:tcPr>
            <w:tcW w:w="447" w:type="pct"/>
            <w:shd w:val="clear" w:color="auto" w:fill="auto"/>
            <w:vAlign w:val="center"/>
          </w:tcPr>
          <w:p w14:paraId="763354BF" w14:textId="1ED078EA" w:rsidR="00C80CC3" w:rsidRPr="00794E4D" w:rsidRDefault="00C80CC3" w:rsidP="000E2554">
            <w:pPr>
              <w:spacing w:line="240" w:lineRule="auto"/>
              <w:jc w:val="right"/>
              <w:rPr>
                <w:rFonts w:cs="Arial"/>
                <w:sz w:val="16"/>
                <w:szCs w:val="16"/>
              </w:rPr>
            </w:pPr>
          </w:p>
        </w:tc>
        <w:tc>
          <w:tcPr>
            <w:tcW w:w="447" w:type="pct"/>
            <w:shd w:val="clear" w:color="auto" w:fill="auto"/>
            <w:vAlign w:val="center"/>
          </w:tcPr>
          <w:p w14:paraId="2A47150E" w14:textId="7EE7D482" w:rsidR="00C80CC3" w:rsidRPr="00794E4D" w:rsidRDefault="00C80CC3" w:rsidP="000E2554">
            <w:pPr>
              <w:spacing w:line="240" w:lineRule="auto"/>
              <w:jc w:val="right"/>
              <w:rPr>
                <w:rFonts w:cs="Arial"/>
                <w:sz w:val="16"/>
                <w:szCs w:val="16"/>
              </w:rPr>
            </w:pPr>
          </w:p>
        </w:tc>
        <w:tc>
          <w:tcPr>
            <w:tcW w:w="509" w:type="pct"/>
            <w:shd w:val="clear" w:color="auto" w:fill="auto"/>
            <w:vAlign w:val="center"/>
          </w:tcPr>
          <w:p w14:paraId="03FF82B2" w14:textId="35BF1726" w:rsidR="00C80CC3" w:rsidRPr="00794E4D" w:rsidRDefault="00C80CC3" w:rsidP="000E2554">
            <w:pPr>
              <w:spacing w:line="240" w:lineRule="auto"/>
              <w:jc w:val="right"/>
              <w:rPr>
                <w:rFonts w:cs="Arial"/>
                <w:color w:val="000000"/>
                <w:sz w:val="16"/>
                <w:szCs w:val="16"/>
              </w:rPr>
            </w:pPr>
          </w:p>
        </w:tc>
      </w:tr>
    </w:tbl>
    <w:p w14:paraId="1545881B" w14:textId="77777777" w:rsidR="00507825" w:rsidRDefault="00507825" w:rsidP="00C80CC3">
      <w:pPr>
        <w:pStyle w:val="Caption"/>
        <w:rPr>
          <w:rFonts w:cs="Arial"/>
        </w:rPr>
      </w:pPr>
    </w:p>
    <w:p w14:paraId="278338AB" w14:textId="77777777" w:rsidR="00C80CC3" w:rsidRPr="00794E4D" w:rsidRDefault="00C80CC3" w:rsidP="00C80CC3">
      <w:pPr>
        <w:pStyle w:val="Caption"/>
        <w:rPr>
          <w:rFonts w:cs="Arial"/>
        </w:rPr>
      </w:pPr>
      <w:r w:rsidRPr="00794E4D">
        <w:rPr>
          <w:rFonts w:cs="Arial"/>
        </w:rPr>
        <w:t xml:space="preserve">Table </w:t>
      </w:r>
      <w:r w:rsidRPr="00794E4D">
        <w:rPr>
          <w:rFonts w:cs="Arial"/>
        </w:rPr>
        <w:fldChar w:fldCharType="begin"/>
      </w:r>
      <w:r w:rsidRPr="00794E4D">
        <w:rPr>
          <w:rFonts w:cs="Arial"/>
        </w:rPr>
        <w:instrText xml:space="preserve"> SEQ Table \</w:instrText>
      </w:r>
      <w:r w:rsidRPr="00794E4D">
        <w:rPr>
          <w:rFonts w:cs="Arial"/>
          <w:bCs/>
          <w:cs/>
        </w:rPr>
        <w:instrText xml:space="preserve">* </w:instrText>
      </w:r>
      <w:r w:rsidRPr="00794E4D">
        <w:rPr>
          <w:rFonts w:cs="Arial"/>
        </w:rPr>
        <w:instrText xml:space="preserve">ARABIC </w:instrText>
      </w:r>
      <w:r w:rsidRPr="00794E4D">
        <w:rPr>
          <w:rFonts w:cs="Arial"/>
        </w:rPr>
        <w:fldChar w:fldCharType="separate"/>
      </w:r>
      <w:r w:rsidR="00CC7D55">
        <w:rPr>
          <w:rFonts w:cs="Arial"/>
          <w:noProof/>
        </w:rPr>
        <w:t>9</w:t>
      </w:r>
      <w:r w:rsidRPr="00794E4D">
        <w:rPr>
          <w:rFonts w:cs="Arial"/>
        </w:rPr>
        <w:fldChar w:fldCharType="end"/>
      </w:r>
      <w:r w:rsidRPr="00794E4D">
        <w:rPr>
          <w:rFonts w:cs="Arial"/>
        </w:rPr>
        <w:t>, Observed transition matrix</w:t>
      </w:r>
    </w:p>
    <w:p w14:paraId="7021CF2F" w14:textId="77777777" w:rsidR="00C80CC3" w:rsidRPr="00794E4D" w:rsidRDefault="00C80CC3" w:rsidP="00C80CC3">
      <w:pPr>
        <w:rPr>
          <w:rFonts w:cs="Arial"/>
          <w:szCs w:val="22"/>
        </w:rPr>
      </w:pPr>
      <w:r w:rsidRPr="00794E4D">
        <w:rPr>
          <w:rFonts w:cs="Arial"/>
        </w:rPr>
        <w:t>It is necessary that our transition matrices must possess the property of diagonal dominance</w:t>
      </w:r>
      <w:r w:rsidRPr="00794E4D">
        <w:rPr>
          <w:rFonts w:cs="Arial"/>
          <w:szCs w:val="22"/>
          <w:cs/>
        </w:rPr>
        <w:t xml:space="preserve">. </w:t>
      </w:r>
      <w:r w:rsidRPr="00794E4D">
        <w:rPr>
          <w:rFonts w:cs="Arial"/>
        </w:rPr>
        <w:t>The probability of rating transition from the initial state should be a bell curve</w:t>
      </w:r>
      <w:r w:rsidRPr="00794E4D">
        <w:rPr>
          <w:rFonts w:cs="Arial"/>
          <w:szCs w:val="22"/>
          <w:cs/>
        </w:rPr>
        <w:t xml:space="preserve"> </w:t>
      </w:r>
      <w:r w:rsidRPr="00794E4D">
        <w:rPr>
          <w:rFonts w:cs="Arial"/>
        </w:rPr>
        <w:t>i</w:t>
      </w:r>
      <w:r w:rsidRPr="00794E4D">
        <w:rPr>
          <w:rFonts w:cs="Arial"/>
          <w:szCs w:val="22"/>
          <w:cs/>
        </w:rPr>
        <w:t>.</w:t>
      </w:r>
      <w:r w:rsidRPr="00794E4D">
        <w:rPr>
          <w:rFonts w:cs="Arial"/>
        </w:rPr>
        <w:t>e</w:t>
      </w:r>
      <w:r w:rsidRPr="00794E4D">
        <w:rPr>
          <w:rFonts w:cs="Arial"/>
          <w:szCs w:val="22"/>
          <w:cs/>
        </w:rPr>
        <w:t>.</w:t>
      </w:r>
      <w:r w:rsidRPr="00794E4D">
        <w:rPr>
          <w:rFonts w:cs="Arial"/>
        </w:rPr>
        <w:t xml:space="preserve"> the diagonal transition probability</w:t>
      </w:r>
      <w:r w:rsidRPr="00794E4D">
        <w:rPr>
          <w:rFonts w:cs="Arial"/>
          <w:szCs w:val="22"/>
          <w:cs/>
        </w:rPr>
        <w:t xml:space="preserve"> (</w:t>
      </w:r>
      <w:r w:rsidRPr="00794E4D">
        <w:rPr>
          <w:rFonts w:cs="Arial"/>
        </w:rPr>
        <w:t>identical initial and final state</w:t>
      </w:r>
      <w:r w:rsidRPr="00794E4D">
        <w:rPr>
          <w:rFonts w:cs="Arial"/>
          <w:szCs w:val="22"/>
          <w:cs/>
        </w:rPr>
        <w:t>)</w:t>
      </w:r>
      <w:r w:rsidRPr="00794E4D">
        <w:rPr>
          <w:rFonts w:cs="Arial"/>
        </w:rPr>
        <w:t xml:space="preserve"> should be the highest transition rate and then subsequently decreasing according to the distance from the starting state </w:t>
      </w:r>
      <w:r w:rsidRPr="00794E4D">
        <w:rPr>
          <w:rFonts w:cs="Arial"/>
          <w:szCs w:val="22"/>
          <w:cs/>
        </w:rPr>
        <w:t>(</w:t>
      </w:r>
      <w:r w:rsidRPr="00794E4D">
        <w:rPr>
          <w:rFonts w:cs="Arial"/>
        </w:rPr>
        <w:t>rating</w:t>
      </w:r>
      <w:r w:rsidRPr="00794E4D">
        <w:rPr>
          <w:rFonts w:cs="Arial"/>
          <w:szCs w:val="22"/>
          <w:cs/>
        </w:rPr>
        <w:t>).</w:t>
      </w:r>
      <w:r w:rsidRPr="00794E4D">
        <w:rPr>
          <w:rFonts w:cs="Arial"/>
          <w:szCs w:val="22"/>
        </w:rPr>
        <w:t xml:space="preserve"> We smooth out our transition rates to obtain such property using concepts from Moody’s</w:t>
      </w:r>
      <w:r w:rsidRPr="00794E4D">
        <w:rPr>
          <w:rFonts w:cs="Arial"/>
          <w:szCs w:val="22"/>
          <w:cs/>
        </w:rPr>
        <w:t xml:space="preserve">. </w:t>
      </w:r>
    </w:p>
    <w:p w14:paraId="5C1640D3" w14:textId="77777777" w:rsidR="00C80CC3" w:rsidRPr="00794E4D" w:rsidRDefault="00C80CC3" w:rsidP="00C80CC3">
      <w:pPr>
        <w:rPr>
          <w:rFonts w:cs="Arial"/>
        </w:rPr>
      </w:pPr>
      <w:r w:rsidRPr="00794E4D">
        <w:rPr>
          <w:rFonts w:cs="Arial"/>
        </w:rPr>
        <w:t>The key concept of transition smoothing is to maintain the average movement from the observed matrix while</w:t>
      </w:r>
      <w:r w:rsidRPr="00794E4D">
        <w:rPr>
          <w:rFonts w:cs="Arial"/>
          <w:szCs w:val="22"/>
          <w:cs/>
        </w:rPr>
        <w:t xml:space="preserve"> </w:t>
      </w:r>
      <w:r w:rsidRPr="00794E4D">
        <w:rPr>
          <w:rFonts w:cs="Arial"/>
        </w:rPr>
        <w:t>lowering</w:t>
      </w:r>
      <w:r w:rsidRPr="00794E4D">
        <w:rPr>
          <w:rFonts w:cs="Arial"/>
          <w:szCs w:val="22"/>
          <w:cs/>
        </w:rPr>
        <w:t xml:space="preserve"> </w:t>
      </w:r>
      <w:r w:rsidRPr="00794E4D">
        <w:rPr>
          <w:rFonts w:cs="Arial"/>
        </w:rPr>
        <w:t>a variance in each rating</w:t>
      </w:r>
      <w:r w:rsidRPr="00794E4D">
        <w:rPr>
          <w:rFonts w:cs="Arial"/>
          <w:szCs w:val="22"/>
          <w:cs/>
        </w:rPr>
        <w:t xml:space="preserve">. </w:t>
      </w:r>
      <w:r w:rsidRPr="00794E4D">
        <w:rPr>
          <w:rFonts w:cs="Arial"/>
        </w:rPr>
        <w:t>In addition, the left most or the right most rating should be the highest average movement since they can be only upgraded or downgraded</w:t>
      </w:r>
      <w:r w:rsidRPr="00794E4D">
        <w:rPr>
          <w:rFonts w:cs="Arial"/>
          <w:szCs w:val="22"/>
          <w:cs/>
        </w:rPr>
        <w:t xml:space="preserve">. </w:t>
      </w:r>
      <w:r w:rsidRPr="00794E4D">
        <w:rPr>
          <w:rFonts w:cs="Arial"/>
        </w:rPr>
        <w:t>On the other hand, the middle rating should be the lowest average movement since there is a same probability to move upward or downward</w:t>
      </w:r>
      <w:r w:rsidRPr="00794E4D">
        <w:rPr>
          <w:rFonts w:cs="Arial"/>
          <w:szCs w:val="22"/>
          <w:cs/>
        </w:rPr>
        <w:t xml:space="preserve">. </w:t>
      </w:r>
      <w:proofErr w:type="gramStart"/>
      <w:r w:rsidRPr="00794E4D">
        <w:rPr>
          <w:rFonts w:cs="Arial"/>
        </w:rPr>
        <w:t>Having said that, the adjustment process involves of</w:t>
      </w:r>
      <w:r w:rsidRPr="00794E4D">
        <w:rPr>
          <w:rFonts w:cs="Arial"/>
          <w:szCs w:val="22"/>
          <w:cs/>
        </w:rPr>
        <w:t xml:space="preserve"> </w:t>
      </w:r>
      <w:r w:rsidRPr="00794E4D">
        <w:rPr>
          <w:rFonts w:cs="Arial"/>
        </w:rPr>
        <w:t>expert judgement and is a manual</w:t>
      </w:r>
      <w:r w:rsidRPr="00794E4D">
        <w:rPr>
          <w:rFonts w:cs="Arial"/>
          <w:szCs w:val="22"/>
          <w:cs/>
        </w:rPr>
        <w:t xml:space="preserve"> </w:t>
      </w:r>
      <w:r w:rsidRPr="00794E4D">
        <w:rPr>
          <w:rFonts w:cs="Arial"/>
        </w:rPr>
        <w:t>process</w:t>
      </w:r>
      <w:r w:rsidRPr="00794E4D">
        <w:rPr>
          <w:rFonts w:cs="Arial"/>
          <w:szCs w:val="22"/>
          <w:cs/>
        </w:rPr>
        <w:t>.</w:t>
      </w:r>
      <w:proofErr w:type="gramEnd"/>
      <w:r w:rsidRPr="00794E4D">
        <w:rPr>
          <w:rFonts w:cs="Arial"/>
          <w:szCs w:val="22"/>
          <w:cs/>
        </w:rPr>
        <w:t xml:space="preserve">     </w:t>
      </w:r>
    </w:p>
    <w:p w14:paraId="5CC1B724" w14:textId="77777777" w:rsidR="00C80CC3" w:rsidRPr="00794E4D" w:rsidRDefault="00C80CC3" w:rsidP="00C80CC3">
      <w:pPr>
        <w:rPr>
          <w:rFonts w:cs="Arial"/>
        </w:rPr>
      </w:pPr>
      <w:r w:rsidRPr="00794E4D">
        <w:rPr>
          <w:rFonts w:cs="Arial"/>
        </w:rPr>
        <w:t xml:space="preserve">Average movement for rating </w:t>
      </w:r>
      <m:oMath>
        <m:r>
          <w:rPr>
            <w:rFonts w:ascii="Cambria Math" w:hAnsi="Cambria Math" w:cs="Cambria Math" w:hint="cs"/>
            <w:szCs w:val="22"/>
            <w:cs/>
          </w:rPr>
          <m:t>i</m:t>
        </m:r>
      </m:oMath>
      <w:r w:rsidRPr="00794E4D">
        <w:rPr>
          <w:rFonts w:cs="Arial"/>
        </w:rPr>
        <w:t xml:space="preserve"> can be calculated through</w:t>
      </w:r>
    </w:p>
    <w:p w14:paraId="0E9BCDC7" w14:textId="77777777" w:rsidR="00C80CC3" w:rsidRPr="00794E4D" w:rsidRDefault="00C80CC3" w:rsidP="00C80CC3">
      <w:pPr>
        <w:rPr>
          <w:rFonts w:eastAsiaTheme="minorEastAsia" w:cs="Arial"/>
          <w:sz w:val="24"/>
          <w:szCs w:val="24"/>
        </w:rPr>
      </w:pPr>
      <m:oMathPara>
        <m:oMath>
          <m:r>
            <w:rPr>
              <w:rFonts w:ascii="Cambria Math" w:hAnsi="Cambria Math" w:cs="Cambria Math" w:hint="cs"/>
              <w:szCs w:val="22"/>
              <w:cs/>
            </w:rPr>
            <m:t>M</m:t>
          </m:r>
          <m:sSub>
            <m:sSubPr>
              <m:ctrlPr>
                <w:rPr>
                  <w:rFonts w:ascii="Cambria Math" w:hAnsi="Cambria Math" w:cs="Arial"/>
                  <w:i/>
                  <w:iCs/>
                  <w:szCs w:val="22"/>
                </w:rPr>
              </m:ctrlPr>
            </m:sSubPr>
            <m:e>
              <m:r>
                <w:rPr>
                  <w:rFonts w:ascii="Cambria Math" w:hAnsi="Cambria Math" w:cs="Cambria Math" w:hint="cs"/>
                  <w:szCs w:val="22"/>
                  <w:cs/>
                </w:rPr>
                <m:t>A</m:t>
              </m:r>
            </m:e>
            <m:sub>
              <m:r>
                <w:rPr>
                  <w:rFonts w:ascii="Cambria Math" w:hAnsi="Cambria Math" w:cs="Cambria Math" w:hint="cs"/>
                  <w:szCs w:val="22"/>
                  <w:cs/>
                </w:rPr>
                <m:t>i</m:t>
              </m:r>
            </m:sub>
          </m:sSub>
          <m:r>
            <w:rPr>
              <w:rFonts w:ascii="Cambria Math" w:hAnsi="Cambria Math" w:cs="Arial"/>
              <w:szCs w:val="22"/>
              <w:cs/>
            </w:rPr>
            <m:t>=</m:t>
          </m:r>
          <m:r>
            <w:rPr>
              <w:rFonts w:ascii="Cambria Math" w:hAnsi="Cambria Math" w:cs="Cambria Math" w:hint="cs"/>
              <w:szCs w:val="22"/>
              <w:cs/>
            </w:rPr>
            <m:t>ABS</m:t>
          </m:r>
          <m:d>
            <m:dPr>
              <m:ctrlPr>
                <w:rPr>
                  <w:rFonts w:ascii="Cambria Math" w:hAnsi="Cambria Math" w:cs="Arial"/>
                  <w:i/>
                  <w:szCs w:val="22"/>
                </w:rPr>
              </m:ctrlPr>
            </m:dPr>
            <m:e>
              <m:nary>
                <m:naryPr>
                  <m:chr m:val="∑"/>
                  <m:limLoc m:val="undOvr"/>
                  <m:ctrlPr>
                    <w:rPr>
                      <w:rFonts w:ascii="Cambria Math" w:hAnsi="Cambria Math" w:cs="Arial"/>
                      <w:i/>
                      <w:szCs w:val="22"/>
                    </w:rPr>
                  </m:ctrlPr>
                </m:naryPr>
                <m:sub>
                  <m:r>
                    <w:rPr>
                      <w:rFonts w:ascii="Cambria Math" w:hAnsi="Cambria Math" w:cs="Cambria Math" w:hint="cs"/>
                      <w:szCs w:val="22"/>
                      <w:cs/>
                    </w:rPr>
                    <m:t>j</m:t>
                  </m:r>
                  <m:r>
                    <w:rPr>
                      <w:rFonts w:ascii="Cambria Math" w:hAnsi="Cambria Math" w:cs="Arial"/>
                      <w:szCs w:val="22"/>
                      <w:cs/>
                    </w:rPr>
                    <m:t>=</m:t>
                  </m:r>
                  <m:r>
                    <w:rPr>
                      <w:rFonts w:ascii="Cambria Math" w:hAnsi="Cambria Math" w:cs="Arial"/>
                      <w:szCs w:val="22"/>
                    </w:rPr>
                    <m:t>1</m:t>
                  </m:r>
                </m:sub>
                <m:sup>
                  <m:r>
                    <w:rPr>
                      <w:rFonts w:ascii="Cambria Math" w:hAnsi="Cambria Math" w:cs="Cambria Math" w:hint="cs"/>
                      <w:szCs w:val="22"/>
                      <w:cs/>
                    </w:rPr>
                    <m:t>N</m:t>
                  </m:r>
                </m:sup>
                <m:e>
                  <m:sSub>
                    <m:sSubPr>
                      <m:ctrlPr>
                        <w:rPr>
                          <w:rFonts w:ascii="Cambria Math" w:hAnsi="Cambria Math" w:cs="Arial"/>
                          <w:i/>
                          <w:szCs w:val="22"/>
                        </w:rPr>
                      </m:ctrlPr>
                    </m:sSubPr>
                    <m:e>
                      <m:r>
                        <w:rPr>
                          <w:rFonts w:ascii="Cambria Math" w:hAnsi="Cambria Math" w:cs="Cambria Math" w:hint="cs"/>
                          <w:szCs w:val="22"/>
                          <w:cs/>
                        </w:rPr>
                        <m:t>p</m:t>
                      </m:r>
                    </m:e>
                    <m:sub>
                      <m:r>
                        <w:rPr>
                          <w:rFonts w:ascii="Cambria Math" w:hAnsi="Cambria Math" w:cs="Cambria Math" w:hint="cs"/>
                          <w:szCs w:val="22"/>
                          <w:cs/>
                        </w:rPr>
                        <m:t>ij</m:t>
                      </m:r>
                    </m:sub>
                  </m:sSub>
                  <m:r>
                    <w:rPr>
                      <w:rFonts w:ascii="Cambria Math" w:hAnsi="Cambria Math" w:cs="Arial"/>
                      <w:szCs w:val="22"/>
                    </w:rPr>
                    <m:t>*</m:t>
                  </m:r>
                  <m:d>
                    <m:dPr>
                      <m:ctrlPr>
                        <w:rPr>
                          <w:rFonts w:ascii="Cambria Math" w:hAnsi="Cambria Math" w:cs="Arial"/>
                          <w:i/>
                          <w:szCs w:val="22"/>
                        </w:rPr>
                      </m:ctrlPr>
                    </m:dPr>
                    <m:e>
                      <m:r>
                        <w:rPr>
                          <w:rFonts w:ascii="Cambria Math" w:hAnsi="Cambria Math" w:cs="Cambria Math" w:hint="cs"/>
                          <w:szCs w:val="22"/>
                          <w:cs/>
                        </w:rPr>
                        <m:t>i</m:t>
                      </m:r>
                      <m:r>
                        <w:rPr>
                          <w:rFonts w:ascii="Cambria Math" w:hAnsi="Cambria Math" w:cs="Arial"/>
                          <w:szCs w:val="22"/>
                          <w:cs/>
                        </w:rPr>
                        <m:t>-</m:t>
                      </m:r>
                      <m:r>
                        <w:rPr>
                          <w:rFonts w:ascii="Cambria Math" w:hAnsi="Cambria Math" w:cs="Cambria Math" w:hint="cs"/>
                          <w:szCs w:val="22"/>
                          <w:cs/>
                        </w:rPr>
                        <m:t>j</m:t>
                      </m:r>
                    </m:e>
                  </m:d>
                </m:e>
              </m:nary>
            </m:e>
          </m:d>
        </m:oMath>
      </m:oMathPara>
    </w:p>
    <w:p w14:paraId="0A31FBC6" w14:textId="77777777" w:rsidR="00C80CC3" w:rsidRPr="00794E4D" w:rsidRDefault="00C80CC3" w:rsidP="00C80CC3">
      <w:pPr>
        <w:rPr>
          <w:rFonts w:cs="Arial"/>
          <w:szCs w:val="22"/>
        </w:rPr>
      </w:pPr>
      <w:r w:rsidRPr="00794E4D">
        <w:rPr>
          <w:rFonts w:eastAsiaTheme="minorEastAsia" w:cs="Arial"/>
          <w:szCs w:val="24"/>
        </w:rPr>
        <w:t xml:space="preserve">Standard deviation for rating </w:t>
      </w:r>
      <m:oMath>
        <m:r>
          <w:rPr>
            <w:rFonts w:ascii="Cambria Math" w:eastAsiaTheme="minorEastAsia" w:hAnsi="Cambria Math" w:cs="Cambria Math" w:hint="cs"/>
            <w:szCs w:val="22"/>
            <w:cs/>
          </w:rPr>
          <m:t>i</m:t>
        </m:r>
      </m:oMath>
      <w:r w:rsidRPr="00794E4D">
        <w:rPr>
          <w:rFonts w:eastAsiaTheme="minorEastAsia" w:cs="Arial"/>
          <w:szCs w:val="24"/>
        </w:rPr>
        <w:t xml:space="preserve"> is then expressed as follow</w:t>
      </w:r>
    </w:p>
    <w:p w14:paraId="3A94A269" w14:textId="77777777" w:rsidR="00C80CC3" w:rsidRPr="00794E4D" w:rsidRDefault="00C80CC3" w:rsidP="00C80CC3">
      <w:pPr>
        <w:rPr>
          <w:rFonts w:eastAsiaTheme="minorEastAsia" w:cs="Arial"/>
          <w:sz w:val="24"/>
          <w:szCs w:val="24"/>
        </w:rPr>
      </w:pPr>
      <m:oMathPara>
        <m:oMath>
          <m:r>
            <w:rPr>
              <w:rFonts w:ascii="Cambria Math" w:eastAsiaTheme="minorEastAsia" w:hAnsi="Cambria Math" w:cs="Cambria Math" w:hint="cs"/>
              <w:szCs w:val="22"/>
              <w:cs/>
            </w:rPr>
            <m:t>VA</m:t>
          </m:r>
          <m:sSub>
            <m:sSubPr>
              <m:ctrlPr>
                <w:rPr>
                  <w:rFonts w:ascii="Cambria Math" w:eastAsiaTheme="minorEastAsia" w:hAnsi="Cambria Math" w:cs="Arial"/>
                  <w:i/>
                  <w:iCs/>
                  <w:szCs w:val="22"/>
                </w:rPr>
              </m:ctrlPr>
            </m:sSubPr>
            <m:e>
              <m:r>
                <w:rPr>
                  <w:rFonts w:ascii="Cambria Math" w:eastAsiaTheme="minorEastAsia" w:hAnsi="Cambria Math" w:cs="Cambria Math" w:hint="cs"/>
                  <w:szCs w:val="22"/>
                  <w:cs/>
                </w:rPr>
                <m:t>R</m:t>
              </m:r>
            </m:e>
            <m:sub>
              <m:r>
                <w:rPr>
                  <w:rFonts w:ascii="Cambria Math" w:eastAsiaTheme="minorEastAsia" w:hAnsi="Cambria Math" w:cs="Cambria Math" w:hint="cs"/>
                  <w:szCs w:val="22"/>
                  <w:cs/>
                </w:rPr>
                <m:t>i</m:t>
              </m:r>
            </m:sub>
          </m:sSub>
          <m:r>
            <w:rPr>
              <w:rFonts w:ascii="Cambria Math" w:hAnsi="Cambria Math" w:cs="Arial"/>
              <w:szCs w:val="22"/>
              <w:cs/>
            </w:rPr>
            <m:t>=</m:t>
          </m:r>
          <m:r>
            <w:rPr>
              <w:rFonts w:ascii="Cambria Math" w:hAnsi="Cambria Math" w:cs="Cambria Math" w:hint="cs"/>
              <w:szCs w:val="22"/>
              <w:cs/>
            </w:rPr>
            <m:t>SQRT</m:t>
          </m:r>
          <m:d>
            <m:dPr>
              <m:ctrlPr>
                <w:rPr>
                  <w:rFonts w:ascii="Cambria Math" w:hAnsi="Cambria Math" w:cs="Arial"/>
                  <w:i/>
                  <w:szCs w:val="22"/>
                </w:rPr>
              </m:ctrlPr>
            </m:dPr>
            <m:e>
              <m:sSup>
                <m:sSupPr>
                  <m:ctrlPr>
                    <w:rPr>
                      <w:rFonts w:ascii="Cambria Math" w:hAnsi="Cambria Math" w:cs="Arial"/>
                      <w:i/>
                      <w:szCs w:val="22"/>
                    </w:rPr>
                  </m:ctrlPr>
                </m:sSupPr>
                <m:e>
                  <m:d>
                    <m:dPr>
                      <m:ctrlPr>
                        <w:rPr>
                          <w:rFonts w:ascii="Cambria Math" w:hAnsi="Cambria Math" w:cs="Arial"/>
                          <w:i/>
                          <w:szCs w:val="22"/>
                        </w:rPr>
                      </m:ctrlPr>
                    </m:dPr>
                    <m:e>
                      <m:nary>
                        <m:naryPr>
                          <m:chr m:val="∑"/>
                          <m:limLoc m:val="undOvr"/>
                          <m:ctrlPr>
                            <w:rPr>
                              <w:rFonts w:ascii="Cambria Math" w:hAnsi="Cambria Math" w:cs="Arial"/>
                              <w:i/>
                              <w:szCs w:val="22"/>
                            </w:rPr>
                          </m:ctrlPr>
                        </m:naryPr>
                        <m:sub>
                          <m:r>
                            <w:rPr>
                              <w:rFonts w:ascii="Cambria Math" w:hAnsi="Cambria Math" w:cs="Cambria Math" w:hint="cs"/>
                              <w:szCs w:val="22"/>
                              <w:cs/>
                            </w:rPr>
                            <m:t>j</m:t>
                          </m:r>
                          <m:r>
                            <w:rPr>
                              <w:rFonts w:ascii="Cambria Math" w:hAnsi="Cambria Math" w:cs="Arial"/>
                              <w:szCs w:val="22"/>
                              <w:cs/>
                            </w:rPr>
                            <m:t>=</m:t>
                          </m:r>
                          <m:r>
                            <w:rPr>
                              <w:rFonts w:ascii="Cambria Math" w:hAnsi="Cambria Math" w:cs="Arial"/>
                              <w:szCs w:val="22"/>
                            </w:rPr>
                            <m:t>1</m:t>
                          </m:r>
                        </m:sub>
                        <m:sup>
                          <m:r>
                            <w:rPr>
                              <w:rFonts w:ascii="Cambria Math" w:hAnsi="Cambria Math" w:cs="Cambria Math" w:hint="cs"/>
                              <w:szCs w:val="22"/>
                              <w:cs/>
                            </w:rPr>
                            <m:t>N</m:t>
                          </m:r>
                        </m:sup>
                        <m:e>
                          <m:sSub>
                            <m:sSubPr>
                              <m:ctrlPr>
                                <w:rPr>
                                  <w:rFonts w:ascii="Cambria Math" w:hAnsi="Cambria Math" w:cs="Arial"/>
                                  <w:i/>
                                  <w:szCs w:val="22"/>
                                </w:rPr>
                              </m:ctrlPr>
                            </m:sSubPr>
                            <m:e>
                              <m:r>
                                <w:rPr>
                                  <w:rFonts w:ascii="Cambria Math" w:hAnsi="Cambria Math" w:cs="Cambria Math" w:hint="cs"/>
                                  <w:szCs w:val="22"/>
                                  <w:cs/>
                                </w:rPr>
                                <m:t>p</m:t>
                              </m:r>
                            </m:e>
                            <m:sub>
                              <m:r>
                                <w:rPr>
                                  <w:rFonts w:ascii="Cambria Math" w:hAnsi="Cambria Math" w:cs="Cambria Math" w:hint="cs"/>
                                  <w:szCs w:val="22"/>
                                  <w:cs/>
                                </w:rPr>
                                <m:t>ij</m:t>
                              </m:r>
                            </m:sub>
                          </m:sSub>
                          <m:r>
                            <w:rPr>
                              <w:rFonts w:ascii="Cambria Math" w:hAnsi="Cambria Math" w:cs="Arial"/>
                              <w:szCs w:val="22"/>
                            </w:rPr>
                            <m:t>*</m:t>
                          </m:r>
                          <m:d>
                            <m:dPr>
                              <m:ctrlPr>
                                <w:rPr>
                                  <w:rFonts w:ascii="Cambria Math" w:hAnsi="Cambria Math" w:cs="Arial"/>
                                  <w:i/>
                                  <w:szCs w:val="22"/>
                                </w:rPr>
                              </m:ctrlPr>
                            </m:dPr>
                            <m:e>
                              <m:r>
                                <w:rPr>
                                  <w:rFonts w:ascii="Cambria Math" w:hAnsi="Cambria Math" w:cs="Cambria Math" w:hint="cs"/>
                                  <w:szCs w:val="22"/>
                                  <w:cs/>
                                </w:rPr>
                                <m:t>i</m:t>
                              </m:r>
                              <m:r>
                                <w:rPr>
                                  <w:rFonts w:ascii="Cambria Math" w:hAnsi="Cambria Math" w:cs="Arial"/>
                                  <w:szCs w:val="22"/>
                                  <w:cs/>
                                </w:rPr>
                                <m:t>-</m:t>
                              </m:r>
                              <m:r>
                                <w:rPr>
                                  <w:rFonts w:ascii="Cambria Math" w:hAnsi="Cambria Math" w:cs="Cambria Math" w:hint="cs"/>
                                  <w:szCs w:val="22"/>
                                  <w:cs/>
                                </w:rPr>
                                <m:t>j</m:t>
                              </m:r>
                            </m:e>
                          </m:d>
                        </m:e>
                      </m:nary>
                    </m:e>
                  </m:d>
                </m:e>
                <m:sup>
                  <m:r>
                    <w:rPr>
                      <w:rFonts w:ascii="Cambria Math" w:hAnsi="Cambria Math" w:cs="Arial"/>
                      <w:szCs w:val="22"/>
                    </w:rPr>
                    <m:t>2</m:t>
                  </m:r>
                </m:sup>
              </m:sSup>
              <m:r>
                <w:rPr>
                  <w:rFonts w:ascii="Cambria Math" w:hAnsi="Cambria Math" w:cs="Arial"/>
                  <w:szCs w:val="22"/>
                  <w:cs/>
                </w:rPr>
                <m:t>-</m:t>
              </m:r>
              <m:nary>
                <m:naryPr>
                  <m:chr m:val="∑"/>
                  <m:limLoc m:val="undOvr"/>
                  <m:ctrlPr>
                    <w:rPr>
                      <w:rFonts w:ascii="Cambria Math" w:hAnsi="Cambria Math" w:cs="Arial"/>
                      <w:i/>
                      <w:szCs w:val="22"/>
                    </w:rPr>
                  </m:ctrlPr>
                </m:naryPr>
                <m:sub>
                  <m:r>
                    <w:rPr>
                      <w:rFonts w:ascii="Cambria Math" w:hAnsi="Cambria Math" w:cs="Cambria Math" w:hint="cs"/>
                      <w:szCs w:val="22"/>
                      <w:cs/>
                    </w:rPr>
                    <m:t>j</m:t>
                  </m:r>
                  <m:r>
                    <w:rPr>
                      <w:rFonts w:ascii="Cambria Math" w:hAnsi="Cambria Math" w:cs="Arial"/>
                      <w:szCs w:val="22"/>
                      <w:cs/>
                    </w:rPr>
                    <m:t>=</m:t>
                  </m:r>
                  <m:r>
                    <w:rPr>
                      <w:rFonts w:ascii="Cambria Math" w:hAnsi="Cambria Math" w:cs="Arial"/>
                      <w:szCs w:val="22"/>
                    </w:rPr>
                    <m:t>1</m:t>
                  </m:r>
                </m:sub>
                <m:sup>
                  <m:r>
                    <w:rPr>
                      <w:rFonts w:ascii="Cambria Math" w:hAnsi="Cambria Math" w:cs="Cambria Math" w:hint="cs"/>
                      <w:szCs w:val="22"/>
                      <w:cs/>
                    </w:rPr>
                    <m:t>N</m:t>
                  </m:r>
                </m:sup>
                <m:e>
                  <m:d>
                    <m:dPr>
                      <m:ctrlPr>
                        <w:rPr>
                          <w:rFonts w:ascii="Cambria Math" w:hAnsi="Cambria Math" w:cs="Arial"/>
                          <w:i/>
                          <w:szCs w:val="22"/>
                        </w:rPr>
                      </m:ctrlPr>
                    </m:dPr>
                    <m:e>
                      <m:sSub>
                        <m:sSubPr>
                          <m:ctrlPr>
                            <w:rPr>
                              <w:rFonts w:ascii="Cambria Math" w:hAnsi="Cambria Math" w:cs="Arial"/>
                              <w:i/>
                              <w:szCs w:val="22"/>
                            </w:rPr>
                          </m:ctrlPr>
                        </m:sSubPr>
                        <m:e>
                          <m:r>
                            <w:rPr>
                              <w:rFonts w:ascii="Cambria Math" w:hAnsi="Cambria Math" w:cs="Cambria Math" w:hint="cs"/>
                              <w:szCs w:val="22"/>
                              <w:cs/>
                            </w:rPr>
                            <m:t>p</m:t>
                          </m:r>
                        </m:e>
                        <m:sub>
                          <m:r>
                            <w:rPr>
                              <w:rFonts w:ascii="Cambria Math" w:hAnsi="Cambria Math" w:cs="Cambria Math" w:hint="cs"/>
                              <w:szCs w:val="22"/>
                              <w:cs/>
                            </w:rPr>
                            <m:t>ij</m:t>
                          </m:r>
                        </m:sub>
                      </m:sSub>
                      <m:r>
                        <w:rPr>
                          <w:rFonts w:ascii="Cambria Math" w:hAnsi="Cambria Math" w:cs="Arial"/>
                          <w:szCs w:val="22"/>
                        </w:rPr>
                        <m:t>*</m:t>
                      </m:r>
                      <m:d>
                        <m:dPr>
                          <m:ctrlPr>
                            <w:rPr>
                              <w:rFonts w:ascii="Cambria Math" w:hAnsi="Cambria Math" w:cs="Arial"/>
                              <w:i/>
                              <w:szCs w:val="22"/>
                            </w:rPr>
                          </m:ctrlPr>
                        </m:dPr>
                        <m:e>
                          <m:r>
                            <w:rPr>
                              <w:rFonts w:ascii="Cambria Math" w:hAnsi="Cambria Math" w:cs="Cambria Math" w:hint="cs"/>
                              <w:szCs w:val="22"/>
                              <w:cs/>
                            </w:rPr>
                            <m:t>i</m:t>
                          </m:r>
                          <m:r>
                            <w:rPr>
                              <w:rFonts w:ascii="Cambria Math" w:hAnsi="Cambria Math" w:cs="Arial"/>
                              <w:szCs w:val="22"/>
                              <w:cs/>
                            </w:rPr>
                            <m:t>-</m:t>
                          </m:r>
                          <m:r>
                            <w:rPr>
                              <w:rFonts w:ascii="Cambria Math" w:hAnsi="Cambria Math" w:cs="Cambria Math" w:hint="cs"/>
                              <w:szCs w:val="22"/>
                              <w:cs/>
                            </w:rPr>
                            <m:t>j</m:t>
                          </m:r>
                        </m:e>
                      </m:d>
                    </m:e>
                  </m:d>
                </m:e>
              </m:nary>
              <m:r>
                <w:rPr>
                  <w:rFonts w:ascii="Cambria Math" w:hAnsi="Cambria Math" w:cs="Arial"/>
                  <w:szCs w:val="22"/>
                </w:rPr>
                <m:t>^2</m:t>
              </m:r>
            </m:e>
          </m:d>
        </m:oMath>
      </m:oMathPara>
    </w:p>
    <w:p w14:paraId="73277AEC" w14:textId="0B09CF46" w:rsidR="00C80CC3" w:rsidRPr="00794E4D" w:rsidRDefault="00C80CC3" w:rsidP="00C80CC3">
      <w:pPr>
        <w:rPr>
          <w:rFonts w:cs="Arial"/>
          <w:szCs w:val="22"/>
        </w:rPr>
      </w:pPr>
      <w:r w:rsidRPr="00794E4D">
        <w:rPr>
          <w:rFonts w:cs="Arial"/>
        </w:rPr>
        <w:lastRenderedPageBreak/>
        <w:t>It is then possible to compare</w:t>
      </w:r>
      <w:r w:rsidRPr="00794E4D">
        <w:rPr>
          <w:rFonts w:cs="Arial"/>
          <w:szCs w:val="22"/>
          <w:cs/>
        </w:rPr>
        <w:t xml:space="preserve"> </w:t>
      </w:r>
      <w:r w:rsidRPr="00794E4D">
        <w:rPr>
          <w:rFonts w:cs="Arial"/>
        </w:rPr>
        <w:t>the average movement and standard deviation of transition of the observed and the adjusted transition matrix‘s average movement</w:t>
      </w:r>
      <w:r w:rsidRPr="00794E4D">
        <w:rPr>
          <w:rFonts w:cs="Arial"/>
          <w:szCs w:val="22"/>
          <w:cs/>
        </w:rPr>
        <w:t xml:space="preserve">. </w:t>
      </w:r>
      <w:r w:rsidRPr="00794E4D">
        <w:rPr>
          <w:rFonts w:cs="Arial"/>
        </w:rPr>
        <w:t>Note that the goal of the smoothing process is to find</w:t>
      </w:r>
      <w:r w:rsidRPr="00794E4D">
        <w:rPr>
          <w:rFonts w:cs="Arial"/>
          <w:szCs w:val="22"/>
          <w:cs/>
        </w:rPr>
        <w:t xml:space="preserve"> </w:t>
      </w:r>
      <w:r w:rsidRPr="00794E4D">
        <w:rPr>
          <w:rFonts w:cs="Arial"/>
        </w:rPr>
        <w:t>a transition matrix with good property while minimizing the changes to the average movement and standard deviation from the original matrix</w:t>
      </w:r>
      <w:r w:rsidRPr="00794E4D">
        <w:rPr>
          <w:rFonts w:cs="Arial"/>
          <w:szCs w:val="22"/>
          <w:cs/>
        </w:rPr>
        <w:t xml:space="preserve">.  </w:t>
      </w:r>
      <w:r w:rsidRPr="00794E4D">
        <w:rPr>
          <w:rFonts w:cs="Arial"/>
          <w:szCs w:val="22"/>
        </w:rPr>
        <w:t>The outcome</w:t>
      </w:r>
      <w:r w:rsidR="004B1401">
        <w:rPr>
          <w:rFonts w:cs="Arial"/>
          <w:szCs w:val="22"/>
        </w:rPr>
        <w:t>s</w:t>
      </w:r>
      <w:r w:rsidRPr="00794E4D">
        <w:rPr>
          <w:rFonts w:cs="Arial"/>
          <w:szCs w:val="22"/>
        </w:rPr>
        <w:t xml:space="preserve"> of this stage are the adjusted and normalized transition matrices</w:t>
      </w:r>
      <w:r w:rsidRPr="00794E4D">
        <w:rPr>
          <w:rFonts w:cs="Arial"/>
          <w:szCs w:val="22"/>
          <w:cs/>
        </w:rPr>
        <w:t xml:space="preserve"> (</w:t>
      </w:r>
      <w:r w:rsidRPr="00794E4D">
        <w:rPr>
          <w:rFonts w:cs="Arial"/>
          <w:szCs w:val="22"/>
        </w:rPr>
        <w:t>final</w:t>
      </w:r>
      <w:r w:rsidRPr="00794E4D">
        <w:rPr>
          <w:rFonts w:cs="Arial"/>
          <w:szCs w:val="22"/>
          <w:cs/>
        </w:rPr>
        <w:t>)</w:t>
      </w:r>
      <w:r w:rsidRPr="00794E4D">
        <w:rPr>
          <w:rFonts w:cs="Arial"/>
          <w:szCs w:val="22"/>
        </w:rPr>
        <w:t xml:space="preserve"> as follow</w:t>
      </w:r>
    </w:p>
    <w:tbl>
      <w:tblPr>
        <w:tblStyle w:val="TableGrid"/>
        <w:tblW w:w="3846" w:type="pct"/>
        <w:jc w:val="center"/>
        <w:tblLayout w:type="fixed"/>
        <w:tblCellMar>
          <w:left w:w="0" w:type="dxa"/>
          <w:right w:w="0" w:type="dxa"/>
        </w:tblCellMar>
        <w:tblLook w:val="04A0" w:firstRow="1" w:lastRow="0" w:firstColumn="1" w:lastColumn="0" w:noHBand="0" w:noVBand="1"/>
      </w:tblPr>
      <w:tblGrid>
        <w:gridCol w:w="696"/>
        <w:gridCol w:w="695"/>
        <w:gridCol w:w="695"/>
        <w:gridCol w:w="696"/>
        <w:gridCol w:w="695"/>
        <w:gridCol w:w="696"/>
        <w:gridCol w:w="694"/>
        <w:gridCol w:w="695"/>
        <w:gridCol w:w="694"/>
        <w:gridCol w:w="694"/>
      </w:tblGrid>
      <w:tr w:rsidR="00C80CC3" w:rsidRPr="00794E4D" w14:paraId="5612D718" w14:textId="77777777" w:rsidTr="000E2554">
        <w:trPr>
          <w:trHeight w:val="227"/>
          <w:jc w:val="center"/>
        </w:trPr>
        <w:tc>
          <w:tcPr>
            <w:tcW w:w="500" w:type="pct"/>
            <w:vAlign w:val="center"/>
          </w:tcPr>
          <w:p w14:paraId="4CA39556" w14:textId="77777777" w:rsidR="00C80CC3" w:rsidRPr="00794E4D" w:rsidRDefault="00C80CC3" w:rsidP="000E2554">
            <w:pPr>
              <w:spacing w:line="240" w:lineRule="auto"/>
              <w:jc w:val="center"/>
              <w:rPr>
                <w:rFonts w:cs="Arial"/>
                <w:sz w:val="24"/>
                <w:szCs w:val="24"/>
              </w:rPr>
            </w:pPr>
            <m:oMathPara>
              <m:oMath>
                <m:r>
                  <w:rPr>
                    <w:rFonts w:ascii="Cambria Math" w:hAnsi="Cambria Math" w:cs="Cambria Math" w:hint="cs"/>
                    <w:sz w:val="24"/>
                    <w:szCs w:val="24"/>
                    <w:cs/>
                  </w:rPr>
                  <m:t>M</m:t>
                </m:r>
              </m:oMath>
            </m:oMathPara>
          </w:p>
        </w:tc>
        <w:tc>
          <w:tcPr>
            <w:tcW w:w="500" w:type="pct"/>
            <w:vAlign w:val="center"/>
          </w:tcPr>
          <w:p w14:paraId="3AA4E9C5" w14:textId="77777777" w:rsidR="00C80CC3" w:rsidRPr="00794E4D" w:rsidRDefault="00C80CC3" w:rsidP="000E2554">
            <w:pPr>
              <w:spacing w:line="240" w:lineRule="auto"/>
              <w:jc w:val="center"/>
              <w:rPr>
                <w:rFonts w:cs="Arial"/>
                <w:sz w:val="16"/>
                <w:szCs w:val="16"/>
              </w:rPr>
            </w:pPr>
            <w:r w:rsidRPr="00794E4D">
              <w:rPr>
                <w:rFonts w:cs="Arial"/>
                <w:sz w:val="16"/>
                <w:szCs w:val="16"/>
              </w:rPr>
              <w:t>1</w:t>
            </w:r>
          </w:p>
        </w:tc>
        <w:tc>
          <w:tcPr>
            <w:tcW w:w="500" w:type="pct"/>
            <w:vAlign w:val="center"/>
          </w:tcPr>
          <w:p w14:paraId="63A90920" w14:textId="77777777" w:rsidR="00C80CC3" w:rsidRPr="00794E4D" w:rsidRDefault="00C80CC3" w:rsidP="000E2554">
            <w:pPr>
              <w:spacing w:line="240" w:lineRule="auto"/>
              <w:jc w:val="center"/>
              <w:rPr>
                <w:rFonts w:cs="Arial"/>
                <w:sz w:val="16"/>
                <w:szCs w:val="16"/>
              </w:rPr>
            </w:pPr>
            <w:r w:rsidRPr="00794E4D">
              <w:rPr>
                <w:rFonts w:cs="Arial"/>
                <w:sz w:val="16"/>
                <w:szCs w:val="16"/>
              </w:rPr>
              <w:t>2</w:t>
            </w:r>
          </w:p>
        </w:tc>
        <w:tc>
          <w:tcPr>
            <w:tcW w:w="501" w:type="pct"/>
            <w:vAlign w:val="center"/>
          </w:tcPr>
          <w:p w14:paraId="66CFF34E" w14:textId="77777777" w:rsidR="00C80CC3" w:rsidRPr="00794E4D" w:rsidRDefault="00C80CC3" w:rsidP="000E2554">
            <w:pPr>
              <w:spacing w:line="240" w:lineRule="auto"/>
              <w:jc w:val="center"/>
              <w:rPr>
                <w:rFonts w:cs="Arial"/>
                <w:sz w:val="16"/>
                <w:szCs w:val="16"/>
              </w:rPr>
            </w:pPr>
            <w:r w:rsidRPr="00794E4D">
              <w:rPr>
                <w:rFonts w:cs="Arial"/>
                <w:sz w:val="16"/>
                <w:szCs w:val="16"/>
              </w:rPr>
              <w:t>3</w:t>
            </w:r>
          </w:p>
        </w:tc>
        <w:tc>
          <w:tcPr>
            <w:tcW w:w="500" w:type="pct"/>
            <w:vAlign w:val="center"/>
          </w:tcPr>
          <w:p w14:paraId="52B5D9A4" w14:textId="77777777" w:rsidR="00C80CC3" w:rsidRPr="00794E4D" w:rsidRDefault="00C80CC3" w:rsidP="000E2554">
            <w:pPr>
              <w:spacing w:line="240" w:lineRule="auto"/>
              <w:jc w:val="center"/>
              <w:rPr>
                <w:rFonts w:cs="Arial"/>
                <w:sz w:val="16"/>
                <w:szCs w:val="16"/>
              </w:rPr>
            </w:pPr>
            <w:r w:rsidRPr="00794E4D">
              <w:rPr>
                <w:rFonts w:cs="Arial"/>
                <w:sz w:val="16"/>
                <w:szCs w:val="16"/>
              </w:rPr>
              <w:t>4</w:t>
            </w:r>
          </w:p>
        </w:tc>
        <w:tc>
          <w:tcPr>
            <w:tcW w:w="501" w:type="pct"/>
            <w:vAlign w:val="center"/>
          </w:tcPr>
          <w:p w14:paraId="256B4E68" w14:textId="77777777" w:rsidR="00C80CC3" w:rsidRPr="00794E4D" w:rsidRDefault="00C80CC3" w:rsidP="000E2554">
            <w:pPr>
              <w:spacing w:line="240" w:lineRule="auto"/>
              <w:jc w:val="center"/>
              <w:rPr>
                <w:rFonts w:cs="Arial"/>
                <w:sz w:val="16"/>
                <w:szCs w:val="16"/>
              </w:rPr>
            </w:pPr>
            <w:r w:rsidRPr="00794E4D">
              <w:rPr>
                <w:rFonts w:cs="Arial"/>
                <w:sz w:val="16"/>
                <w:szCs w:val="16"/>
              </w:rPr>
              <w:t>5</w:t>
            </w:r>
          </w:p>
        </w:tc>
        <w:tc>
          <w:tcPr>
            <w:tcW w:w="499" w:type="pct"/>
            <w:vAlign w:val="center"/>
          </w:tcPr>
          <w:p w14:paraId="20ABBFDA" w14:textId="77777777" w:rsidR="00C80CC3" w:rsidRPr="00794E4D" w:rsidRDefault="00C80CC3" w:rsidP="000E2554">
            <w:pPr>
              <w:spacing w:line="240" w:lineRule="auto"/>
              <w:jc w:val="center"/>
              <w:rPr>
                <w:rFonts w:cs="Arial"/>
                <w:sz w:val="16"/>
                <w:szCs w:val="16"/>
              </w:rPr>
            </w:pPr>
            <w:r w:rsidRPr="00794E4D">
              <w:rPr>
                <w:rFonts w:cs="Arial"/>
                <w:sz w:val="16"/>
                <w:szCs w:val="16"/>
              </w:rPr>
              <w:t>6</w:t>
            </w:r>
          </w:p>
        </w:tc>
        <w:tc>
          <w:tcPr>
            <w:tcW w:w="500" w:type="pct"/>
            <w:vAlign w:val="center"/>
          </w:tcPr>
          <w:p w14:paraId="77EBE063" w14:textId="77777777" w:rsidR="00C80CC3" w:rsidRPr="00794E4D" w:rsidRDefault="00C80CC3" w:rsidP="000E2554">
            <w:pPr>
              <w:spacing w:line="240" w:lineRule="auto"/>
              <w:jc w:val="center"/>
              <w:rPr>
                <w:rFonts w:cs="Arial"/>
                <w:sz w:val="16"/>
                <w:szCs w:val="16"/>
              </w:rPr>
            </w:pPr>
            <w:r w:rsidRPr="00794E4D">
              <w:rPr>
                <w:rFonts w:cs="Arial"/>
                <w:sz w:val="16"/>
                <w:szCs w:val="16"/>
              </w:rPr>
              <w:t>7</w:t>
            </w:r>
          </w:p>
        </w:tc>
        <w:tc>
          <w:tcPr>
            <w:tcW w:w="499" w:type="pct"/>
            <w:vAlign w:val="center"/>
          </w:tcPr>
          <w:p w14:paraId="2F0C4022" w14:textId="77777777" w:rsidR="00C80CC3" w:rsidRPr="00794E4D" w:rsidRDefault="00C80CC3" w:rsidP="000E2554">
            <w:pPr>
              <w:spacing w:line="240" w:lineRule="auto"/>
              <w:jc w:val="center"/>
              <w:rPr>
                <w:rFonts w:cs="Arial"/>
                <w:sz w:val="16"/>
                <w:szCs w:val="16"/>
              </w:rPr>
            </w:pPr>
            <w:r w:rsidRPr="00794E4D">
              <w:rPr>
                <w:rFonts w:cs="Arial"/>
                <w:sz w:val="16"/>
                <w:szCs w:val="16"/>
              </w:rPr>
              <w:t>8</w:t>
            </w:r>
          </w:p>
        </w:tc>
        <w:tc>
          <w:tcPr>
            <w:tcW w:w="499" w:type="pct"/>
            <w:vAlign w:val="center"/>
          </w:tcPr>
          <w:p w14:paraId="04053019" w14:textId="77777777" w:rsidR="00C80CC3" w:rsidRPr="00794E4D" w:rsidRDefault="00C80CC3" w:rsidP="000E2554">
            <w:pPr>
              <w:spacing w:line="240" w:lineRule="auto"/>
              <w:jc w:val="center"/>
              <w:rPr>
                <w:rFonts w:cs="Arial"/>
                <w:sz w:val="16"/>
                <w:szCs w:val="16"/>
              </w:rPr>
            </w:pPr>
            <w:r w:rsidRPr="00794E4D">
              <w:rPr>
                <w:rFonts w:cs="Arial"/>
                <w:sz w:val="16"/>
                <w:szCs w:val="16"/>
              </w:rPr>
              <w:t>D</w:t>
            </w:r>
          </w:p>
        </w:tc>
      </w:tr>
      <w:tr w:rsidR="00C80CC3" w:rsidRPr="00794E4D" w14:paraId="29DF657A" w14:textId="77777777" w:rsidTr="000E2554">
        <w:trPr>
          <w:trHeight w:val="227"/>
          <w:jc w:val="center"/>
        </w:trPr>
        <w:tc>
          <w:tcPr>
            <w:tcW w:w="500" w:type="pct"/>
          </w:tcPr>
          <w:p w14:paraId="2BD28D69" w14:textId="77777777" w:rsidR="00C80CC3" w:rsidRPr="00794E4D" w:rsidRDefault="00C80CC3" w:rsidP="000E2554">
            <w:pPr>
              <w:spacing w:line="240" w:lineRule="auto"/>
              <w:jc w:val="center"/>
              <w:rPr>
                <w:rFonts w:cs="Arial"/>
                <w:sz w:val="16"/>
                <w:szCs w:val="16"/>
              </w:rPr>
            </w:pPr>
            <w:r w:rsidRPr="00794E4D">
              <w:rPr>
                <w:rFonts w:cs="Arial"/>
                <w:sz w:val="16"/>
                <w:szCs w:val="16"/>
              </w:rPr>
              <w:t>1</w:t>
            </w:r>
          </w:p>
        </w:tc>
        <w:tc>
          <w:tcPr>
            <w:tcW w:w="500" w:type="pct"/>
            <w:vAlign w:val="center"/>
          </w:tcPr>
          <w:p w14:paraId="4787B8E1" w14:textId="7202C60B" w:rsidR="00C80CC3" w:rsidRPr="00794E4D" w:rsidRDefault="00C80CC3" w:rsidP="000E2554">
            <w:pPr>
              <w:spacing w:line="240" w:lineRule="auto"/>
              <w:jc w:val="right"/>
              <w:rPr>
                <w:rFonts w:cs="Arial"/>
                <w:color w:val="000000"/>
                <w:sz w:val="16"/>
                <w:szCs w:val="16"/>
              </w:rPr>
            </w:pPr>
          </w:p>
        </w:tc>
        <w:tc>
          <w:tcPr>
            <w:tcW w:w="500" w:type="pct"/>
            <w:vAlign w:val="center"/>
          </w:tcPr>
          <w:p w14:paraId="3CCC715F" w14:textId="7B832A82" w:rsidR="00C80CC3" w:rsidRPr="00794E4D" w:rsidRDefault="00C80CC3" w:rsidP="000E2554">
            <w:pPr>
              <w:spacing w:line="240" w:lineRule="auto"/>
              <w:jc w:val="right"/>
              <w:rPr>
                <w:rFonts w:cs="Arial"/>
                <w:color w:val="000000"/>
                <w:sz w:val="16"/>
                <w:szCs w:val="16"/>
              </w:rPr>
            </w:pPr>
          </w:p>
        </w:tc>
        <w:tc>
          <w:tcPr>
            <w:tcW w:w="501" w:type="pct"/>
            <w:vAlign w:val="center"/>
          </w:tcPr>
          <w:p w14:paraId="0A2616FE" w14:textId="64BE81B7" w:rsidR="00C80CC3" w:rsidRPr="00794E4D" w:rsidRDefault="00C80CC3" w:rsidP="000E2554">
            <w:pPr>
              <w:spacing w:line="240" w:lineRule="auto"/>
              <w:jc w:val="right"/>
              <w:rPr>
                <w:rFonts w:cs="Arial"/>
                <w:color w:val="000000"/>
                <w:sz w:val="16"/>
                <w:szCs w:val="16"/>
              </w:rPr>
            </w:pPr>
          </w:p>
        </w:tc>
        <w:tc>
          <w:tcPr>
            <w:tcW w:w="500" w:type="pct"/>
            <w:vAlign w:val="center"/>
          </w:tcPr>
          <w:p w14:paraId="724CBAB4" w14:textId="3967F8BF" w:rsidR="00C80CC3" w:rsidRPr="00794E4D" w:rsidRDefault="00C80CC3" w:rsidP="000E2554">
            <w:pPr>
              <w:spacing w:line="240" w:lineRule="auto"/>
              <w:jc w:val="right"/>
              <w:rPr>
                <w:rFonts w:cs="Arial"/>
                <w:color w:val="000000"/>
                <w:sz w:val="16"/>
                <w:szCs w:val="16"/>
              </w:rPr>
            </w:pPr>
          </w:p>
        </w:tc>
        <w:tc>
          <w:tcPr>
            <w:tcW w:w="501" w:type="pct"/>
            <w:vAlign w:val="center"/>
          </w:tcPr>
          <w:p w14:paraId="04A38095" w14:textId="22BCA08D" w:rsidR="00C80CC3" w:rsidRPr="00794E4D" w:rsidRDefault="00C80CC3" w:rsidP="000E2554">
            <w:pPr>
              <w:spacing w:line="240" w:lineRule="auto"/>
              <w:jc w:val="right"/>
              <w:rPr>
                <w:rFonts w:cs="Arial"/>
                <w:color w:val="000000"/>
                <w:sz w:val="16"/>
                <w:szCs w:val="16"/>
              </w:rPr>
            </w:pPr>
          </w:p>
        </w:tc>
        <w:tc>
          <w:tcPr>
            <w:tcW w:w="499" w:type="pct"/>
            <w:vAlign w:val="center"/>
          </w:tcPr>
          <w:p w14:paraId="0F888AE8" w14:textId="518CD462" w:rsidR="00C80CC3" w:rsidRPr="00794E4D" w:rsidRDefault="00C80CC3" w:rsidP="000E2554">
            <w:pPr>
              <w:spacing w:line="240" w:lineRule="auto"/>
              <w:jc w:val="right"/>
              <w:rPr>
                <w:rFonts w:cs="Arial"/>
                <w:color w:val="000000"/>
                <w:sz w:val="16"/>
                <w:szCs w:val="16"/>
              </w:rPr>
            </w:pPr>
          </w:p>
        </w:tc>
        <w:tc>
          <w:tcPr>
            <w:tcW w:w="500" w:type="pct"/>
            <w:vAlign w:val="center"/>
          </w:tcPr>
          <w:p w14:paraId="0445914B" w14:textId="689259D3" w:rsidR="00C80CC3" w:rsidRPr="00794E4D" w:rsidRDefault="00C80CC3" w:rsidP="000E2554">
            <w:pPr>
              <w:spacing w:line="240" w:lineRule="auto"/>
              <w:jc w:val="right"/>
              <w:rPr>
                <w:rFonts w:cs="Arial"/>
                <w:color w:val="000000"/>
                <w:sz w:val="16"/>
                <w:szCs w:val="16"/>
              </w:rPr>
            </w:pPr>
          </w:p>
        </w:tc>
        <w:tc>
          <w:tcPr>
            <w:tcW w:w="499" w:type="pct"/>
            <w:vAlign w:val="center"/>
          </w:tcPr>
          <w:p w14:paraId="7BE3A7C2" w14:textId="3CAA33CF" w:rsidR="00C80CC3" w:rsidRPr="00794E4D" w:rsidRDefault="00C80CC3" w:rsidP="000E2554">
            <w:pPr>
              <w:spacing w:line="240" w:lineRule="auto"/>
              <w:jc w:val="right"/>
              <w:rPr>
                <w:rFonts w:cs="Arial"/>
                <w:color w:val="000000"/>
                <w:sz w:val="16"/>
                <w:szCs w:val="16"/>
              </w:rPr>
            </w:pPr>
          </w:p>
        </w:tc>
        <w:tc>
          <w:tcPr>
            <w:tcW w:w="499" w:type="pct"/>
            <w:vAlign w:val="center"/>
          </w:tcPr>
          <w:p w14:paraId="67A7C28C" w14:textId="12615FF0" w:rsidR="00C80CC3" w:rsidRPr="00794E4D" w:rsidRDefault="00C80CC3" w:rsidP="000E2554">
            <w:pPr>
              <w:spacing w:line="240" w:lineRule="auto"/>
              <w:jc w:val="right"/>
              <w:rPr>
                <w:rFonts w:eastAsia="Times New Roman" w:cs="Arial"/>
                <w:color w:val="000000"/>
                <w:sz w:val="16"/>
                <w:szCs w:val="16"/>
              </w:rPr>
            </w:pPr>
          </w:p>
        </w:tc>
      </w:tr>
      <w:tr w:rsidR="00C80CC3" w:rsidRPr="00794E4D" w14:paraId="63A3DCBE" w14:textId="77777777" w:rsidTr="000E2554">
        <w:trPr>
          <w:trHeight w:val="227"/>
          <w:jc w:val="center"/>
        </w:trPr>
        <w:tc>
          <w:tcPr>
            <w:tcW w:w="500" w:type="pct"/>
          </w:tcPr>
          <w:p w14:paraId="7A44D362" w14:textId="77777777" w:rsidR="00C80CC3" w:rsidRPr="00794E4D" w:rsidRDefault="00C80CC3" w:rsidP="000E2554">
            <w:pPr>
              <w:spacing w:line="240" w:lineRule="auto"/>
              <w:jc w:val="center"/>
              <w:rPr>
                <w:rFonts w:cs="Arial"/>
                <w:sz w:val="16"/>
                <w:szCs w:val="16"/>
              </w:rPr>
            </w:pPr>
            <w:r w:rsidRPr="00794E4D">
              <w:rPr>
                <w:rFonts w:cs="Arial"/>
                <w:sz w:val="16"/>
                <w:szCs w:val="16"/>
              </w:rPr>
              <w:t>2</w:t>
            </w:r>
          </w:p>
        </w:tc>
        <w:tc>
          <w:tcPr>
            <w:tcW w:w="500" w:type="pct"/>
            <w:vAlign w:val="center"/>
          </w:tcPr>
          <w:p w14:paraId="3D6E3D2E" w14:textId="440F86EF" w:rsidR="00C80CC3" w:rsidRPr="00794E4D" w:rsidRDefault="00C80CC3" w:rsidP="000E2554">
            <w:pPr>
              <w:spacing w:line="240" w:lineRule="auto"/>
              <w:jc w:val="right"/>
              <w:rPr>
                <w:rFonts w:cs="Arial"/>
                <w:color w:val="000000"/>
                <w:sz w:val="16"/>
                <w:szCs w:val="16"/>
              </w:rPr>
            </w:pPr>
          </w:p>
        </w:tc>
        <w:tc>
          <w:tcPr>
            <w:tcW w:w="500" w:type="pct"/>
            <w:vAlign w:val="center"/>
          </w:tcPr>
          <w:p w14:paraId="492DDAD0" w14:textId="5872B827" w:rsidR="00C80CC3" w:rsidRPr="00794E4D" w:rsidRDefault="00C80CC3" w:rsidP="000E2554">
            <w:pPr>
              <w:spacing w:line="240" w:lineRule="auto"/>
              <w:jc w:val="right"/>
              <w:rPr>
                <w:rFonts w:cs="Arial"/>
                <w:color w:val="000000"/>
                <w:sz w:val="16"/>
                <w:szCs w:val="16"/>
              </w:rPr>
            </w:pPr>
          </w:p>
        </w:tc>
        <w:tc>
          <w:tcPr>
            <w:tcW w:w="501" w:type="pct"/>
            <w:vAlign w:val="center"/>
          </w:tcPr>
          <w:p w14:paraId="7F3033E0" w14:textId="5EDCD20A" w:rsidR="00C80CC3" w:rsidRPr="00794E4D" w:rsidRDefault="00C80CC3" w:rsidP="000E2554">
            <w:pPr>
              <w:spacing w:line="240" w:lineRule="auto"/>
              <w:jc w:val="right"/>
              <w:rPr>
                <w:rFonts w:cs="Arial"/>
                <w:color w:val="000000"/>
                <w:sz w:val="16"/>
                <w:szCs w:val="16"/>
              </w:rPr>
            </w:pPr>
          </w:p>
        </w:tc>
        <w:tc>
          <w:tcPr>
            <w:tcW w:w="500" w:type="pct"/>
            <w:vAlign w:val="center"/>
          </w:tcPr>
          <w:p w14:paraId="7743222A" w14:textId="7F32E735" w:rsidR="00C80CC3" w:rsidRPr="00794E4D" w:rsidRDefault="00C80CC3" w:rsidP="000E2554">
            <w:pPr>
              <w:spacing w:line="240" w:lineRule="auto"/>
              <w:jc w:val="right"/>
              <w:rPr>
                <w:rFonts w:cs="Arial"/>
                <w:color w:val="000000"/>
                <w:sz w:val="16"/>
                <w:szCs w:val="16"/>
              </w:rPr>
            </w:pPr>
          </w:p>
        </w:tc>
        <w:tc>
          <w:tcPr>
            <w:tcW w:w="501" w:type="pct"/>
            <w:vAlign w:val="center"/>
          </w:tcPr>
          <w:p w14:paraId="6582A6F5" w14:textId="208A92EA" w:rsidR="00C80CC3" w:rsidRPr="00794E4D" w:rsidRDefault="00C80CC3" w:rsidP="000E2554">
            <w:pPr>
              <w:spacing w:line="240" w:lineRule="auto"/>
              <w:jc w:val="right"/>
              <w:rPr>
                <w:rFonts w:cs="Arial"/>
                <w:color w:val="000000"/>
                <w:sz w:val="16"/>
                <w:szCs w:val="16"/>
              </w:rPr>
            </w:pPr>
          </w:p>
        </w:tc>
        <w:tc>
          <w:tcPr>
            <w:tcW w:w="499" w:type="pct"/>
            <w:vAlign w:val="center"/>
          </w:tcPr>
          <w:p w14:paraId="604BEF07" w14:textId="72AAE11A" w:rsidR="00C80CC3" w:rsidRPr="00794E4D" w:rsidRDefault="00C80CC3" w:rsidP="000E2554">
            <w:pPr>
              <w:spacing w:line="240" w:lineRule="auto"/>
              <w:jc w:val="right"/>
              <w:rPr>
                <w:rFonts w:cs="Arial"/>
                <w:color w:val="000000"/>
                <w:sz w:val="16"/>
                <w:szCs w:val="16"/>
              </w:rPr>
            </w:pPr>
          </w:p>
        </w:tc>
        <w:tc>
          <w:tcPr>
            <w:tcW w:w="500" w:type="pct"/>
            <w:vAlign w:val="center"/>
          </w:tcPr>
          <w:p w14:paraId="5C1DBA34" w14:textId="55BA99CB" w:rsidR="00C80CC3" w:rsidRPr="00794E4D" w:rsidRDefault="00C80CC3" w:rsidP="000E2554">
            <w:pPr>
              <w:spacing w:line="240" w:lineRule="auto"/>
              <w:jc w:val="right"/>
              <w:rPr>
                <w:rFonts w:cs="Arial"/>
                <w:color w:val="000000"/>
                <w:sz w:val="16"/>
                <w:szCs w:val="16"/>
              </w:rPr>
            </w:pPr>
          </w:p>
        </w:tc>
        <w:tc>
          <w:tcPr>
            <w:tcW w:w="499" w:type="pct"/>
            <w:vAlign w:val="center"/>
          </w:tcPr>
          <w:p w14:paraId="7B7D54D9" w14:textId="648ECF7B" w:rsidR="00C80CC3" w:rsidRPr="00794E4D" w:rsidRDefault="00C80CC3" w:rsidP="000E2554">
            <w:pPr>
              <w:spacing w:line="240" w:lineRule="auto"/>
              <w:jc w:val="right"/>
              <w:rPr>
                <w:rFonts w:cs="Arial"/>
                <w:color w:val="000000"/>
                <w:sz w:val="16"/>
                <w:szCs w:val="16"/>
              </w:rPr>
            </w:pPr>
          </w:p>
        </w:tc>
        <w:tc>
          <w:tcPr>
            <w:tcW w:w="499" w:type="pct"/>
            <w:vAlign w:val="center"/>
          </w:tcPr>
          <w:p w14:paraId="122D019F" w14:textId="6F7487E8" w:rsidR="00C80CC3" w:rsidRPr="00794E4D" w:rsidRDefault="00C80CC3" w:rsidP="000E2554">
            <w:pPr>
              <w:spacing w:line="240" w:lineRule="auto"/>
              <w:jc w:val="right"/>
              <w:rPr>
                <w:rFonts w:eastAsia="Times New Roman" w:cs="Arial"/>
                <w:color w:val="000000"/>
                <w:sz w:val="16"/>
                <w:szCs w:val="16"/>
              </w:rPr>
            </w:pPr>
          </w:p>
        </w:tc>
      </w:tr>
      <w:tr w:rsidR="00C80CC3" w:rsidRPr="00794E4D" w14:paraId="5E56FFB7" w14:textId="77777777" w:rsidTr="000E2554">
        <w:trPr>
          <w:trHeight w:val="227"/>
          <w:jc w:val="center"/>
        </w:trPr>
        <w:tc>
          <w:tcPr>
            <w:tcW w:w="500" w:type="pct"/>
          </w:tcPr>
          <w:p w14:paraId="205856C4" w14:textId="77777777" w:rsidR="00C80CC3" w:rsidRPr="00794E4D" w:rsidRDefault="00C80CC3" w:rsidP="000E2554">
            <w:pPr>
              <w:spacing w:line="240" w:lineRule="auto"/>
              <w:jc w:val="center"/>
              <w:rPr>
                <w:rFonts w:cs="Arial"/>
                <w:sz w:val="16"/>
                <w:szCs w:val="16"/>
              </w:rPr>
            </w:pPr>
            <w:r w:rsidRPr="00794E4D">
              <w:rPr>
                <w:rFonts w:cs="Arial"/>
                <w:sz w:val="16"/>
                <w:szCs w:val="16"/>
              </w:rPr>
              <w:t>3</w:t>
            </w:r>
          </w:p>
        </w:tc>
        <w:tc>
          <w:tcPr>
            <w:tcW w:w="500" w:type="pct"/>
            <w:vAlign w:val="center"/>
          </w:tcPr>
          <w:p w14:paraId="78056CB3" w14:textId="49140897" w:rsidR="00C80CC3" w:rsidRPr="00794E4D" w:rsidRDefault="00C80CC3" w:rsidP="000E2554">
            <w:pPr>
              <w:spacing w:line="240" w:lineRule="auto"/>
              <w:jc w:val="right"/>
              <w:rPr>
                <w:rFonts w:cs="Arial"/>
                <w:color w:val="000000"/>
                <w:sz w:val="16"/>
                <w:szCs w:val="16"/>
              </w:rPr>
            </w:pPr>
          </w:p>
        </w:tc>
        <w:tc>
          <w:tcPr>
            <w:tcW w:w="500" w:type="pct"/>
            <w:vAlign w:val="center"/>
          </w:tcPr>
          <w:p w14:paraId="03280485" w14:textId="2A137FA1" w:rsidR="00C80CC3" w:rsidRPr="00794E4D" w:rsidRDefault="00C80CC3" w:rsidP="000E2554">
            <w:pPr>
              <w:spacing w:line="240" w:lineRule="auto"/>
              <w:jc w:val="right"/>
              <w:rPr>
                <w:rFonts w:cs="Arial"/>
                <w:color w:val="000000"/>
                <w:sz w:val="16"/>
                <w:szCs w:val="16"/>
              </w:rPr>
            </w:pPr>
          </w:p>
        </w:tc>
        <w:tc>
          <w:tcPr>
            <w:tcW w:w="501" w:type="pct"/>
            <w:vAlign w:val="center"/>
          </w:tcPr>
          <w:p w14:paraId="31420E9A" w14:textId="084A6BBA" w:rsidR="00C80CC3" w:rsidRPr="00794E4D" w:rsidRDefault="00C80CC3" w:rsidP="000E2554">
            <w:pPr>
              <w:spacing w:line="240" w:lineRule="auto"/>
              <w:jc w:val="right"/>
              <w:rPr>
                <w:rFonts w:cs="Arial"/>
                <w:color w:val="000000"/>
                <w:sz w:val="16"/>
                <w:szCs w:val="16"/>
              </w:rPr>
            </w:pPr>
          </w:p>
        </w:tc>
        <w:tc>
          <w:tcPr>
            <w:tcW w:w="500" w:type="pct"/>
            <w:vAlign w:val="center"/>
          </w:tcPr>
          <w:p w14:paraId="4E36EAD6" w14:textId="06305C1D" w:rsidR="00C80CC3" w:rsidRPr="00794E4D" w:rsidRDefault="00C80CC3" w:rsidP="000E2554">
            <w:pPr>
              <w:spacing w:line="240" w:lineRule="auto"/>
              <w:jc w:val="right"/>
              <w:rPr>
                <w:rFonts w:cs="Arial"/>
                <w:color w:val="000000"/>
                <w:sz w:val="16"/>
                <w:szCs w:val="16"/>
              </w:rPr>
            </w:pPr>
          </w:p>
        </w:tc>
        <w:tc>
          <w:tcPr>
            <w:tcW w:w="501" w:type="pct"/>
            <w:vAlign w:val="center"/>
          </w:tcPr>
          <w:p w14:paraId="2BDBE9C3" w14:textId="001379B2" w:rsidR="00C80CC3" w:rsidRPr="00794E4D" w:rsidRDefault="00C80CC3" w:rsidP="000E2554">
            <w:pPr>
              <w:spacing w:line="240" w:lineRule="auto"/>
              <w:jc w:val="right"/>
              <w:rPr>
                <w:rFonts w:cs="Arial"/>
                <w:color w:val="000000"/>
                <w:sz w:val="16"/>
                <w:szCs w:val="16"/>
              </w:rPr>
            </w:pPr>
          </w:p>
        </w:tc>
        <w:tc>
          <w:tcPr>
            <w:tcW w:w="499" w:type="pct"/>
            <w:vAlign w:val="center"/>
          </w:tcPr>
          <w:p w14:paraId="2EA3A566" w14:textId="53084A33" w:rsidR="00C80CC3" w:rsidRPr="00794E4D" w:rsidRDefault="00C80CC3" w:rsidP="000E2554">
            <w:pPr>
              <w:spacing w:line="240" w:lineRule="auto"/>
              <w:jc w:val="right"/>
              <w:rPr>
                <w:rFonts w:cs="Arial"/>
                <w:color w:val="000000"/>
                <w:sz w:val="16"/>
                <w:szCs w:val="16"/>
              </w:rPr>
            </w:pPr>
          </w:p>
        </w:tc>
        <w:tc>
          <w:tcPr>
            <w:tcW w:w="500" w:type="pct"/>
            <w:vAlign w:val="center"/>
          </w:tcPr>
          <w:p w14:paraId="570CFF70" w14:textId="1EB9A554" w:rsidR="00C80CC3" w:rsidRPr="00794E4D" w:rsidRDefault="00C80CC3" w:rsidP="000E2554">
            <w:pPr>
              <w:spacing w:line="240" w:lineRule="auto"/>
              <w:jc w:val="right"/>
              <w:rPr>
                <w:rFonts w:cs="Arial"/>
                <w:color w:val="000000"/>
                <w:sz w:val="16"/>
                <w:szCs w:val="16"/>
              </w:rPr>
            </w:pPr>
          </w:p>
        </w:tc>
        <w:tc>
          <w:tcPr>
            <w:tcW w:w="499" w:type="pct"/>
            <w:vAlign w:val="center"/>
          </w:tcPr>
          <w:p w14:paraId="28B04D2C" w14:textId="17226CEE" w:rsidR="00C80CC3" w:rsidRPr="00794E4D" w:rsidRDefault="00C80CC3" w:rsidP="000E2554">
            <w:pPr>
              <w:spacing w:line="240" w:lineRule="auto"/>
              <w:jc w:val="right"/>
              <w:rPr>
                <w:rFonts w:cs="Arial"/>
                <w:color w:val="000000"/>
                <w:sz w:val="16"/>
                <w:szCs w:val="16"/>
              </w:rPr>
            </w:pPr>
          </w:p>
        </w:tc>
        <w:tc>
          <w:tcPr>
            <w:tcW w:w="499" w:type="pct"/>
            <w:vAlign w:val="center"/>
          </w:tcPr>
          <w:p w14:paraId="0E8D5087" w14:textId="22B865B4" w:rsidR="00C80CC3" w:rsidRPr="00794E4D" w:rsidRDefault="00C80CC3" w:rsidP="000E2554">
            <w:pPr>
              <w:spacing w:line="240" w:lineRule="auto"/>
              <w:jc w:val="right"/>
              <w:rPr>
                <w:rFonts w:eastAsia="Times New Roman" w:cs="Arial"/>
                <w:color w:val="000000"/>
                <w:sz w:val="16"/>
                <w:szCs w:val="16"/>
              </w:rPr>
            </w:pPr>
          </w:p>
        </w:tc>
      </w:tr>
      <w:tr w:rsidR="00C80CC3" w:rsidRPr="00794E4D" w14:paraId="6B5C40A6" w14:textId="77777777" w:rsidTr="000E2554">
        <w:trPr>
          <w:trHeight w:val="227"/>
          <w:jc w:val="center"/>
        </w:trPr>
        <w:tc>
          <w:tcPr>
            <w:tcW w:w="500" w:type="pct"/>
          </w:tcPr>
          <w:p w14:paraId="4A9D03EB" w14:textId="77777777" w:rsidR="00C80CC3" w:rsidRPr="00794E4D" w:rsidRDefault="00C80CC3" w:rsidP="000E2554">
            <w:pPr>
              <w:spacing w:line="240" w:lineRule="auto"/>
              <w:jc w:val="center"/>
              <w:rPr>
                <w:rFonts w:cs="Arial"/>
                <w:sz w:val="16"/>
                <w:szCs w:val="16"/>
              </w:rPr>
            </w:pPr>
            <w:r w:rsidRPr="00794E4D">
              <w:rPr>
                <w:rFonts w:cs="Arial"/>
                <w:sz w:val="16"/>
                <w:szCs w:val="16"/>
              </w:rPr>
              <w:t>4</w:t>
            </w:r>
          </w:p>
        </w:tc>
        <w:tc>
          <w:tcPr>
            <w:tcW w:w="500" w:type="pct"/>
            <w:vAlign w:val="center"/>
          </w:tcPr>
          <w:p w14:paraId="04AC328E" w14:textId="1A07C06B" w:rsidR="00C80CC3" w:rsidRPr="00794E4D" w:rsidRDefault="00C80CC3" w:rsidP="000E2554">
            <w:pPr>
              <w:spacing w:line="240" w:lineRule="auto"/>
              <w:jc w:val="right"/>
              <w:rPr>
                <w:rFonts w:cs="Arial"/>
                <w:color w:val="000000"/>
                <w:sz w:val="16"/>
                <w:szCs w:val="16"/>
              </w:rPr>
            </w:pPr>
          </w:p>
        </w:tc>
        <w:tc>
          <w:tcPr>
            <w:tcW w:w="500" w:type="pct"/>
            <w:vAlign w:val="center"/>
          </w:tcPr>
          <w:p w14:paraId="5D1C1F71" w14:textId="3172BEA0" w:rsidR="00C80CC3" w:rsidRPr="00794E4D" w:rsidRDefault="00C80CC3" w:rsidP="000E2554">
            <w:pPr>
              <w:spacing w:line="240" w:lineRule="auto"/>
              <w:jc w:val="right"/>
              <w:rPr>
                <w:rFonts w:cs="Arial"/>
                <w:color w:val="000000"/>
                <w:sz w:val="16"/>
                <w:szCs w:val="16"/>
              </w:rPr>
            </w:pPr>
          </w:p>
        </w:tc>
        <w:tc>
          <w:tcPr>
            <w:tcW w:w="501" w:type="pct"/>
            <w:vAlign w:val="center"/>
          </w:tcPr>
          <w:p w14:paraId="1AEF1230" w14:textId="47AC20CA" w:rsidR="00C80CC3" w:rsidRPr="00794E4D" w:rsidRDefault="00C80CC3" w:rsidP="000E2554">
            <w:pPr>
              <w:spacing w:line="240" w:lineRule="auto"/>
              <w:jc w:val="right"/>
              <w:rPr>
                <w:rFonts w:cs="Arial"/>
                <w:color w:val="000000"/>
                <w:sz w:val="16"/>
                <w:szCs w:val="16"/>
              </w:rPr>
            </w:pPr>
          </w:p>
        </w:tc>
        <w:tc>
          <w:tcPr>
            <w:tcW w:w="500" w:type="pct"/>
            <w:vAlign w:val="center"/>
          </w:tcPr>
          <w:p w14:paraId="609970A3" w14:textId="7279D9F9" w:rsidR="00C80CC3" w:rsidRPr="00794E4D" w:rsidRDefault="00C80CC3" w:rsidP="000E2554">
            <w:pPr>
              <w:spacing w:line="240" w:lineRule="auto"/>
              <w:jc w:val="right"/>
              <w:rPr>
                <w:rFonts w:cs="Arial"/>
                <w:color w:val="000000"/>
                <w:sz w:val="16"/>
                <w:szCs w:val="16"/>
              </w:rPr>
            </w:pPr>
          </w:p>
        </w:tc>
        <w:tc>
          <w:tcPr>
            <w:tcW w:w="501" w:type="pct"/>
            <w:vAlign w:val="center"/>
          </w:tcPr>
          <w:p w14:paraId="7982F5B4" w14:textId="4767C192" w:rsidR="00C80CC3" w:rsidRPr="00794E4D" w:rsidRDefault="00C80CC3" w:rsidP="000E2554">
            <w:pPr>
              <w:spacing w:line="240" w:lineRule="auto"/>
              <w:jc w:val="right"/>
              <w:rPr>
                <w:rFonts w:cs="Arial"/>
                <w:color w:val="000000"/>
                <w:sz w:val="16"/>
                <w:szCs w:val="16"/>
              </w:rPr>
            </w:pPr>
          </w:p>
        </w:tc>
        <w:tc>
          <w:tcPr>
            <w:tcW w:w="499" w:type="pct"/>
            <w:vAlign w:val="center"/>
          </w:tcPr>
          <w:p w14:paraId="3018E816" w14:textId="0AD924DC" w:rsidR="00C80CC3" w:rsidRPr="00794E4D" w:rsidRDefault="00C80CC3" w:rsidP="000E2554">
            <w:pPr>
              <w:spacing w:line="240" w:lineRule="auto"/>
              <w:jc w:val="right"/>
              <w:rPr>
                <w:rFonts w:cs="Arial"/>
                <w:color w:val="000000"/>
                <w:sz w:val="16"/>
                <w:szCs w:val="16"/>
              </w:rPr>
            </w:pPr>
          </w:p>
        </w:tc>
        <w:tc>
          <w:tcPr>
            <w:tcW w:w="500" w:type="pct"/>
            <w:vAlign w:val="center"/>
          </w:tcPr>
          <w:p w14:paraId="468C6AD6" w14:textId="0A661FA8" w:rsidR="00C80CC3" w:rsidRPr="00794E4D" w:rsidRDefault="00C80CC3" w:rsidP="000E2554">
            <w:pPr>
              <w:spacing w:line="240" w:lineRule="auto"/>
              <w:jc w:val="right"/>
              <w:rPr>
                <w:rFonts w:cs="Arial"/>
                <w:color w:val="000000"/>
                <w:sz w:val="16"/>
                <w:szCs w:val="16"/>
              </w:rPr>
            </w:pPr>
          </w:p>
        </w:tc>
        <w:tc>
          <w:tcPr>
            <w:tcW w:w="499" w:type="pct"/>
            <w:vAlign w:val="center"/>
          </w:tcPr>
          <w:p w14:paraId="13EB5B3A" w14:textId="5F52E69E" w:rsidR="00C80CC3" w:rsidRPr="00794E4D" w:rsidRDefault="00C80CC3" w:rsidP="000E2554">
            <w:pPr>
              <w:spacing w:line="240" w:lineRule="auto"/>
              <w:jc w:val="right"/>
              <w:rPr>
                <w:rFonts w:cs="Arial"/>
                <w:color w:val="000000"/>
                <w:sz w:val="16"/>
                <w:szCs w:val="16"/>
              </w:rPr>
            </w:pPr>
          </w:p>
        </w:tc>
        <w:tc>
          <w:tcPr>
            <w:tcW w:w="499" w:type="pct"/>
            <w:vAlign w:val="center"/>
          </w:tcPr>
          <w:p w14:paraId="47177E7C" w14:textId="209A6CF6" w:rsidR="00C80CC3" w:rsidRPr="00794E4D" w:rsidRDefault="00C80CC3" w:rsidP="000E2554">
            <w:pPr>
              <w:spacing w:line="240" w:lineRule="auto"/>
              <w:jc w:val="right"/>
              <w:rPr>
                <w:rFonts w:eastAsia="Times New Roman" w:cs="Arial"/>
                <w:color w:val="000000"/>
                <w:sz w:val="16"/>
                <w:szCs w:val="16"/>
              </w:rPr>
            </w:pPr>
          </w:p>
        </w:tc>
      </w:tr>
      <w:tr w:rsidR="00C80CC3" w:rsidRPr="00794E4D" w14:paraId="71EE3404" w14:textId="77777777" w:rsidTr="000E2554">
        <w:trPr>
          <w:trHeight w:val="227"/>
          <w:jc w:val="center"/>
        </w:trPr>
        <w:tc>
          <w:tcPr>
            <w:tcW w:w="500" w:type="pct"/>
          </w:tcPr>
          <w:p w14:paraId="4D2905D5" w14:textId="77777777" w:rsidR="00C80CC3" w:rsidRPr="00794E4D" w:rsidRDefault="00C80CC3" w:rsidP="000E2554">
            <w:pPr>
              <w:spacing w:line="240" w:lineRule="auto"/>
              <w:jc w:val="center"/>
              <w:rPr>
                <w:rFonts w:cs="Arial"/>
                <w:sz w:val="16"/>
                <w:szCs w:val="16"/>
              </w:rPr>
            </w:pPr>
            <w:r w:rsidRPr="00794E4D">
              <w:rPr>
                <w:rFonts w:cs="Arial"/>
                <w:sz w:val="16"/>
                <w:szCs w:val="16"/>
              </w:rPr>
              <w:t>5</w:t>
            </w:r>
          </w:p>
        </w:tc>
        <w:tc>
          <w:tcPr>
            <w:tcW w:w="500" w:type="pct"/>
            <w:vAlign w:val="center"/>
          </w:tcPr>
          <w:p w14:paraId="39D19B04" w14:textId="1F740C52" w:rsidR="00C80CC3" w:rsidRPr="00794E4D" w:rsidRDefault="00C80CC3" w:rsidP="000E2554">
            <w:pPr>
              <w:spacing w:line="240" w:lineRule="auto"/>
              <w:jc w:val="right"/>
              <w:rPr>
                <w:rFonts w:cs="Arial"/>
                <w:color w:val="000000"/>
                <w:sz w:val="16"/>
                <w:szCs w:val="16"/>
              </w:rPr>
            </w:pPr>
          </w:p>
        </w:tc>
        <w:tc>
          <w:tcPr>
            <w:tcW w:w="500" w:type="pct"/>
            <w:vAlign w:val="center"/>
          </w:tcPr>
          <w:p w14:paraId="3934ABBD" w14:textId="290427B5" w:rsidR="00C80CC3" w:rsidRPr="00794E4D" w:rsidRDefault="00C80CC3" w:rsidP="000E2554">
            <w:pPr>
              <w:spacing w:line="240" w:lineRule="auto"/>
              <w:jc w:val="right"/>
              <w:rPr>
                <w:rFonts w:cs="Arial"/>
                <w:color w:val="000000"/>
                <w:sz w:val="16"/>
                <w:szCs w:val="16"/>
              </w:rPr>
            </w:pPr>
          </w:p>
        </w:tc>
        <w:tc>
          <w:tcPr>
            <w:tcW w:w="501" w:type="pct"/>
            <w:vAlign w:val="center"/>
          </w:tcPr>
          <w:p w14:paraId="34AD4FD9" w14:textId="7776F0E3" w:rsidR="00C80CC3" w:rsidRPr="00794E4D" w:rsidRDefault="00C80CC3" w:rsidP="000E2554">
            <w:pPr>
              <w:spacing w:line="240" w:lineRule="auto"/>
              <w:jc w:val="right"/>
              <w:rPr>
                <w:rFonts w:cs="Arial"/>
                <w:color w:val="000000"/>
                <w:sz w:val="16"/>
                <w:szCs w:val="16"/>
              </w:rPr>
            </w:pPr>
          </w:p>
        </w:tc>
        <w:tc>
          <w:tcPr>
            <w:tcW w:w="500" w:type="pct"/>
            <w:vAlign w:val="center"/>
          </w:tcPr>
          <w:p w14:paraId="77DCF7AB" w14:textId="365F0CB3" w:rsidR="00C80CC3" w:rsidRPr="00794E4D" w:rsidRDefault="00C80CC3" w:rsidP="000E2554">
            <w:pPr>
              <w:spacing w:line="240" w:lineRule="auto"/>
              <w:jc w:val="right"/>
              <w:rPr>
                <w:rFonts w:cs="Arial"/>
                <w:color w:val="000000"/>
                <w:sz w:val="16"/>
                <w:szCs w:val="16"/>
              </w:rPr>
            </w:pPr>
          </w:p>
        </w:tc>
        <w:tc>
          <w:tcPr>
            <w:tcW w:w="501" w:type="pct"/>
            <w:vAlign w:val="center"/>
          </w:tcPr>
          <w:p w14:paraId="73165208" w14:textId="275D0394" w:rsidR="00C80CC3" w:rsidRPr="00794E4D" w:rsidRDefault="00C80CC3" w:rsidP="000E2554">
            <w:pPr>
              <w:spacing w:line="240" w:lineRule="auto"/>
              <w:jc w:val="right"/>
              <w:rPr>
                <w:rFonts w:cs="Arial"/>
                <w:color w:val="000000"/>
                <w:sz w:val="16"/>
                <w:szCs w:val="16"/>
              </w:rPr>
            </w:pPr>
          </w:p>
        </w:tc>
        <w:tc>
          <w:tcPr>
            <w:tcW w:w="499" w:type="pct"/>
            <w:vAlign w:val="center"/>
          </w:tcPr>
          <w:p w14:paraId="3A55E0F0" w14:textId="1790C187" w:rsidR="00C80CC3" w:rsidRPr="00794E4D" w:rsidRDefault="00C80CC3" w:rsidP="000E2554">
            <w:pPr>
              <w:spacing w:line="240" w:lineRule="auto"/>
              <w:jc w:val="right"/>
              <w:rPr>
                <w:rFonts w:cs="Arial"/>
                <w:color w:val="000000"/>
                <w:sz w:val="16"/>
                <w:szCs w:val="16"/>
              </w:rPr>
            </w:pPr>
          </w:p>
        </w:tc>
        <w:tc>
          <w:tcPr>
            <w:tcW w:w="500" w:type="pct"/>
            <w:vAlign w:val="center"/>
          </w:tcPr>
          <w:p w14:paraId="0BA31D8C" w14:textId="508BA048" w:rsidR="00C80CC3" w:rsidRPr="00794E4D" w:rsidRDefault="00C80CC3" w:rsidP="000E2554">
            <w:pPr>
              <w:spacing w:line="240" w:lineRule="auto"/>
              <w:jc w:val="right"/>
              <w:rPr>
                <w:rFonts w:cs="Arial"/>
                <w:color w:val="000000"/>
                <w:sz w:val="16"/>
                <w:szCs w:val="16"/>
              </w:rPr>
            </w:pPr>
          </w:p>
        </w:tc>
        <w:tc>
          <w:tcPr>
            <w:tcW w:w="499" w:type="pct"/>
            <w:vAlign w:val="center"/>
          </w:tcPr>
          <w:p w14:paraId="0BB14CD8" w14:textId="2067FE18" w:rsidR="00C80CC3" w:rsidRPr="00794E4D" w:rsidRDefault="00C80CC3" w:rsidP="000E2554">
            <w:pPr>
              <w:spacing w:line="240" w:lineRule="auto"/>
              <w:jc w:val="right"/>
              <w:rPr>
                <w:rFonts w:cs="Arial"/>
                <w:color w:val="000000"/>
                <w:sz w:val="16"/>
                <w:szCs w:val="16"/>
              </w:rPr>
            </w:pPr>
          </w:p>
        </w:tc>
        <w:tc>
          <w:tcPr>
            <w:tcW w:w="499" w:type="pct"/>
            <w:vAlign w:val="center"/>
          </w:tcPr>
          <w:p w14:paraId="2BDDAACD" w14:textId="366D7681" w:rsidR="00C80CC3" w:rsidRPr="00794E4D" w:rsidRDefault="00C80CC3" w:rsidP="000E2554">
            <w:pPr>
              <w:spacing w:line="240" w:lineRule="auto"/>
              <w:jc w:val="right"/>
              <w:rPr>
                <w:rFonts w:eastAsia="Times New Roman" w:cs="Arial"/>
                <w:color w:val="000000"/>
                <w:sz w:val="16"/>
                <w:szCs w:val="16"/>
              </w:rPr>
            </w:pPr>
          </w:p>
        </w:tc>
      </w:tr>
      <w:tr w:rsidR="00C80CC3" w:rsidRPr="00794E4D" w14:paraId="4FD91AC8" w14:textId="77777777" w:rsidTr="000E2554">
        <w:trPr>
          <w:trHeight w:val="227"/>
          <w:jc w:val="center"/>
        </w:trPr>
        <w:tc>
          <w:tcPr>
            <w:tcW w:w="500" w:type="pct"/>
          </w:tcPr>
          <w:p w14:paraId="5A4E6A79" w14:textId="77777777" w:rsidR="00C80CC3" w:rsidRPr="00794E4D" w:rsidRDefault="00C80CC3" w:rsidP="000E2554">
            <w:pPr>
              <w:spacing w:line="240" w:lineRule="auto"/>
              <w:jc w:val="center"/>
              <w:rPr>
                <w:rFonts w:cs="Arial"/>
                <w:sz w:val="16"/>
                <w:szCs w:val="16"/>
              </w:rPr>
            </w:pPr>
            <w:r w:rsidRPr="00794E4D">
              <w:rPr>
                <w:rFonts w:cs="Arial"/>
                <w:sz w:val="16"/>
                <w:szCs w:val="16"/>
              </w:rPr>
              <w:t>6</w:t>
            </w:r>
          </w:p>
        </w:tc>
        <w:tc>
          <w:tcPr>
            <w:tcW w:w="500" w:type="pct"/>
            <w:vAlign w:val="center"/>
          </w:tcPr>
          <w:p w14:paraId="0D5788E4" w14:textId="79E7A8DC" w:rsidR="00C80CC3" w:rsidRPr="00794E4D" w:rsidRDefault="00C80CC3" w:rsidP="000E2554">
            <w:pPr>
              <w:spacing w:line="240" w:lineRule="auto"/>
              <w:jc w:val="right"/>
              <w:rPr>
                <w:rFonts w:cs="Arial"/>
                <w:color w:val="000000"/>
                <w:sz w:val="16"/>
                <w:szCs w:val="16"/>
              </w:rPr>
            </w:pPr>
          </w:p>
        </w:tc>
        <w:tc>
          <w:tcPr>
            <w:tcW w:w="500" w:type="pct"/>
            <w:vAlign w:val="center"/>
          </w:tcPr>
          <w:p w14:paraId="722B39A3" w14:textId="003B3187" w:rsidR="00C80CC3" w:rsidRPr="00794E4D" w:rsidRDefault="00C80CC3" w:rsidP="000E2554">
            <w:pPr>
              <w:spacing w:line="240" w:lineRule="auto"/>
              <w:jc w:val="right"/>
              <w:rPr>
                <w:rFonts w:cs="Arial"/>
                <w:color w:val="000000"/>
                <w:sz w:val="16"/>
                <w:szCs w:val="16"/>
              </w:rPr>
            </w:pPr>
          </w:p>
        </w:tc>
        <w:tc>
          <w:tcPr>
            <w:tcW w:w="501" w:type="pct"/>
            <w:vAlign w:val="center"/>
          </w:tcPr>
          <w:p w14:paraId="7F4F25DC" w14:textId="69EB3AC9" w:rsidR="00C80CC3" w:rsidRPr="00794E4D" w:rsidRDefault="00C80CC3" w:rsidP="000E2554">
            <w:pPr>
              <w:spacing w:line="240" w:lineRule="auto"/>
              <w:jc w:val="right"/>
              <w:rPr>
                <w:rFonts w:cs="Arial"/>
                <w:color w:val="000000"/>
                <w:sz w:val="16"/>
                <w:szCs w:val="16"/>
              </w:rPr>
            </w:pPr>
          </w:p>
        </w:tc>
        <w:tc>
          <w:tcPr>
            <w:tcW w:w="500" w:type="pct"/>
            <w:vAlign w:val="center"/>
          </w:tcPr>
          <w:p w14:paraId="1A6C6EAC" w14:textId="789AE90B" w:rsidR="00C80CC3" w:rsidRPr="00794E4D" w:rsidRDefault="00C80CC3" w:rsidP="000E2554">
            <w:pPr>
              <w:spacing w:line="240" w:lineRule="auto"/>
              <w:jc w:val="right"/>
              <w:rPr>
                <w:rFonts w:cs="Arial"/>
                <w:color w:val="000000"/>
                <w:sz w:val="16"/>
                <w:szCs w:val="16"/>
              </w:rPr>
            </w:pPr>
          </w:p>
        </w:tc>
        <w:tc>
          <w:tcPr>
            <w:tcW w:w="501" w:type="pct"/>
            <w:vAlign w:val="center"/>
          </w:tcPr>
          <w:p w14:paraId="4CDE78CD" w14:textId="1CA4C80A" w:rsidR="00C80CC3" w:rsidRPr="00794E4D" w:rsidRDefault="00C80CC3" w:rsidP="000E2554">
            <w:pPr>
              <w:spacing w:line="240" w:lineRule="auto"/>
              <w:jc w:val="right"/>
              <w:rPr>
                <w:rFonts w:cs="Arial"/>
                <w:color w:val="000000"/>
                <w:sz w:val="16"/>
                <w:szCs w:val="16"/>
              </w:rPr>
            </w:pPr>
          </w:p>
        </w:tc>
        <w:tc>
          <w:tcPr>
            <w:tcW w:w="499" w:type="pct"/>
            <w:vAlign w:val="center"/>
          </w:tcPr>
          <w:p w14:paraId="0DCD32C8" w14:textId="444EC33D" w:rsidR="00C80CC3" w:rsidRPr="00794E4D" w:rsidRDefault="00C80CC3" w:rsidP="000E2554">
            <w:pPr>
              <w:spacing w:line="240" w:lineRule="auto"/>
              <w:jc w:val="right"/>
              <w:rPr>
                <w:rFonts w:cs="Arial"/>
                <w:color w:val="000000"/>
                <w:sz w:val="16"/>
                <w:szCs w:val="16"/>
              </w:rPr>
            </w:pPr>
          </w:p>
        </w:tc>
        <w:tc>
          <w:tcPr>
            <w:tcW w:w="500" w:type="pct"/>
            <w:vAlign w:val="center"/>
          </w:tcPr>
          <w:p w14:paraId="1421E220" w14:textId="4CBB30DF" w:rsidR="00C80CC3" w:rsidRPr="00794E4D" w:rsidRDefault="00C80CC3" w:rsidP="000E2554">
            <w:pPr>
              <w:spacing w:line="240" w:lineRule="auto"/>
              <w:jc w:val="right"/>
              <w:rPr>
                <w:rFonts w:cs="Arial"/>
                <w:color w:val="000000"/>
                <w:sz w:val="16"/>
                <w:szCs w:val="16"/>
              </w:rPr>
            </w:pPr>
          </w:p>
        </w:tc>
        <w:tc>
          <w:tcPr>
            <w:tcW w:w="499" w:type="pct"/>
            <w:vAlign w:val="center"/>
          </w:tcPr>
          <w:p w14:paraId="72EC9354" w14:textId="7B537BA4" w:rsidR="00C80CC3" w:rsidRPr="00794E4D" w:rsidRDefault="00C80CC3" w:rsidP="000E2554">
            <w:pPr>
              <w:spacing w:line="240" w:lineRule="auto"/>
              <w:jc w:val="right"/>
              <w:rPr>
                <w:rFonts w:cs="Arial"/>
                <w:color w:val="000000"/>
                <w:sz w:val="16"/>
                <w:szCs w:val="16"/>
              </w:rPr>
            </w:pPr>
          </w:p>
        </w:tc>
        <w:tc>
          <w:tcPr>
            <w:tcW w:w="499" w:type="pct"/>
            <w:vAlign w:val="center"/>
          </w:tcPr>
          <w:p w14:paraId="78DCF612" w14:textId="420956CB" w:rsidR="00C80CC3" w:rsidRPr="00794E4D" w:rsidRDefault="00C80CC3" w:rsidP="000E2554">
            <w:pPr>
              <w:spacing w:line="240" w:lineRule="auto"/>
              <w:jc w:val="right"/>
              <w:rPr>
                <w:rFonts w:eastAsia="Times New Roman" w:cs="Arial"/>
                <w:color w:val="000000"/>
                <w:sz w:val="16"/>
                <w:szCs w:val="16"/>
              </w:rPr>
            </w:pPr>
          </w:p>
        </w:tc>
      </w:tr>
      <w:tr w:rsidR="00C80CC3" w:rsidRPr="00794E4D" w14:paraId="0CE2B644" w14:textId="77777777" w:rsidTr="000E2554">
        <w:trPr>
          <w:trHeight w:val="227"/>
          <w:jc w:val="center"/>
        </w:trPr>
        <w:tc>
          <w:tcPr>
            <w:tcW w:w="500" w:type="pct"/>
          </w:tcPr>
          <w:p w14:paraId="56E54971" w14:textId="77777777" w:rsidR="00C80CC3" w:rsidRPr="00794E4D" w:rsidRDefault="00C80CC3" w:rsidP="000E2554">
            <w:pPr>
              <w:spacing w:line="240" w:lineRule="auto"/>
              <w:jc w:val="center"/>
              <w:rPr>
                <w:rFonts w:cs="Arial"/>
                <w:sz w:val="16"/>
                <w:szCs w:val="16"/>
              </w:rPr>
            </w:pPr>
            <w:r w:rsidRPr="00794E4D">
              <w:rPr>
                <w:rFonts w:cs="Arial"/>
                <w:sz w:val="16"/>
                <w:szCs w:val="16"/>
              </w:rPr>
              <w:t>7</w:t>
            </w:r>
          </w:p>
        </w:tc>
        <w:tc>
          <w:tcPr>
            <w:tcW w:w="500" w:type="pct"/>
            <w:vAlign w:val="center"/>
          </w:tcPr>
          <w:p w14:paraId="353F4546" w14:textId="511A5879" w:rsidR="00C80CC3" w:rsidRPr="00794E4D" w:rsidRDefault="00C80CC3" w:rsidP="000E2554">
            <w:pPr>
              <w:spacing w:line="240" w:lineRule="auto"/>
              <w:jc w:val="right"/>
              <w:rPr>
                <w:rFonts w:cs="Arial"/>
                <w:color w:val="000000"/>
                <w:sz w:val="16"/>
                <w:szCs w:val="16"/>
              </w:rPr>
            </w:pPr>
          </w:p>
        </w:tc>
        <w:tc>
          <w:tcPr>
            <w:tcW w:w="500" w:type="pct"/>
            <w:vAlign w:val="center"/>
          </w:tcPr>
          <w:p w14:paraId="5751645F" w14:textId="03864539" w:rsidR="00C80CC3" w:rsidRPr="00794E4D" w:rsidRDefault="00C80CC3" w:rsidP="000E2554">
            <w:pPr>
              <w:spacing w:line="240" w:lineRule="auto"/>
              <w:jc w:val="right"/>
              <w:rPr>
                <w:rFonts w:cs="Arial"/>
                <w:color w:val="000000"/>
                <w:sz w:val="16"/>
                <w:szCs w:val="16"/>
              </w:rPr>
            </w:pPr>
          </w:p>
        </w:tc>
        <w:tc>
          <w:tcPr>
            <w:tcW w:w="501" w:type="pct"/>
            <w:vAlign w:val="center"/>
          </w:tcPr>
          <w:p w14:paraId="68847776" w14:textId="7F29D967" w:rsidR="00C80CC3" w:rsidRPr="00794E4D" w:rsidRDefault="00C80CC3" w:rsidP="000E2554">
            <w:pPr>
              <w:spacing w:line="240" w:lineRule="auto"/>
              <w:jc w:val="right"/>
              <w:rPr>
                <w:rFonts w:cs="Arial"/>
                <w:color w:val="000000"/>
                <w:sz w:val="16"/>
                <w:szCs w:val="16"/>
              </w:rPr>
            </w:pPr>
          </w:p>
        </w:tc>
        <w:tc>
          <w:tcPr>
            <w:tcW w:w="500" w:type="pct"/>
            <w:vAlign w:val="center"/>
          </w:tcPr>
          <w:p w14:paraId="3CE7D9BC" w14:textId="0BFCDFFE" w:rsidR="00C80CC3" w:rsidRPr="00794E4D" w:rsidRDefault="00C80CC3" w:rsidP="000E2554">
            <w:pPr>
              <w:spacing w:line="240" w:lineRule="auto"/>
              <w:jc w:val="right"/>
              <w:rPr>
                <w:rFonts w:cs="Arial"/>
                <w:color w:val="000000"/>
                <w:sz w:val="16"/>
                <w:szCs w:val="16"/>
              </w:rPr>
            </w:pPr>
          </w:p>
        </w:tc>
        <w:tc>
          <w:tcPr>
            <w:tcW w:w="501" w:type="pct"/>
            <w:vAlign w:val="center"/>
          </w:tcPr>
          <w:p w14:paraId="2598E268" w14:textId="31119E91" w:rsidR="00C80CC3" w:rsidRPr="00794E4D" w:rsidRDefault="00C80CC3" w:rsidP="000E2554">
            <w:pPr>
              <w:spacing w:line="240" w:lineRule="auto"/>
              <w:jc w:val="right"/>
              <w:rPr>
                <w:rFonts w:cs="Arial"/>
                <w:color w:val="000000"/>
                <w:sz w:val="16"/>
                <w:szCs w:val="16"/>
              </w:rPr>
            </w:pPr>
          </w:p>
        </w:tc>
        <w:tc>
          <w:tcPr>
            <w:tcW w:w="499" w:type="pct"/>
            <w:vAlign w:val="center"/>
          </w:tcPr>
          <w:p w14:paraId="753272D7" w14:textId="3EBB434C" w:rsidR="00C80CC3" w:rsidRPr="00794E4D" w:rsidRDefault="00C80CC3" w:rsidP="000E2554">
            <w:pPr>
              <w:spacing w:line="240" w:lineRule="auto"/>
              <w:jc w:val="right"/>
              <w:rPr>
                <w:rFonts w:cs="Arial"/>
                <w:color w:val="000000"/>
                <w:sz w:val="16"/>
                <w:szCs w:val="16"/>
              </w:rPr>
            </w:pPr>
          </w:p>
        </w:tc>
        <w:tc>
          <w:tcPr>
            <w:tcW w:w="500" w:type="pct"/>
            <w:vAlign w:val="center"/>
          </w:tcPr>
          <w:p w14:paraId="2B6C91C0" w14:textId="59C391BF" w:rsidR="00C80CC3" w:rsidRPr="00794E4D" w:rsidRDefault="00C80CC3" w:rsidP="000E2554">
            <w:pPr>
              <w:spacing w:line="240" w:lineRule="auto"/>
              <w:jc w:val="right"/>
              <w:rPr>
                <w:rFonts w:cs="Arial"/>
                <w:color w:val="000000"/>
                <w:sz w:val="16"/>
                <w:szCs w:val="16"/>
              </w:rPr>
            </w:pPr>
          </w:p>
        </w:tc>
        <w:tc>
          <w:tcPr>
            <w:tcW w:w="499" w:type="pct"/>
            <w:vAlign w:val="center"/>
          </w:tcPr>
          <w:p w14:paraId="7F203F19" w14:textId="60F608FC" w:rsidR="00C80CC3" w:rsidRPr="00794E4D" w:rsidRDefault="00C80CC3" w:rsidP="000E2554">
            <w:pPr>
              <w:spacing w:line="240" w:lineRule="auto"/>
              <w:jc w:val="right"/>
              <w:rPr>
                <w:rFonts w:cs="Arial"/>
                <w:color w:val="000000"/>
                <w:sz w:val="16"/>
                <w:szCs w:val="16"/>
              </w:rPr>
            </w:pPr>
          </w:p>
        </w:tc>
        <w:tc>
          <w:tcPr>
            <w:tcW w:w="499" w:type="pct"/>
            <w:vAlign w:val="center"/>
          </w:tcPr>
          <w:p w14:paraId="1321A5CF" w14:textId="4745EF31" w:rsidR="00C80CC3" w:rsidRPr="00794E4D" w:rsidRDefault="00C80CC3" w:rsidP="000E2554">
            <w:pPr>
              <w:spacing w:line="240" w:lineRule="auto"/>
              <w:jc w:val="right"/>
              <w:rPr>
                <w:rFonts w:eastAsia="Times New Roman" w:cs="Arial"/>
                <w:color w:val="000000"/>
                <w:sz w:val="16"/>
                <w:szCs w:val="16"/>
              </w:rPr>
            </w:pPr>
          </w:p>
        </w:tc>
      </w:tr>
      <w:tr w:rsidR="00C80CC3" w:rsidRPr="00794E4D" w14:paraId="45529D9A" w14:textId="77777777" w:rsidTr="000E2554">
        <w:trPr>
          <w:trHeight w:val="227"/>
          <w:jc w:val="center"/>
        </w:trPr>
        <w:tc>
          <w:tcPr>
            <w:tcW w:w="500" w:type="pct"/>
          </w:tcPr>
          <w:p w14:paraId="70770DCA" w14:textId="77777777" w:rsidR="00C80CC3" w:rsidRPr="00794E4D" w:rsidRDefault="00C80CC3" w:rsidP="000E2554">
            <w:pPr>
              <w:spacing w:line="240" w:lineRule="auto"/>
              <w:jc w:val="center"/>
              <w:rPr>
                <w:rFonts w:cs="Arial"/>
                <w:sz w:val="16"/>
                <w:szCs w:val="16"/>
              </w:rPr>
            </w:pPr>
            <w:r w:rsidRPr="00794E4D">
              <w:rPr>
                <w:rFonts w:cs="Arial"/>
                <w:sz w:val="16"/>
                <w:szCs w:val="16"/>
              </w:rPr>
              <w:t>8</w:t>
            </w:r>
          </w:p>
        </w:tc>
        <w:tc>
          <w:tcPr>
            <w:tcW w:w="500" w:type="pct"/>
            <w:vAlign w:val="center"/>
          </w:tcPr>
          <w:p w14:paraId="2258FC57" w14:textId="01CBB1BC" w:rsidR="00C80CC3" w:rsidRPr="00794E4D" w:rsidRDefault="00C80CC3" w:rsidP="000E2554">
            <w:pPr>
              <w:spacing w:line="240" w:lineRule="auto"/>
              <w:jc w:val="right"/>
              <w:rPr>
                <w:rFonts w:cs="Arial"/>
                <w:color w:val="000000"/>
                <w:sz w:val="16"/>
                <w:szCs w:val="16"/>
              </w:rPr>
            </w:pPr>
          </w:p>
        </w:tc>
        <w:tc>
          <w:tcPr>
            <w:tcW w:w="500" w:type="pct"/>
            <w:vAlign w:val="center"/>
          </w:tcPr>
          <w:p w14:paraId="4AD5561E" w14:textId="7022CAD1" w:rsidR="00C80CC3" w:rsidRPr="00794E4D" w:rsidRDefault="00C80CC3" w:rsidP="000E2554">
            <w:pPr>
              <w:spacing w:line="240" w:lineRule="auto"/>
              <w:jc w:val="right"/>
              <w:rPr>
                <w:rFonts w:cs="Arial"/>
                <w:color w:val="000000"/>
                <w:sz w:val="16"/>
                <w:szCs w:val="16"/>
              </w:rPr>
            </w:pPr>
          </w:p>
        </w:tc>
        <w:tc>
          <w:tcPr>
            <w:tcW w:w="501" w:type="pct"/>
            <w:vAlign w:val="center"/>
          </w:tcPr>
          <w:p w14:paraId="7555A5CC" w14:textId="2040C719" w:rsidR="00C80CC3" w:rsidRPr="00794E4D" w:rsidRDefault="00C80CC3" w:rsidP="000E2554">
            <w:pPr>
              <w:spacing w:line="240" w:lineRule="auto"/>
              <w:jc w:val="right"/>
              <w:rPr>
                <w:rFonts w:cs="Arial"/>
                <w:color w:val="000000"/>
                <w:sz w:val="16"/>
                <w:szCs w:val="16"/>
              </w:rPr>
            </w:pPr>
          </w:p>
        </w:tc>
        <w:tc>
          <w:tcPr>
            <w:tcW w:w="500" w:type="pct"/>
            <w:vAlign w:val="center"/>
          </w:tcPr>
          <w:p w14:paraId="71C66856" w14:textId="307F5731" w:rsidR="00C80CC3" w:rsidRPr="00794E4D" w:rsidRDefault="00C80CC3" w:rsidP="000E2554">
            <w:pPr>
              <w:spacing w:line="240" w:lineRule="auto"/>
              <w:jc w:val="right"/>
              <w:rPr>
                <w:rFonts w:cs="Arial"/>
                <w:color w:val="000000"/>
                <w:sz w:val="16"/>
                <w:szCs w:val="16"/>
              </w:rPr>
            </w:pPr>
          </w:p>
        </w:tc>
        <w:tc>
          <w:tcPr>
            <w:tcW w:w="501" w:type="pct"/>
            <w:vAlign w:val="center"/>
          </w:tcPr>
          <w:p w14:paraId="639D945D" w14:textId="059E99CF" w:rsidR="00C80CC3" w:rsidRPr="00794E4D" w:rsidRDefault="00C80CC3" w:rsidP="000E2554">
            <w:pPr>
              <w:spacing w:line="240" w:lineRule="auto"/>
              <w:jc w:val="right"/>
              <w:rPr>
                <w:rFonts w:cs="Arial"/>
                <w:color w:val="000000"/>
                <w:sz w:val="16"/>
                <w:szCs w:val="16"/>
              </w:rPr>
            </w:pPr>
          </w:p>
        </w:tc>
        <w:tc>
          <w:tcPr>
            <w:tcW w:w="499" w:type="pct"/>
            <w:vAlign w:val="center"/>
          </w:tcPr>
          <w:p w14:paraId="2F51ADFF" w14:textId="07F60EB3" w:rsidR="00C80CC3" w:rsidRPr="00794E4D" w:rsidRDefault="00C80CC3" w:rsidP="000E2554">
            <w:pPr>
              <w:spacing w:line="240" w:lineRule="auto"/>
              <w:jc w:val="right"/>
              <w:rPr>
                <w:rFonts w:cs="Arial"/>
                <w:color w:val="000000"/>
                <w:sz w:val="16"/>
                <w:szCs w:val="16"/>
              </w:rPr>
            </w:pPr>
          </w:p>
        </w:tc>
        <w:tc>
          <w:tcPr>
            <w:tcW w:w="500" w:type="pct"/>
            <w:vAlign w:val="center"/>
          </w:tcPr>
          <w:p w14:paraId="6B8CCCED" w14:textId="0A4158BD" w:rsidR="00C80CC3" w:rsidRPr="00794E4D" w:rsidRDefault="00C80CC3" w:rsidP="000E2554">
            <w:pPr>
              <w:spacing w:line="240" w:lineRule="auto"/>
              <w:jc w:val="right"/>
              <w:rPr>
                <w:rFonts w:cs="Arial"/>
                <w:color w:val="000000"/>
                <w:sz w:val="16"/>
                <w:szCs w:val="16"/>
              </w:rPr>
            </w:pPr>
          </w:p>
        </w:tc>
        <w:tc>
          <w:tcPr>
            <w:tcW w:w="499" w:type="pct"/>
            <w:vAlign w:val="center"/>
          </w:tcPr>
          <w:p w14:paraId="139E9045" w14:textId="591EB638" w:rsidR="00C80CC3" w:rsidRPr="00794E4D" w:rsidRDefault="00C80CC3" w:rsidP="000E2554">
            <w:pPr>
              <w:spacing w:line="240" w:lineRule="auto"/>
              <w:jc w:val="right"/>
              <w:rPr>
                <w:rFonts w:cs="Arial"/>
                <w:color w:val="000000"/>
                <w:sz w:val="16"/>
                <w:szCs w:val="16"/>
              </w:rPr>
            </w:pPr>
          </w:p>
        </w:tc>
        <w:tc>
          <w:tcPr>
            <w:tcW w:w="499" w:type="pct"/>
            <w:vAlign w:val="center"/>
          </w:tcPr>
          <w:p w14:paraId="45115765" w14:textId="7AC0FFB5" w:rsidR="00C80CC3" w:rsidRPr="00794E4D" w:rsidRDefault="00C80CC3" w:rsidP="000E2554">
            <w:pPr>
              <w:spacing w:line="240" w:lineRule="auto"/>
              <w:jc w:val="right"/>
              <w:rPr>
                <w:rFonts w:eastAsia="Times New Roman" w:cs="Arial"/>
                <w:color w:val="000000"/>
                <w:sz w:val="16"/>
                <w:szCs w:val="16"/>
              </w:rPr>
            </w:pPr>
          </w:p>
        </w:tc>
      </w:tr>
      <w:tr w:rsidR="00C80CC3" w:rsidRPr="00794E4D" w14:paraId="2D2A3AFA" w14:textId="77777777" w:rsidTr="000E2554">
        <w:trPr>
          <w:trHeight w:val="227"/>
          <w:jc w:val="center"/>
        </w:trPr>
        <w:tc>
          <w:tcPr>
            <w:tcW w:w="500" w:type="pct"/>
          </w:tcPr>
          <w:p w14:paraId="0D74E39B" w14:textId="77777777" w:rsidR="00C80CC3" w:rsidRPr="00794E4D" w:rsidRDefault="00C80CC3" w:rsidP="000E2554">
            <w:pPr>
              <w:spacing w:line="240" w:lineRule="auto"/>
              <w:jc w:val="center"/>
              <w:rPr>
                <w:rFonts w:cs="Arial"/>
                <w:sz w:val="16"/>
                <w:szCs w:val="16"/>
              </w:rPr>
            </w:pPr>
            <w:r w:rsidRPr="00794E4D">
              <w:rPr>
                <w:rFonts w:cs="Arial"/>
                <w:sz w:val="16"/>
                <w:szCs w:val="16"/>
              </w:rPr>
              <w:t>D</w:t>
            </w:r>
          </w:p>
        </w:tc>
        <w:tc>
          <w:tcPr>
            <w:tcW w:w="500" w:type="pct"/>
            <w:vAlign w:val="center"/>
          </w:tcPr>
          <w:p w14:paraId="584C6FCC" w14:textId="65DAB726" w:rsidR="00C80CC3" w:rsidRPr="00794E4D" w:rsidRDefault="00C80CC3" w:rsidP="000E2554">
            <w:pPr>
              <w:spacing w:line="240" w:lineRule="auto"/>
              <w:jc w:val="right"/>
              <w:rPr>
                <w:rFonts w:cs="Arial"/>
                <w:color w:val="000000"/>
                <w:sz w:val="16"/>
                <w:szCs w:val="16"/>
              </w:rPr>
            </w:pPr>
          </w:p>
        </w:tc>
        <w:tc>
          <w:tcPr>
            <w:tcW w:w="500" w:type="pct"/>
            <w:vAlign w:val="center"/>
          </w:tcPr>
          <w:p w14:paraId="0769D1AF" w14:textId="565DC1A5" w:rsidR="00C80CC3" w:rsidRPr="00794E4D" w:rsidRDefault="00C80CC3" w:rsidP="000E2554">
            <w:pPr>
              <w:spacing w:line="240" w:lineRule="auto"/>
              <w:jc w:val="right"/>
              <w:rPr>
                <w:rFonts w:cs="Arial"/>
                <w:color w:val="000000"/>
                <w:sz w:val="16"/>
                <w:szCs w:val="16"/>
              </w:rPr>
            </w:pPr>
          </w:p>
        </w:tc>
        <w:tc>
          <w:tcPr>
            <w:tcW w:w="501" w:type="pct"/>
            <w:vAlign w:val="center"/>
          </w:tcPr>
          <w:p w14:paraId="019DE19F" w14:textId="48614340" w:rsidR="00C80CC3" w:rsidRPr="00794E4D" w:rsidRDefault="00C80CC3" w:rsidP="000E2554">
            <w:pPr>
              <w:spacing w:line="240" w:lineRule="auto"/>
              <w:jc w:val="right"/>
              <w:rPr>
                <w:rFonts w:cs="Arial"/>
                <w:color w:val="000000"/>
                <w:sz w:val="16"/>
                <w:szCs w:val="16"/>
              </w:rPr>
            </w:pPr>
          </w:p>
        </w:tc>
        <w:tc>
          <w:tcPr>
            <w:tcW w:w="500" w:type="pct"/>
            <w:vAlign w:val="center"/>
          </w:tcPr>
          <w:p w14:paraId="20E54956" w14:textId="19D62BF6" w:rsidR="00C80CC3" w:rsidRPr="00794E4D" w:rsidRDefault="00C80CC3" w:rsidP="000E2554">
            <w:pPr>
              <w:spacing w:line="240" w:lineRule="auto"/>
              <w:jc w:val="right"/>
              <w:rPr>
                <w:rFonts w:cs="Arial"/>
                <w:color w:val="000000"/>
                <w:sz w:val="16"/>
                <w:szCs w:val="16"/>
              </w:rPr>
            </w:pPr>
          </w:p>
        </w:tc>
        <w:tc>
          <w:tcPr>
            <w:tcW w:w="501" w:type="pct"/>
            <w:vAlign w:val="center"/>
          </w:tcPr>
          <w:p w14:paraId="173B210B" w14:textId="1537D43F" w:rsidR="00C80CC3" w:rsidRPr="00794E4D" w:rsidRDefault="00C80CC3" w:rsidP="000E2554">
            <w:pPr>
              <w:spacing w:line="240" w:lineRule="auto"/>
              <w:jc w:val="right"/>
              <w:rPr>
                <w:rFonts w:cs="Arial"/>
                <w:color w:val="000000"/>
                <w:sz w:val="16"/>
                <w:szCs w:val="16"/>
              </w:rPr>
            </w:pPr>
          </w:p>
        </w:tc>
        <w:tc>
          <w:tcPr>
            <w:tcW w:w="499" w:type="pct"/>
            <w:vAlign w:val="center"/>
          </w:tcPr>
          <w:p w14:paraId="526F55D6" w14:textId="6C626133" w:rsidR="00C80CC3" w:rsidRPr="00794E4D" w:rsidRDefault="00C80CC3" w:rsidP="000E2554">
            <w:pPr>
              <w:spacing w:line="240" w:lineRule="auto"/>
              <w:jc w:val="right"/>
              <w:rPr>
                <w:rFonts w:cs="Arial"/>
                <w:color w:val="000000"/>
                <w:sz w:val="16"/>
                <w:szCs w:val="16"/>
              </w:rPr>
            </w:pPr>
          </w:p>
        </w:tc>
        <w:tc>
          <w:tcPr>
            <w:tcW w:w="500" w:type="pct"/>
            <w:vAlign w:val="center"/>
          </w:tcPr>
          <w:p w14:paraId="143CC2BB" w14:textId="0BD102BA" w:rsidR="00C80CC3" w:rsidRPr="00794E4D" w:rsidRDefault="00C80CC3" w:rsidP="000E2554">
            <w:pPr>
              <w:spacing w:line="240" w:lineRule="auto"/>
              <w:jc w:val="right"/>
              <w:rPr>
                <w:rFonts w:cs="Arial"/>
                <w:color w:val="000000"/>
                <w:sz w:val="16"/>
                <w:szCs w:val="16"/>
              </w:rPr>
            </w:pPr>
          </w:p>
        </w:tc>
        <w:tc>
          <w:tcPr>
            <w:tcW w:w="499" w:type="pct"/>
            <w:vAlign w:val="center"/>
          </w:tcPr>
          <w:p w14:paraId="7A0742C4" w14:textId="6395FB27" w:rsidR="00C80CC3" w:rsidRPr="00794E4D" w:rsidRDefault="00C80CC3" w:rsidP="000E2554">
            <w:pPr>
              <w:spacing w:line="240" w:lineRule="auto"/>
              <w:jc w:val="right"/>
              <w:rPr>
                <w:rFonts w:cs="Arial"/>
                <w:color w:val="000000"/>
                <w:sz w:val="16"/>
                <w:szCs w:val="16"/>
              </w:rPr>
            </w:pPr>
          </w:p>
        </w:tc>
        <w:tc>
          <w:tcPr>
            <w:tcW w:w="499" w:type="pct"/>
            <w:vAlign w:val="center"/>
          </w:tcPr>
          <w:p w14:paraId="03995A4F" w14:textId="7E6E2BDF" w:rsidR="00C80CC3" w:rsidRPr="00794E4D" w:rsidRDefault="00C80CC3" w:rsidP="000E2554">
            <w:pPr>
              <w:spacing w:line="240" w:lineRule="auto"/>
              <w:jc w:val="right"/>
              <w:rPr>
                <w:rFonts w:eastAsia="Times New Roman" w:cs="Arial"/>
                <w:color w:val="000000"/>
                <w:sz w:val="16"/>
                <w:szCs w:val="16"/>
              </w:rPr>
            </w:pPr>
          </w:p>
        </w:tc>
      </w:tr>
    </w:tbl>
    <w:p w14:paraId="48255E17" w14:textId="77777777" w:rsidR="00507825" w:rsidRDefault="00507825" w:rsidP="00C80CC3">
      <w:pPr>
        <w:pStyle w:val="Caption"/>
        <w:rPr>
          <w:rFonts w:cs="Arial"/>
        </w:rPr>
      </w:pPr>
    </w:p>
    <w:p w14:paraId="5C9766F4" w14:textId="77777777" w:rsidR="00C80CC3" w:rsidRPr="00794E4D" w:rsidRDefault="00C80CC3" w:rsidP="00C80CC3">
      <w:pPr>
        <w:pStyle w:val="Caption"/>
        <w:rPr>
          <w:rFonts w:cs="Arial"/>
        </w:rPr>
      </w:pPr>
      <w:r w:rsidRPr="00794E4D">
        <w:rPr>
          <w:rFonts w:cs="Arial"/>
        </w:rPr>
        <w:t xml:space="preserve">Table </w:t>
      </w:r>
      <w:r w:rsidRPr="00794E4D">
        <w:rPr>
          <w:rFonts w:cs="Arial"/>
        </w:rPr>
        <w:fldChar w:fldCharType="begin"/>
      </w:r>
      <w:r w:rsidRPr="00794E4D">
        <w:rPr>
          <w:rFonts w:cs="Arial"/>
        </w:rPr>
        <w:instrText xml:space="preserve"> SEQ Table \</w:instrText>
      </w:r>
      <w:r w:rsidRPr="00794E4D">
        <w:rPr>
          <w:rFonts w:cs="Arial"/>
          <w:bCs/>
          <w:cs/>
        </w:rPr>
        <w:instrText xml:space="preserve">* </w:instrText>
      </w:r>
      <w:r w:rsidRPr="00794E4D">
        <w:rPr>
          <w:rFonts w:cs="Arial"/>
        </w:rPr>
        <w:instrText xml:space="preserve">ARABIC </w:instrText>
      </w:r>
      <w:r w:rsidRPr="00794E4D">
        <w:rPr>
          <w:rFonts w:cs="Arial"/>
        </w:rPr>
        <w:fldChar w:fldCharType="separate"/>
      </w:r>
      <w:r w:rsidR="00CC7D55">
        <w:rPr>
          <w:rFonts w:cs="Arial"/>
          <w:noProof/>
        </w:rPr>
        <w:t>10</w:t>
      </w:r>
      <w:r w:rsidRPr="00794E4D">
        <w:rPr>
          <w:rFonts w:cs="Arial"/>
        </w:rPr>
        <w:fldChar w:fldCharType="end"/>
      </w:r>
      <w:r w:rsidRPr="00794E4D">
        <w:rPr>
          <w:rFonts w:cs="Arial"/>
        </w:rPr>
        <w:t>, Smoothed transition matrix</w:t>
      </w:r>
    </w:p>
    <w:p w14:paraId="37558D3C" w14:textId="77777777" w:rsidR="00C80CC3" w:rsidRPr="00794E4D" w:rsidRDefault="00C80CC3" w:rsidP="00C80CC3">
      <w:pPr>
        <w:rPr>
          <w:rFonts w:eastAsiaTheme="minorEastAsia" w:cs="Arial"/>
          <w:szCs w:val="24"/>
        </w:rPr>
      </w:pPr>
      <w:r w:rsidRPr="00794E4D">
        <w:rPr>
          <w:rFonts w:eastAsiaTheme="minorEastAsia" w:cs="Arial"/>
          <w:szCs w:val="24"/>
        </w:rPr>
        <w:t>The new matrices have the following average movement and standard deviation which are comparable to the original observed matrices</w:t>
      </w:r>
      <w:r w:rsidRPr="00794E4D">
        <w:rPr>
          <w:rFonts w:eastAsiaTheme="minorEastAsia" w:cs="Arial"/>
          <w:szCs w:val="22"/>
          <w:cs/>
        </w:rPr>
        <w:t xml:space="preserve">.  </w:t>
      </w:r>
    </w:p>
    <w:tbl>
      <w:tblPr>
        <w:tblStyle w:val="TableGrid"/>
        <w:tblW w:w="5000" w:type="pct"/>
        <w:tblLayout w:type="fixed"/>
        <w:tblLook w:val="04A0" w:firstRow="1" w:lastRow="0" w:firstColumn="1" w:lastColumn="0" w:noHBand="0" w:noVBand="1"/>
      </w:tblPr>
      <w:tblGrid>
        <w:gridCol w:w="1319"/>
        <w:gridCol w:w="1320"/>
        <w:gridCol w:w="1320"/>
        <w:gridCol w:w="1325"/>
        <w:gridCol w:w="1320"/>
        <w:gridCol w:w="1320"/>
        <w:gridCol w:w="1318"/>
      </w:tblGrid>
      <w:tr w:rsidR="00C80CC3" w:rsidRPr="00794E4D" w14:paraId="317E3167" w14:textId="77777777" w:rsidTr="000E2554">
        <w:tc>
          <w:tcPr>
            <w:tcW w:w="714" w:type="pct"/>
            <w:vMerge w:val="restart"/>
            <w:vAlign w:val="center"/>
          </w:tcPr>
          <w:p w14:paraId="68181488" w14:textId="77777777" w:rsidR="00C80CC3" w:rsidRPr="00794E4D" w:rsidRDefault="00C80CC3" w:rsidP="000E2554">
            <w:pPr>
              <w:spacing w:line="240" w:lineRule="auto"/>
              <w:jc w:val="center"/>
              <w:rPr>
                <w:rFonts w:eastAsiaTheme="minorEastAsia" w:cs="Arial"/>
                <w:sz w:val="16"/>
                <w:szCs w:val="16"/>
              </w:rPr>
            </w:pPr>
            <w:r w:rsidRPr="00794E4D">
              <w:rPr>
                <w:rFonts w:eastAsiaTheme="minorEastAsia" w:cs="Arial"/>
                <w:sz w:val="16"/>
                <w:szCs w:val="16"/>
              </w:rPr>
              <w:t>Rating</w:t>
            </w:r>
          </w:p>
        </w:tc>
        <w:tc>
          <w:tcPr>
            <w:tcW w:w="2145" w:type="pct"/>
            <w:gridSpan w:val="3"/>
          </w:tcPr>
          <w:p w14:paraId="7ED88829" w14:textId="77777777" w:rsidR="00C80CC3" w:rsidRPr="00794E4D" w:rsidRDefault="00C80CC3" w:rsidP="000E2554">
            <w:pPr>
              <w:spacing w:line="240" w:lineRule="auto"/>
              <w:jc w:val="center"/>
              <w:rPr>
                <w:rFonts w:eastAsiaTheme="minorEastAsia" w:cs="Arial"/>
                <w:sz w:val="16"/>
                <w:szCs w:val="16"/>
              </w:rPr>
            </w:pPr>
            <w:r w:rsidRPr="00794E4D">
              <w:rPr>
                <w:rFonts w:eastAsiaTheme="minorEastAsia" w:cs="Arial"/>
                <w:sz w:val="16"/>
                <w:szCs w:val="16"/>
              </w:rPr>
              <w:t>Average Movement</w:t>
            </w:r>
          </w:p>
        </w:tc>
        <w:tc>
          <w:tcPr>
            <w:tcW w:w="2141" w:type="pct"/>
            <w:gridSpan w:val="3"/>
          </w:tcPr>
          <w:p w14:paraId="53EC762B" w14:textId="77777777" w:rsidR="00C80CC3" w:rsidRPr="00794E4D" w:rsidRDefault="00C80CC3" w:rsidP="000E2554">
            <w:pPr>
              <w:spacing w:line="240" w:lineRule="auto"/>
              <w:jc w:val="center"/>
              <w:rPr>
                <w:rFonts w:eastAsiaTheme="minorEastAsia" w:cs="Arial"/>
                <w:sz w:val="16"/>
                <w:szCs w:val="16"/>
              </w:rPr>
            </w:pPr>
            <w:r w:rsidRPr="00794E4D">
              <w:rPr>
                <w:rFonts w:eastAsiaTheme="minorEastAsia" w:cs="Arial"/>
                <w:sz w:val="16"/>
                <w:szCs w:val="16"/>
              </w:rPr>
              <w:t>Standard Deviation</w:t>
            </w:r>
          </w:p>
        </w:tc>
      </w:tr>
      <w:tr w:rsidR="00C80CC3" w:rsidRPr="00794E4D" w14:paraId="667C2B88" w14:textId="77777777" w:rsidTr="000E2554">
        <w:tc>
          <w:tcPr>
            <w:tcW w:w="714" w:type="pct"/>
            <w:vMerge/>
          </w:tcPr>
          <w:p w14:paraId="513A17D4" w14:textId="77777777" w:rsidR="00C80CC3" w:rsidRPr="00794E4D" w:rsidRDefault="00C80CC3" w:rsidP="000E2554">
            <w:pPr>
              <w:spacing w:line="240" w:lineRule="auto"/>
              <w:jc w:val="center"/>
              <w:rPr>
                <w:rFonts w:eastAsiaTheme="minorEastAsia" w:cs="Arial"/>
                <w:sz w:val="16"/>
                <w:szCs w:val="16"/>
              </w:rPr>
            </w:pPr>
          </w:p>
        </w:tc>
        <w:tc>
          <w:tcPr>
            <w:tcW w:w="714" w:type="pct"/>
            <w:vAlign w:val="center"/>
          </w:tcPr>
          <w:p w14:paraId="3CB110EF" w14:textId="77777777" w:rsidR="00C80CC3" w:rsidRPr="00794E4D" w:rsidRDefault="00C80CC3" w:rsidP="000E2554">
            <w:pPr>
              <w:spacing w:line="240" w:lineRule="auto"/>
              <w:jc w:val="center"/>
              <w:rPr>
                <w:rFonts w:eastAsiaTheme="minorEastAsia" w:cs="Arial"/>
                <w:sz w:val="16"/>
                <w:szCs w:val="16"/>
              </w:rPr>
            </w:pPr>
            <w:r w:rsidRPr="00794E4D">
              <w:rPr>
                <w:rFonts w:eastAsiaTheme="minorEastAsia" w:cs="Arial"/>
                <w:sz w:val="16"/>
                <w:szCs w:val="16"/>
              </w:rPr>
              <w:t>Observed</w:t>
            </w:r>
          </w:p>
        </w:tc>
        <w:tc>
          <w:tcPr>
            <w:tcW w:w="714" w:type="pct"/>
            <w:vAlign w:val="center"/>
          </w:tcPr>
          <w:p w14:paraId="6FE37065" w14:textId="77777777" w:rsidR="00C80CC3" w:rsidRPr="00794E4D" w:rsidRDefault="00C80CC3" w:rsidP="000E2554">
            <w:pPr>
              <w:spacing w:line="240" w:lineRule="auto"/>
              <w:jc w:val="center"/>
              <w:rPr>
                <w:rFonts w:eastAsiaTheme="minorEastAsia" w:cs="Arial"/>
                <w:sz w:val="16"/>
                <w:szCs w:val="16"/>
              </w:rPr>
            </w:pPr>
            <w:r w:rsidRPr="00794E4D">
              <w:rPr>
                <w:rFonts w:eastAsiaTheme="minorEastAsia" w:cs="Arial"/>
                <w:sz w:val="16"/>
                <w:szCs w:val="16"/>
              </w:rPr>
              <w:t>Smooth</w:t>
            </w:r>
          </w:p>
        </w:tc>
        <w:tc>
          <w:tcPr>
            <w:tcW w:w="717" w:type="pct"/>
            <w:vAlign w:val="center"/>
          </w:tcPr>
          <w:p w14:paraId="035BCF27" w14:textId="77777777" w:rsidR="00C80CC3" w:rsidRPr="00794E4D" w:rsidRDefault="00C80CC3" w:rsidP="000E2554">
            <w:pPr>
              <w:spacing w:line="240" w:lineRule="auto"/>
              <w:jc w:val="center"/>
              <w:rPr>
                <w:rFonts w:eastAsiaTheme="minorEastAsia" w:cs="Arial"/>
                <w:sz w:val="16"/>
                <w:szCs w:val="16"/>
              </w:rPr>
            </w:pPr>
            <w:r w:rsidRPr="00794E4D">
              <w:rPr>
                <w:rFonts w:eastAsiaTheme="minorEastAsia" w:cs="Arial"/>
                <w:sz w:val="16"/>
                <w:szCs w:val="16"/>
              </w:rPr>
              <w:t>Smooth</w:t>
            </w:r>
          </w:p>
          <w:p w14:paraId="7426B367" w14:textId="77777777" w:rsidR="00C80CC3" w:rsidRPr="00794E4D" w:rsidRDefault="00C80CC3" w:rsidP="000E2554">
            <w:pPr>
              <w:spacing w:line="240" w:lineRule="auto"/>
              <w:jc w:val="center"/>
              <w:rPr>
                <w:rFonts w:eastAsiaTheme="minorEastAsia" w:cs="Arial"/>
                <w:sz w:val="16"/>
                <w:szCs w:val="16"/>
              </w:rPr>
            </w:pPr>
            <w:r w:rsidRPr="00794E4D">
              <w:rPr>
                <w:rFonts w:eastAsiaTheme="minorEastAsia" w:cs="Arial"/>
                <w:sz w:val="16"/>
                <w:szCs w:val="16"/>
                <w:cs/>
              </w:rPr>
              <w:t>(</w:t>
            </w:r>
            <w:r w:rsidRPr="00794E4D">
              <w:rPr>
                <w:rFonts w:eastAsiaTheme="minorEastAsia" w:cs="Arial"/>
                <w:sz w:val="16"/>
                <w:szCs w:val="16"/>
              </w:rPr>
              <w:t>Normalized</w:t>
            </w:r>
            <w:r w:rsidRPr="00794E4D">
              <w:rPr>
                <w:rFonts w:eastAsiaTheme="minorEastAsia" w:cs="Arial"/>
                <w:sz w:val="16"/>
                <w:szCs w:val="16"/>
                <w:cs/>
              </w:rPr>
              <w:t>)</w:t>
            </w:r>
          </w:p>
        </w:tc>
        <w:tc>
          <w:tcPr>
            <w:tcW w:w="714" w:type="pct"/>
            <w:vAlign w:val="center"/>
          </w:tcPr>
          <w:p w14:paraId="0BBD6504" w14:textId="77777777" w:rsidR="00C80CC3" w:rsidRPr="00794E4D" w:rsidRDefault="00C80CC3" w:rsidP="000E2554">
            <w:pPr>
              <w:spacing w:line="240" w:lineRule="auto"/>
              <w:jc w:val="center"/>
              <w:rPr>
                <w:rFonts w:eastAsiaTheme="minorEastAsia" w:cs="Arial"/>
                <w:sz w:val="16"/>
                <w:szCs w:val="16"/>
              </w:rPr>
            </w:pPr>
            <w:r w:rsidRPr="00794E4D">
              <w:rPr>
                <w:rFonts w:eastAsiaTheme="minorEastAsia" w:cs="Arial"/>
                <w:sz w:val="16"/>
                <w:szCs w:val="16"/>
              </w:rPr>
              <w:t>Observed</w:t>
            </w:r>
          </w:p>
        </w:tc>
        <w:tc>
          <w:tcPr>
            <w:tcW w:w="714" w:type="pct"/>
            <w:vAlign w:val="center"/>
          </w:tcPr>
          <w:p w14:paraId="7BD901D2" w14:textId="77777777" w:rsidR="00C80CC3" w:rsidRPr="00794E4D" w:rsidRDefault="00C80CC3" w:rsidP="000E2554">
            <w:pPr>
              <w:spacing w:line="240" w:lineRule="auto"/>
              <w:jc w:val="center"/>
              <w:rPr>
                <w:rFonts w:eastAsiaTheme="minorEastAsia" w:cs="Arial"/>
                <w:sz w:val="16"/>
                <w:szCs w:val="16"/>
              </w:rPr>
            </w:pPr>
            <w:r w:rsidRPr="00794E4D">
              <w:rPr>
                <w:rFonts w:eastAsiaTheme="minorEastAsia" w:cs="Arial"/>
                <w:sz w:val="16"/>
                <w:szCs w:val="16"/>
              </w:rPr>
              <w:t>Smooth</w:t>
            </w:r>
          </w:p>
        </w:tc>
        <w:tc>
          <w:tcPr>
            <w:tcW w:w="713" w:type="pct"/>
            <w:vAlign w:val="center"/>
          </w:tcPr>
          <w:p w14:paraId="4F27DE68" w14:textId="77777777" w:rsidR="00C80CC3" w:rsidRPr="00794E4D" w:rsidRDefault="00C80CC3" w:rsidP="000E2554">
            <w:pPr>
              <w:spacing w:line="240" w:lineRule="auto"/>
              <w:jc w:val="center"/>
              <w:rPr>
                <w:rFonts w:eastAsiaTheme="minorEastAsia" w:cs="Arial"/>
                <w:sz w:val="16"/>
                <w:szCs w:val="16"/>
              </w:rPr>
            </w:pPr>
            <w:r w:rsidRPr="00794E4D">
              <w:rPr>
                <w:rFonts w:eastAsiaTheme="minorEastAsia" w:cs="Arial"/>
                <w:sz w:val="16"/>
                <w:szCs w:val="16"/>
              </w:rPr>
              <w:t>Smooth</w:t>
            </w:r>
          </w:p>
          <w:p w14:paraId="478C2535" w14:textId="77777777" w:rsidR="00C80CC3" w:rsidRPr="00794E4D" w:rsidRDefault="00C80CC3" w:rsidP="000E2554">
            <w:pPr>
              <w:spacing w:line="240" w:lineRule="auto"/>
              <w:jc w:val="center"/>
              <w:rPr>
                <w:rFonts w:eastAsiaTheme="minorEastAsia" w:cs="Arial"/>
                <w:sz w:val="16"/>
                <w:szCs w:val="16"/>
              </w:rPr>
            </w:pPr>
            <w:r w:rsidRPr="00794E4D">
              <w:rPr>
                <w:rFonts w:eastAsiaTheme="minorEastAsia" w:cs="Arial"/>
                <w:sz w:val="16"/>
                <w:szCs w:val="16"/>
                <w:cs/>
              </w:rPr>
              <w:t>(</w:t>
            </w:r>
            <w:r w:rsidRPr="00794E4D">
              <w:rPr>
                <w:rFonts w:eastAsiaTheme="minorEastAsia" w:cs="Arial"/>
                <w:sz w:val="16"/>
                <w:szCs w:val="16"/>
              </w:rPr>
              <w:t>Normalized</w:t>
            </w:r>
            <w:r w:rsidRPr="00794E4D">
              <w:rPr>
                <w:rFonts w:eastAsiaTheme="minorEastAsia" w:cs="Arial"/>
                <w:sz w:val="16"/>
                <w:szCs w:val="16"/>
                <w:cs/>
              </w:rPr>
              <w:t>)</w:t>
            </w:r>
          </w:p>
        </w:tc>
      </w:tr>
      <w:tr w:rsidR="00833461" w:rsidRPr="00794E4D" w14:paraId="79066E32" w14:textId="77777777" w:rsidTr="008A12C7">
        <w:tc>
          <w:tcPr>
            <w:tcW w:w="714" w:type="pct"/>
          </w:tcPr>
          <w:p w14:paraId="449EF2F9" w14:textId="77777777" w:rsidR="00833461" w:rsidRPr="00794E4D" w:rsidRDefault="00833461" w:rsidP="000E2554">
            <w:pPr>
              <w:spacing w:line="240" w:lineRule="auto"/>
              <w:jc w:val="center"/>
              <w:rPr>
                <w:rFonts w:eastAsiaTheme="minorEastAsia" w:cs="Arial"/>
                <w:sz w:val="16"/>
                <w:szCs w:val="16"/>
              </w:rPr>
            </w:pPr>
            <w:r w:rsidRPr="00794E4D">
              <w:rPr>
                <w:rFonts w:eastAsiaTheme="minorEastAsia" w:cs="Arial"/>
                <w:sz w:val="16"/>
                <w:szCs w:val="16"/>
              </w:rPr>
              <w:t>1</w:t>
            </w:r>
          </w:p>
        </w:tc>
        <w:tc>
          <w:tcPr>
            <w:tcW w:w="714" w:type="pct"/>
          </w:tcPr>
          <w:p w14:paraId="20DC09E2" w14:textId="639C98E7" w:rsidR="00833461" w:rsidRPr="00833461" w:rsidRDefault="00833461" w:rsidP="00833461">
            <w:pPr>
              <w:spacing w:line="240" w:lineRule="auto"/>
              <w:jc w:val="center"/>
              <w:rPr>
                <w:rFonts w:eastAsiaTheme="minorEastAsia" w:cs="Arial"/>
                <w:sz w:val="16"/>
                <w:szCs w:val="16"/>
              </w:rPr>
            </w:pPr>
          </w:p>
        </w:tc>
        <w:tc>
          <w:tcPr>
            <w:tcW w:w="714" w:type="pct"/>
          </w:tcPr>
          <w:p w14:paraId="3473EB42" w14:textId="3C88B535" w:rsidR="00833461" w:rsidRPr="00833461" w:rsidRDefault="00833461" w:rsidP="00833461">
            <w:pPr>
              <w:spacing w:line="240" w:lineRule="auto"/>
              <w:jc w:val="center"/>
              <w:rPr>
                <w:rFonts w:eastAsiaTheme="minorEastAsia" w:cs="Arial"/>
                <w:sz w:val="16"/>
                <w:szCs w:val="16"/>
              </w:rPr>
            </w:pPr>
          </w:p>
        </w:tc>
        <w:tc>
          <w:tcPr>
            <w:tcW w:w="717" w:type="pct"/>
          </w:tcPr>
          <w:p w14:paraId="5E1519BE" w14:textId="35669C58" w:rsidR="00833461" w:rsidRPr="00833461" w:rsidRDefault="00833461" w:rsidP="00833461">
            <w:pPr>
              <w:spacing w:line="240" w:lineRule="auto"/>
              <w:jc w:val="center"/>
              <w:rPr>
                <w:rFonts w:eastAsiaTheme="minorEastAsia" w:cs="Arial"/>
                <w:sz w:val="16"/>
                <w:szCs w:val="16"/>
              </w:rPr>
            </w:pPr>
          </w:p>
        </w:tc>
        <w:tc>
          <w:tcPr>
            <w:tcW w:w="714" w:type="pct"/>
          </w:tcPr>
          <w:p w14:paraId="6A8974E6" w14:textId="5ABD90BD" w:rsidR="00833461" w:rsidRPr="00833461" w:rsidRDefault="00833461" w:rsidP="00833461">
            <w:pPr>
              <w:spacing w:line="240" w:lineRule="auto"/>
              <w:jc w:val="center"/>
              <w:rPr>
                <w:rFonts w:eastAsiaTheme="minorEastAsia" w:cs="Arial"/>
                <w:sz w:val="16"/>
                <w:szCs w:val="16"/>
              </w:rPr>
            </w:pPr>
          </w:p>
        </w:tc>
        <w:tc>
          <w:tcPr>
            <w:tcW w:w="714" w:type="pct"/>
          </w:tcPr>
          <w:p w14:paraId="36568475" w14:textId="2DA62A9D" w:rsidR="00833461" w:rsidRPr="00833461" w:rsidRDefault="00833461" w:rsidP="00833461">
            <w:pPr>
              <w:spacing w:line="240" w:lineRule="auto"/>
              <w:jc w:val="center"/>
              <w:rPr>
                <w:rFonts w:eastAsiaTheme="minorEastAsia" w:cs="Arial"/>
                <w:sz w:val="16"/>
                <w:szCs w:val="16"/>
              </w:rPr>
            </w:pPr>
          </w:p>
        </w:tc>
        <w:tc>
          <w:tcPr>
            <w:tcW w:w="713" w:type="pct"/>
          </w:tcPr>
          <w:p w14:paraId="30243B5F" w14:textId="12B10F57" w:rsidR="00833461" w:rsidRPr="00833461" w:rsidRDefault="00833461" w:rsidP="00833461">
            <w:pPr>
              <w:spacing w:line="240" w:lineRule="auto"/>
              <w:jc w:val="center"/>
              <w:rPr>
                <w:rFonts w:eastAsiaTheme="minorEastAsia" w:cs="Arial"/>
                <w:sz w:val="16"/>
                <w:szCs w:val="16"/>
              </w:rPr>
            </w:pPr>
          </w:p>
        </w:tc>
      </w:tr>
      <w:tr w:rsidR="00833461" w:rsidRPr="00794E4D" w14:paraId="643242DA" w14:textId="77777777" w:rsidTr="008A12C7">
        <w:tc>
          <w:tcPr>
            <w:tcW w:w="714" w:type="pct"/>
          </w:tcPr>
          <w:p w14:paraId="06BE6755" w14:textId="77777777" w:rsidR="00833461" w:rsidRPr="00794E4D" w:rsidRDefault="00833461" w:rsidP="000E2554">
            <w:pPr>
              <w:spacing w:line="240" w:lineRule="auto"/>
              <w:jc w:val="center"/>
              <w:rPr>
                <w:rFonts w:eastAsiaTheme="minorEastAsia" w:cs="Arial"/>
                <w:sz w:val="16"/>
                <w:szCs w:val="16"/>
              </w:rPr>
            </w:pPr>
            <w:r w:rsidRPr="00794E4D">
              <w:rPr>
                <w:rFonts w:eastAsiaTheme="minorEastAsia" w:cs="Arial"/>
                <w:sz w:val="16"/>
                <w:szCs w:val="16"/>
              </w:rPr>
              <w:t>2</w:t>
            </w:r>
          </w:p>
        </w:tc>
        <w:tc>
          <w:tcPr>
            <w:tcW w:w="714" w:type="pct"/>
          </w:tcPr>
          <w:p w14:paraId="518EE266" w14:textId="37449101" w:rsidR="00833461" w:rsidRPr="00833461" w:rsidRDefault="00833461" w:rsidP="00833461">
            <w:pPr>
              <w:spacing w:line="240" w:lineRule="auto"/>
              <w:jc w:val="center"/>
              <w:rPr>
                <w:rFonts w:eastAsiaTheme="minorEastAsia" w:cs="Arial"/>
                <w:sz w:val="16"/>
                <w:szCs w:val="16"/>
              </w:rPr>
            </w:pPr>
          </w:p>
        </w:tc>
        <w:tc>
          <w:tcPr>
            <w:tcW w:w="714" w:type="pct"/>
          </w:tcPr>
          <w:p w14:paraId="71903792" w14:textId="38C9F83A" w:rsidR="00833461" w:rsidRPr="00833461" w:rsidRDefault="00833461" w:rsidP="00833461">
            <w:pPr>
              <w:spacing w:line="240" w:lineRule="auto"/>
              <w:jc w:val="center"/>
              <w:rPr>
                <w:rFonts w:eastAsiaTheme="minorEastAsia" w:cs="Arial"/>
                <w:sz w:val="16"/>
                <w:szCs w:val="16"/>
              </w:rPr>
            </w:pPr>
          </w:p>
        </w:tc>
        <w:tc>
          <w:tcPr>
            <w:tcW w:w="717" w:type="pct"/>
          </w:tcPr>
          <w:p w14:paraId="44B0D80C" w14:textId="2BF03264" w:rsidR="00833461" w:rsidRPr="00833461" w:rsidRDefault="00833461" w:rsidP="00833461">
            <w:pPr>
              <w:spacing w:line="240" w:lineRule="auto"/>
              <w:jc w:val="center"/>
              <w:rPr>
                <w:rFonts w:eastAsiaTheme="minorEastAsia" w:cs="Arial"/>
                <w:sz w:val="16"/>
                <w:szCs w:val="16"/>
              </w:rPr>
            </w:pPr>
          </w:p>
        </w:tc>
        <w:tc>
          <w:tcPr>
            <w:tcW w:w="714" w:type="pct"/>
          </w:tcPr>
          <w:p w14:paraId="4F5D0F83" w14:textId="61704ABD" w:rsidR="00833461" w:rsidRPr="00833461" w:rsidRDefault="00833461" w:rsidP="00833461">
            <w:pPr>
              <w:spacing w:line="240" w:lineRule="auto"/>
              <w:jc w:val="center"/>
              <w:rPr>
                <w:rFonts w:eastAsiaTheme="minorEastAsia" w:cs="Arial"/>
                <w:sz w:val="16"/>
                <w:szCs w:val="16"/>
              </w:rPr>
            </w:pPr>
          </w:p>
        </w:tc>
        <w:tc>
          <w:tcPr>
            <w:tcW w:w="714" w:type="pct"/>
          </w:tcPr>
          <w:p w14:paraId="4028F58C" w14:textId="461CFF05" w:rsidR="00833461" w:rsidRPr="00833461" w:rsidRDefault="00833461" w:rsidP="00833461">
            <w:pPr>
              <w:spacing w:line="240" w:lineRule="auto"/>
              <w:jc w:val="center"/>
              <w:rPr>
                <w:rFonts w:eastAsiaTheme="minorEastAsia" w:cs="Arial"/>
                <w:sz w:val="16"/>
                <w:szCs w:val="16"/>
              </w:rPr>
            </w:pPr>
          </w:p>
        </w:tc>
        <w:tc>
          <w:tcPr>
            <w:tcW w:w="713" w:type="pct"/>
          </w:tcPr>
          <w:p w14:paraId="7E60D758" w14:textId="09A2D048" w:rsidR="00833461" w:rsidRPr="00833461" w:rsidRDefault="00833461" w:rsidP="00833461">
            <w:pPr>
              <w:spacing w:line="240" w:lineRule="auto"/>
              <w:jc w:val="center"/>
              <w:rPr>
                <w:rFonts w:eastAsiaTheme="minorEastAsia" w:cs="Arial"/>
                <w:sz w:val="16"/>
                <w:szCs w:val="16"/>
              </w:rPr>
            </w:pPr>
          </w:p>
        </w:tc>
      </w:tr>
      <w:tr w:rsidR="00833461" w:rsidRPr="00794E4D" w14:paraId="57EA0D59" w14:textId="77777777" w:rsidTr="008A12C7">
        <w:tc>
          <w:tcPr>
            <w:tcW w:w="714" w:type="pct"/>
          </w:tcPr>
          <w:p w14:paraId="773B9702" w14:textId="77777777" w:rsidR="00833461" w:rsidRPr="00794E4D" w:rsidRDefault="00833461" w:rsidP="000E2554">
            <w:pPr>
              <w:spacing w:line="240" w:lineRule="auto"/>
              <w:jc w:val="center"/>
              <w:rPr>
                <w:rFonts w:eastAsiaTheme="minorEastAsia" w:cs="Arial"/>
                <w:sz w:val="16"/>
                <w:szCs w:val="16"/>
              </w:rPr>
            </w:pPr>
            <w:r w:rsidRPr="00794E4D">
              <w:rPr>
                <w:rFonts w:eastAsiaTheme="minorEastAsia" w:cs="Arial"/>
                <w:sz w:val="16"/>
                <w:szCs w:val="16"/>
              </w:rPr>
              <w:t>3</w:t>
            </w:r>
          </w:p>
        </w:tc>
        <w:tc>
          <w:tcPr>
            <w:tcW w:w="714" w:type="pct"/>
          </w:tcPr>
          <w:p w14:paraId="441D248F" w14:textId="3C91DC16" w:rsidR="00833461" w:rsidRPr="00833461" w:rsidRDefault="00833461" w:rsidP="00833461">
            <w:pPr>
              <w:spacing w:line="240" w:lineRule="auto"/>
              <w:jc w:val="center"/>
              <w:rPr>
                <w:rFonts w:eastAsiaTheme="minorEastAsia" w:cs="Arial"/>
                <w:sz w:val="16"/>
                <w:szCs w:val="16"/>
              </w:rPr>
            </w:pPr>
          </w:p>
        </w:tc>
        <w:tc>
          <w:tcPr>
            <w:tcW w:w="714" w:type="pct"/>
          </w:tcPr>
          <w:p w14:paraId="2D104D1B" w14:textId="3B6F6C13" w:rsidR="00833461" w:rsidRPr="00833461" w:rsidRDefault="00833461" w:rsidP="00833461">
            <w:pPr>
              <w:spacing w:line="240" w:lineRule="auto"/>
              <w:jc w:val="center"/>
              <w:rPr>
                <w:rFonts w:eastAsiaTheme="minorEastAsia" w:cs="Arial"/>
                <w:sz w:val="16"/>
                <w:szCs w:val="16"/>
              </w:rPr>
            </w:pPr>
          </w:p>
        </w:tc>
        <w:tc>
          <w:tcPr>
            <w:tcW w:w="717" w:type="pct"/>
          </w:tcPr>
          <w:p w14:paraId="656ABF67" w14:textId="565FFCBB" w:rsidR="00833461" w:rsidRPr="00833461" w:rsidRDefault="00833461" w:rsidP="00833461">
            <w:pPr>
              <w:spacing w:line="240" w:lineRule="auto"/>
              <w:jc w:val="center"/>
              <w:rPr>
                <w:rFonts w:eastAsiaTheme="minorEastAsia" w:cs="Arial"/>
                <w:sz w:val="16"/>
                <w:szCs w:val="16"/>
              </w:rPr>
            </w:pPr>
          </w:p>
        </w:tc>
        <w:tc>
          <w:tcPr>
            <w:tcW w:w="714" w:type="pct"/>
          </w:tcPr>
          <w:p w14:paraId="4B3DADE8" w14:textId="279691B1" w:rsidR="00833461" w:rsidRPr="00833461" w:rsidRDefault="00833461" w:rsidP="00833461">
            <w:pPr>
              <w:spacing w:line="240" w:lineRule="auto"/>
              <w:jc w:val="center"/>
              <w:rPr>
                <w:rFonts w:eastAsiaTheme="minorEastAsia" w:cs="Arial"/>
                <w:sz w:val="16"/>
                <w:szCs w:val="16"/>
              </w:rPr>
            </w:pPr>
          </w:p>
        </w:tc>
        <w:tc>
          <w:tcPr>
            <w:tcW w:w="714" w:type="pct"/>
          </w:tcPr>
          <w:p w14:paraId="18456ECE" w14:textId="0C189EF3" w:rsidR="00833461" w:rsidRPr="00833461" w:rsidRDefault="00833461" w:rsidP="00833461">
            <w:pPr>
              <w:spacing w:line="240" w:lineRule="auto"/>
              <w:jc w:val="center"/>
              <w:rPr>
                <w:rFonts w:eastAsiaTheme="minorEastAsia" w:cs="Arial"/>
                <w:sz w:val="16"/>
                <w:szCs w:val="16"/>
              </w:rPr>
            </w:pPr>
          </w:p>
        </w:tc>
        <w:tc>
          <w:tcPr>
            <w:tcW w:w="713" w:type="pct"/>
          </w:tcPr>
          <w:p w14:paraId="3AB8A04A" w14:textId="5C7B9539" w:rsidR="00833461" w:rsidRPr="00833461" w:rsidRDefault="00833461" w:rsidP="00833461">
            <w:pPr>
              <w:spacing w:line="240" w:lineRule="auto"/>
              <w:jc w:val="center"/>
              <w:rPr>
                <w:rFonts w:eastAsiaTheme="minorEastAsia" w:cs="Arial"/>
                <w:sz w:val="16"/>
                <w:szCs w:val="16"/>
              </w:rPr>
            </w:pPr>
          </w:p>
        </w:tc>
      </w:tr>
      <w:tr w:rsidR="00833461" w:rsidRPr="00794E4D" w14:paraId="2557FBDF" w14:textId="77777777" w:rsidTr="008A12C7">
        <w:tc>
          <w:tcPr>
            <w:tcW w:w="714" w:type="pct"/>
          </w:tcPr>
          <w:p w14:paraId="490F00B3" w14:textId="77777777" w:rsidR="00833461" w:rsidRPr="00794E4D" w:rsidRDefault="00833461" w:rsidP="000E2554">
            <w:pPr>
              <w:spacing w:line="240" w:lineRule="auto"/>
              <w:jc w:val="center"/>
              <w:rPr>
                <w:rFonts w:eastAsiaTheme="minorEastAsia" w:cs="Arial"/>
                <w:sz w:val="16"/>
                <w:szCs w:val="16"/>
              </w:rPr>
            </w:pPr>
            <w:r w:rsidRPr="00794E4D">
              <w:rPr>
                <w:rFonts w:eastAsiaTheme="minorEastAsia" w:cs="Arial"/>
                <w:sz w:val="16"/>
                <w:szCs w:val="16"/>
              </w:rPr>
              <w:t>4</w:t>
            </w:r>
          </w:p>
        </w:tc>
        <w:tc>
          <w:tcPr>
            <w:tcW w:w="714" w:type="pct"/>
          </w:tcPr>
          <w:p w14:paraId="5F9AA60C" w14:textId="6194DDCE" w:rsidR="00833461" w:rsidRPr="00833461" w:rsidRDefault="00833461" w:rsidP="00833461">
            <w:pPr>
              <w:spacing w:line="240" w:lineRule="auto"/>
              <w:jc w:val="center"/>
              <w:rPr>
                <w:rFonts w:eastAsiaTheme="minorEastAsia" w:cs="Arial"/>
                <w:sz w:val="16"/>
                <w:szCs w:val="16"/>
              </w:rPr>
            </w:pPr>
          </w:p>
        </w:tc>
        <w:tc>
          <w:tcPr>
            <w:tcW w:w="714" w:type="pct"/>
          </w:tcPr>
          <w:p w14:paraId="4AE0FE17" w14:textId="33766F34" w:rsidR="00833461" w:rsidRPr="00833461" w:rsidRDefault="00833461" w:rsidP="00833461">
            <w:pPr>
              <w:spacing w:line="240" w:lineRule="auto"/>
              <w:jc w:val="center"/>
              <w:rPr>
                <w:rFonts w:eastAsiaTheme="minorEastAsia" w:cs="Arial"/>
                <w:sz w:val="16"/>
                <w:szCs w:val="16"/>
              </w:rPr>
            </w:pPr>
          </w:p>
        </w:tc>
        <w:tc>
          <w:tcPr>
            <w:tcW w:w="717" w:type="pct"/>
          </w:tcPr>
          <w:p w14:paraId="34808921" w14:textId="5ED52EEF" w:rsidR="00833461" w:rsidRPr="00833461" w:rsidRDefault="00833461" w:rsidP="00833461">
            <w:pPr>
              <w:spacing w:line="240" w:lineRule="auto"/>
              <w:jc w:val="center"/>
              <w:rPr>
                <w:rFonts w:eastAsiaTheme="minorEastAsia" w:cs="Arial"/>
                <w:sz w:val="16"/>
                <w:szCs w:val="16"/>
              </w:rPr>
            </w:pPr>
          </w:p>
        </w:tc>
        <w:tc>
          <w:tcPr>
            <w:tcW w:w="714" w:type="pct"/>
          </w:tcPr>
          <w:p w14:paraId="4219897C" w14:textId="00EB52D4" w:rsidR="00833461" w:rsidRPr="00833461" w:rsidRDefault="00833461" w:rsidP="00833461">
            <w:pPr>
              <w:spacing w:line="240" w:lineRule="auto"/>
              <w:jc w:val="center"/>
              <w:rPr>
                <w:rFonts w:eastAsiaTheme="minorEastAsia" w:cs="Arial"/>
                <w:sz w:val="16"/>
                <w:szCs w:val="16"/>
              </w:rPr>
            </w:pPr>
          </w:p>
        </w:tc>
        <w:tc>
          <w:tcPr>
            <w:tcW w:w="714" w:type="pct"/>
          </w:tcPr>
          <w:p w14:paraId="68BC335C" w14:textId="34F04748" w:rsidR="00833461" w:rsidRPr="00833461" w:rsidRDefault="00833461" w:rsidP="00833461">
            <w:pPr>
              <w:spacing w:line="240" w:lineRule="auto"/>
              <w:jc w:val="center"/>
              <w:rPr>
                <w:rFonts w:eastAsiaTheme="minorEastAsia" w:cs="Arial"/>
                <w:sz w:val="16"/>
                <w:szCs w:val="16"/>
              </w:rPr>
            </w:pPr>
          </w:p>
        </w:tc>
        <w:tc>
          <w:tcPr>
            <w:tcW w:w="713" w:type="pct"/>
          </w:tcPr>
          <w:p w14:paraId="170B3E0B" w14:textId="42B500E6" w:rsidR="00833461" w:rsidRPr="00833461" w:rsidRDefault="00833461" w:rsidP="00833461">
            <w:pPr>
              <w:spacing w:line="240" w:lineRule="auto"/>
              <w:jc w:val="center"/>
              <w:rPr>
                <w:rFonts w:eastAsiaTheme="minorEastAsia" w:cs="Arial"/>
                <w:sz w:val="16"/>
                <w:szCs w:val="16"/>
              </w:rPr>
            </w:pPr>
          </w:p>
        </w:tc>
      </w:tr>
      <w:tr w:rsidR="00833461" w:rsidRPr="00794E4D" w14:paraId="7F0E3D60" w14:textId="77777777" w:rsidTr="008A12C7">
        <w:tc>
          <w:tcPr>
            <w:tcW w:w="714" w:type="pct"/>
          </w:tcPr>
          <w:p w14:paraId="3B66659D" w14:textId="77777777" w:rsidR="00833461" w:rsidRPr="00794E4D" w:rsidRDefault="00833461" w:rsidP="000E2554">
            <w:pPr>
              <w:spacing w:line="240" w:lineRule="auto"/>
              <w:jc w:val="center"/>
              <w:rPr>
                <w:rFonts w:eastAsiaTheme="minorEastAsia" w:cs="Arial"/>
                <w:sz w:val="16"/>
                <w:szCs w:val="16"/>
              </w:rPr>
            </w:pPr>
            <w:r w:rsidRPr="00794E4D">
              <w:rPr>
                <w:rFonts w:eastAsiaTheme="minorEastAsia" w:cs="Arial"/>
                <w:sz w:val="16"/>
                <w:szCs w:val="16"/>
              </w:rPr>
              <w:t>5</w:t>
            </w:r>
          </w:p>
        </w:tc>
        <w:tc>
          <w:tcPr>
            <w:tcW w:w="714" w:type="pct"/>
          </w:tcPr>
          <w:p w14:paraId="62551C70" w14:textId="1AC27411" w:rsidR="00833461" w:rsidRPr="00833461" w:rsidRDefault="00833461" w:rsidP="00833461">
            <w:pPr>
              <w:spacing w:line="240" w:lineRule="auto"/>
              <w:jc w:val="center"/>
              <w:rPr>
                <w:rFonts w:eastAsiaTheme="minorEastAsia" w:cs="Arial"/>
                <w:sz w:val="16"/>
                <w:szCs w:val="16"/>
              </w:rPr>
            </w:pPr>
          </w:p>
        </w:tc>
        <w:tc>
          <w:tcPr>
            <w:tcW w:w="714" w:type="pct"/>
          </w:tcPr>
          <w:p w14:paraId="7630DDCF" w14:textId="1C163380" w:rsidR="00833461" w:rsidRPr="00833461" w:rsidRDefault="00833461" w:rsidP="00833461">
            <w:pPr>
              <w:spacing w:line="240" w:lineRule="auto"/>
              <w:jc w:val="center"/>
              <w:rPr>
                <w:rFonts w:eastAsiaTheme="minorEastAsia" w:cs="Arial"/>
                <w:sz w:val="16"/>
                <w:szCs w:val="16"/>
              </w:rPr>
            </w:pPr>
          </w:p>
        </w:tc>
        <w:tc>
          <w:tcPr>
            <w:tcW w:w="717" w:type="pct"/>
          </w:tcPr>
          <w:p w14:paraId="4BBA4855" w14:textId="221BB5B2" w:rsidR="00833461" w:rsidRPr="00833461" w:rsidRDefault="00833461" w:rsidP="00833461">
            <w:pPr>
              <w:spacing w:line="240" w:lineRule="auto"/>
              <w:jc w:val="center"/>
              <w:rPr>
                <w:rFonts w:eastAsiaTheme="minorEastAsia" w:cs="Arial"/>
                <w:sz w:val="16"/>
                <w:szCs w:val="16"/>
              </w:rPr>
            </w:pPr>
          </w:p>
        </w:tc>
        <w:tc>
          <w:tcPr>
            <w:tcW w:w="714" w:type="pct"/>
          </w:tcPr>
          <w:p w14:paraId="4475C1B7" w14:textId="1D9CC419" w:rsidR="00833461" w:rsidRPr="00833461" w:rsidRDefault="00833461" w:rsidP="00833461">
            <w:pPr>
              <w:spacing w:line="240" w:lineRule="auto"/>
              <w:jc w:val="center"/>
              <w:rPr>
                <w:rFonts w:eastAsiaTheme="minorEastAsia" w:cs="Arial"/>
                <w:sz w:val="16"/>
                <w:szCs w:val="16"/>
              </w:rPr>
            </w:pPr>
          </w:p>
        </w:tc>
        <w:tc>
          <w:tcPr>
            <w:tcW w:w="714" w:type="pct"/>
          </w:tcPr>
          <w:p w14:paraId="74956557" w14:textId="5F09FF87" w:rsidR="00833461" w:rsidRPr="00833461" w:rsidRDefault="00833461" w:rsidP="00833461">
            <w:pPr>
              <w:spacing w:line="240" w:lineRule="auto"/>
              <w:jc w:val="center"/>
              <w:rPr>
                <w:rFonts w:eastAsiaTheme="minorEastAsia" w:cs="Arial"/>
                <w:sz w:val="16"/>
                <w:szCs w:val="16"/>
              </w:rPr>
            </w:pPr>
          </w:p>
        </w:tc>
        <w:tc>
          <w:tcPr>
            <w:tcW w:w="713" w:type="pct"/>
          </w:tcPr>
          <w:p w14:paraId="225DAEF9" w14:textId="270DFF5B" w:rsidR="00833461" w:rsidRPr="00833461" w:rsidRDefault="00833461" w:rsidP="00833461">
            <w:pPr>
              <w:spacing w:line="240" w:lineRule="auto"/>
              <w:jc w:val="center"/>
              <w:rPr>
                <w:rFonts w:eastAsiaTheme="minorEastAsia" w:cs="Arial"/>
                <w:sz w:val="16"/>
                <w:szCs w:val="16"/>
              </w:rPr>
            </w:pPr>
          </w:p>
        </w:tc>
      </w:tr>
      <w:tr w:rsidR="00833461" w:rsidRPr="00794E4D" w14:paraId="4FF38DA3" w14:textId="77777777" w:rsidTr="008A12C7">
        <w:tc>
          <w:tcPr>
            <w:tcW w:w="714" w:type="pct"/>
          </w:tcPr>
          <w:p w14:paraId="6055918C" w14:textId="77777777" w:rsidR="00833461" w:rsidRPr="00794E4D" w:rsidRDefault="00833461" w:rsidP="000E2554">
            <w:pPr>
              <w:spacing w:line="240" w:lineRule="auto"/>
              <w:jc w:val="center"/>
              <w:rPr>
                <w:rFonts w:eastAsiaTheme="minorEastAsia" w:cs="Arial"/>
                <w:sz w:val="16"/>
                <w:szCs w:val="16"/>
              </w:rPr>
            </w:pPr>
            <w:r w:rsidRPr="00794E4D">
              <w:rPr>
                <w:rFonts w:eastAsiaTheme="minorEastAsia" w:cs="Arial"/>
                <w:sz w:val="16"/>
                <w:szCs w:val="16"/>
              </w:rPr>
              <w:t>6</w:t>
            </w:r>
          </w:p>
        </w:tc>
        <w:tc>
          <w:tcPr>
            <w:tcW w:w="714" w:type="pct"/>
          </w:tcPr>
          <w:p w14:paraId="4DBD837F" w14:textId="27FB7F85" w:rsidR="00833461" w:rsidRPr="00833461" w:rsidRDefault="00833461" w:rsidP="00833461">
            <w:pPr>
              <w:spacing w:line="240" w:lineRule="auto"/>
              <w:jc w:val="center"/>
              <w:rPr>
                <w:rFonts w:eastAsiaTheme="minorEastAsia" w:cs="Arial"/>
                <w:sz w:val="16"/>
                <w:szCs w:val="16"/>
              </w:rPr>
            </w:pPr>
          </w:p>
        </w:tc>
        <w:tc>
          <w:tcPr>
            <w:tcW w:w="714" w:type="pct"/>
          </w:tcPr>
          <w:p w14:paraId="7A6A7E98" w14:textId="17796A9B" w:rsidR="00833461" w:rsidRPr="00833461" w:rsidRDefault="00833461" w:rsidP="00833461">
            <w:pPr>
              <w:spacing w:line="240" w:lineRule="auto"/>
              <w:jc w:val="center"/>
              <w:rPr>
                <w:rFonts w:eastAsiaTheme="minorEastAsia" w:cs="Arial"/>
                <w:sz w:val="16"/>
                <w:szCs w:val="16"/>
              </w:rPr>
            </w:pPr>
          </w:p>
        </w:tc>
        <w:tc>
          <w:tcPr>
            <w:tcW w:w="717" w:type="pct"/>
          </w:tcPr>
          <w:p w14:paraId="628776CA" w14:textId="12851B6A" w:rsidR="00833461" w:rsidRPr="00833461" w:rsidRDefault="00833461" w:rsidP="00833461">
            <w:pPr>
              <w:spacing w:line="240" w:lineRule="auto"/>
              <w:jc w:val="center"/>
              <w:rPr>
                <w:rFonts w:eastAsiaTheme="minorEastAsia" w:cs="Arial"/>
                <w:sz w:val="16"/>
                <w:szCs w:val="16"/>
              </w:rPr>
            </w:pPr>
          </w:p>
        </w:tc>
        <w:tc>
          <w:tcPr>
            <w:tcW w:w="714" w:type="pct"/>
          </w:tcPr>
          <w:p w14:paraId="01E5210B" w14:textId="6428F67E" w:rsidR="00833461" w:rsidRPr="00833461" w:rsidRDefault="00833461" w:rsidP="00833461">
            <w:pPr>
              <w:spacing w:line="240" w:lineRule="auto"/>
              <w:jc w:val="center"/>
              <w:rPr>
                <w:rFonts w:eastAsiaTheme="minorEastAsia" w:cs="Arial"/>
                <w:sz w:val="16"/>
                <w:szCs w:val="16"/>
              </w:rPr>
            </w:pPr>
          </w:p>
        </w:tc>
        <w:tc>
          <w:tcPr>
            <w:tcW w:w="714" w:type="pct"/>
          </w:tcPr>
          <w:p w14:paraId="4E314790" w14:textId="5534C2FB" w:rsidR="00833461" w:rsidRPr="00833461" w:rsidRDefault="00833461" w:rsidP="00833461">
            <w:pPr>
              <w:spacing w:line="240" w:lineRule="auto"/>
              <w:jc w:val="center"/>
              <w:rPr>
                <w:rFonts w:eastAsiaTheme="minorEastAsia" w:cs="Arial"/>
                <w:sz w:val="16"/>
                <w:szCs w:val="16"/>
              </w:rPr>
            </w:pPr>
          </w:p>
        </w:tc>
        <w:tc>
          <w:tcPr>
            <w:tcW w:w="713" w:type="pct"/>
          </w:tcPr>
          <w:p w14:paraId="53932B5E" w14:textId="30EB7D5A" w:rsidR="00833461" w:rsidRPr="00833461" w:rsidRDefault="00833461" w:rsidP="00833461">
            <w:pPr>
              <w:spacing w:line="240" w:lineRule="auto"/>
              <w:jc w:val="center"/>
              <w:rPr>
                <w:rFonts w:eastAsiaTheme="minorEastAsia" w:cs="Arial"/>
                <w:sz w:val="16"/>
                <w:szCs w:val="16"/>
              </w:rPr>
            </w:pPr>
          </w:p>
        </w:tc>
      </w:tr>
      <w:tr w:rsidR="00833461" w:rsidRPr="00794E4D" w14:paraId="594A012D" w14:textId="77777777" w:rsidTr="008A12C7">
        <w:tc>
          <w:tcPr>
            <w:tcW w:w="714" w:type="pct"/>
          </w:tcPr>
          <w:p w14:paraId="4D8D93E9" w14:textId="77777777" w:rsidR="00833461" w:rsidRPr="00794E4D" w:rsidRDefault="00833461" w:rsidP="000E2554">
            <w:pPr>
              <w:spacing w:line="240" w:lineRule="auto"/>
              <w:jc w:val="center"/>
              <w:rPr>
                <w:rFonts w:eastAsiaTheme="minorEastAsia" w:cs="Arial"/>
                <w:sz w:val="16"/>
                <w:szCs w:val="16"/>
              </w:rPr>
            </w:pPr>
            <w:r w:rsidRPr="00794E4D">
              <w:rPr>
                <w:rFonts w:eastAsiaTheme="minorEastAsia" w:cs="Arial"/>
                <w:sz w:val="16"/>
                <w:szCs w:val="16"/>
              </w:rPr>
              <w:t>7</w:t>
            </w:r>
          </w:p>
        </w:tc>
        <w:tc>
          <w:tcPr>
            <w:tcW w:w="714" w:type="pct"/>
          </w:tcPr>
          <w:p w14:paraId="4B70287C" w14:textId="17F33384" w:rsidR="00833461" w:rsidRPr="00833461" w:rsidRDefault="00833461" w:rsidP="00833461">
            <w:pPr>
              <w:spacing w:line="240" w:lineRule="auto"/>
              <w:jc w:val="center"/>
              <w:rPr>
                <w:rFonts w:eastAsiaTheme="minorEastAsia" w:cs="Arial"/>
                <w:sz w:val="16"/>
                <w:szCs w:val="16"/>
              </w:rPr>
            </w:pPr>
          </w:p>
        </w:tc>
        <w:tc>
          <w:tcPr>
            <w:tcW w:w="714" w:type="pct"/>
          </w:tcPr>
          <w:p w14:paraId="28CE0AE5" w14:textId="5D015A54" w:rsidR="00833461" w:rsidRPr="00833461" w:rsidRDefault="00833461" w:rsidP="00833461">
            <w:pPr>
              <w:spacing w:line="240" w:lineRule="auto"/>
              <w:jc w:val="center"/>
              <w:rPr>
                <w:rFonts w:eastAsiaTheme="minorEastAsia" w:cs="Arial"/>
                <w:sz w:val="16"/>
                <w:szCs w:val="16"/>
              </w:rPr>
            </w:pPr>
          </w:p>
        </w:tc>
        <w:tc>
          <w:tcPr>
            <w:tcW w:w="717" w:type="pct"/>
          </w:tcPr>
          <w:p w14:paraId="0384B19C" w14:textId="1427FC29" w:rsidR="00833461" w:rsidRPr="00833461" w:rsidRDefault="00833461" w:rsidP="00833461">
            <w:pPr>
              <w:spacing w:line="240" w:lineRule="auto"/>
              <w:jc w:val="center"/>
              <w:rPr>
                <w:rFonts w:eastAsiaTheme="minorEastAsia" w:cs="Arial"/>
                <w:sz w:val="16"/>
                <w:szCs w:val="16"/>
              </w:rPr>
            </w:pPr>
          </w:p>
        </w:tc>
        <w:tc>
          <w:tcPr>
            <w:tcW w:w="714" w:type="pct"/>
          </w:tcPr>
          <w:p w14:paraId="149E6CEA" w14:textId="50B03D2E" w:rsidR="00833461" w:rsidRPr="00833461" w:rsidRDefault="00833461" w:rsidP="00833461">
            <w:pPr>
              <w:spacing w:line="240" w:lineRule="auto"/>
              <w:jc w:val="center"/>
              <w:rPr>
                <w:rFonts w:eastAsiaTheme="minorEastAsia" w:cs="Arial"/>
                <w:sz w:val="16"/>
                <w:szCs w:val="16"/>
              </w:rPr>
            </w:pPr>
          </w:p>
        </w:tc>
        <w:tc>
          <w:tcPr>
            <w:tcW w:w="714" w:type="pct"/>
          </w:tcPr>
          <w:p w14:paraId="1CC50C2D" w14:textId="258093BB" w:rsidR="00833461" w:rsidRPr="00833461" w:rsidRDefault="00833461" w:rsidP="00833461">
            <w:pPr>
              <w:spacing w:line="240" w:lineRule="auto"/>
              <w:jc w:val="center"/>
              <w:rPr>
                <w:rFonts w:eastAsiaTheme="minorEastAsia" w:cs="Arial"/>
                <w:sz w:val="16"/>
                <w:szCs w:val="16"/>
              </w:rPr>
            </w:pPr>
          </w:p>
        </w:tc>
        <w:tc>
          <w:tcPr>
            <w:tcW w:w="713" w:type="pct"/>
          </w:tcPr>
          <w:p w14:paraId="4E70D28B" w14:textId="7657E888" w:rsidR="00833461" w:rsidRPr="00833461" w:rsidRDefault="00833461" w:rsidP="00833461">
            <w:pPr>
              <w:spacing w:line="240" w:lineRule="auto"/>
              <w:jc w:val="center"/>
              <w:rPr>
                <w:rFonts w:eastAsiaTheme="minorEastAsia" w:cs="Arial"/>
                <w:sz w:val="16"/>
                <w:szCs w:val="16"/>
              </w:rPr>
            </w:pPr>
          </w:p>
        </w:tc>
      </w:tr>
      <w:tr w:rsidR="00833461" w:rsidRPr="00794E4D" w14:paraId="79D06EA7" w14:textId="77777777" w:rsidTr="008A12C7">
        <w:tc>
          <w:tcPr>
            <w:tcW w:w="714" w:type="pct"/>
          </w:tcPr>
          <w:p w14:paraId="071BFDA8" w14:textId="77777777" w:rsidR="00833461" w:rsidRPr="00794E4D" w:rsidRDefault="00833461" w:rsidP="000E2554">
            <w:pPr>
              <w:spacing w:line="240" w:lineRule="auto"/>
              <w:jc w:val="center"/>
              <w:rPr>
                <w:rFonts w:eastAsiaTheme="minorEastAsia" w:cs="Arial"/>
                <w:sz w:val="16"/>
                <w:szCs w:val="16"/>
              </w:rPr>
            </w:pPr>
            <w:r w:rsidRPr="00794E4D">
              <w:rPr>
                <w:rFonts w:eastAsiaTheme="minorEastAsia" w:cs="Arial"/>
                <w:sz w:val="16"/>
                <w:szCs w:val="16"/>
              </w:rPr>
              <w:t>8</w:t>
            </w:r>
          </w:p>
        </w:tc>
        <w:tc>
          <w:tcPr>
            <w:tcW w:w="714" w:type="pct"/>
          </w:tcPr>
          <w:p w14:paraId="57DED57F" w14:textId="05523695" w:rsidR="00833461" w:rsidRPr="00833461" w:rsidRDefault="00833461" w:rsidP="00833461">
            <w:pPr>
              <w:spacing w:line="240" w:lineRule="auto"/>
              <w:jc w:val="center"/>
              <w:rPr>
                <w:rFonts w:eastAsiaTheme="minorEastAsia" w:cs="Arial"/>
                <w:sz w:val="16"/>
                <w:szCs w:val="16"/>
              </w:rPr>
            </w:pPr>
          </w:p>
        </w:tc>
        <w:tc>
          <w:tcPr>
            <w:tcW w:w="714" w:type="pct"/>
          </w:tcPr>
          <w:p w14:paraId="1AB13D35" w14:textId="4F0170D3" w:rsidR="00833461" w:rsidRPr="00833461" w:rsidRDefault="00833461" w:rsidP="00833461">
            <w:pPr>
              <w:spacing w:line="240" w:lineRule="auto"/>
              <w:jc w:val="center"/>
              <w:rPr>
                <w:rFonts w:eastAsiaTheme="minorEastAsia" w:cs="Arial"/>
                <w:sz w:val="16"/>
                <w:szCs w:val="16"/>
              </w:rPr>
            </w:pPr>
          </w:p>
        </w:tc>
        <w:tc>
          <w:tcPr>
            <w:tcW w:w="717" w:type="pct"/>
          </w:tcPr>
          <w:p w14:paraId="1C85EC74" w14:textId="6F669F7D" w:rsidR="00833461" w:rsidRPr="00833461" w:rsidRDefault="00833461" w:rsidP="00833461">
            <w:pPr>
              <w:spacing w:line="240" w:lineRule="auto"/>
              <w:jc w:val="center"/>
              <w:rPr>
                <w:rFonts w:eastAsiaTheme="minorEastAsia" w:cs="Arial"/>
                <w:sz w:val="16"/>
                <w:szCs w:val="16"/>
              </w:rPr>
            </w:pPr>
          </w:p>
        </w:tc>
        <w:tc>
          <w:tcPr>
            <w:tcW w:w="714" w:type="pct"/>
          </w:tcPr>
          <w:p w14:paraId="58CCDB95" w14:textId="4908BDD0" w:rsidR="00833461" w:rsidRPr="00833461" w:rsidRDefault="00833461" w:rsidP="00833461">
            <w:pPr>
              <w:spacing w:line="240" w:lineRule="auto"/>
              <w:jc w:val="center"/>
              <w:rPr>
                <w:rFonts w:eastAsiaTheme="minorEastAsia" w:cs="Arial"/>
                <w:sz w:val="16"/>
                <w:szCs w:val="16"/>
              </w:rPr>
            </w:pPr>
          </w:p>
        </w:tc>
        <w:tc>
          <w:tcPr>
            <w:tcW w:w="714" w:type="pct"/>
          </w:tcPr>
          <w:p w14:paraId="4610BADF" w14:textId="31F96E49" w:rsidR="00833461" w:rsidRPr="00833461" w:rsidRDefault="00833461" w:rsidP="00833461">
            <w:pPr>
              <w:spacing w:line="240" w:lineRule="auto"/>
              <w:jc w:val="center"/>
              <w:rPr>
                <w:rFonts w:eastAsiaTheme="minorEastAsia" w:cs="Arial"/>
                <w:sz w:val="16"/>
                <w:szCs w:val="16"/>
              </w:rPr>
            </w:pPr>
          </w:p>
        </w:tc>
        <w:tc>
          <w:tcPr>
            <w:tcW w:w="713" w:type="pct"/>
          </w:tcPr>
          <w:p w14:paraId="0ADDCB64" w14:textId="680C111D" w:rsidR="00833461" w:rsidRPr="00833461" w:rsidRDefault="00833461" w:rsidP="00833461">
            <w:pPr>
              <w:spacing w:line="240" w:lineRule="auto"/>
              <w:jc w:val="center"/>
              <w:rPr>
                <w:rFonts w:eastAsiaTheme="minorEastAsia" w:cs="Arial"/>
                <w:sz w:val="16"/>
                <w:szCs w:val="16"/>
              </w:rPr>
            </w:pPr>
          </w:p>
        </w:tc>
      </w:tr>
    </w:tbl>
    <w:p w14:paraId="4C31E6C4" w14:textId="77777777" w:rsidR="00507825" w:rsidRDefault="00507825" w:rsidP="00C80CC3">
      <w:pPr>
        <w:pStyle w:val="Caption"/>
        <w:rPr>
          <w:rFonts w:cs="Arial"/>
        </w:rPr>
      </w:pPr>
    </w:p>
    <w:p w14:paraId="316ECED6" w14:textId="77777777" w:rsidR="00C80CC3" w:rsidRPr="00794E4D" w:rsidRDefault="00C80CC3" w:rsidP="00C80CC3">
      <w:pPr>
        <w:pStyle w:val="Caption"/>
        <w:rPr>
          <w:rFonts w:eastAsiaTheme="minorEastAsia" w:cs="Arial"/>
          <w:szCs w:val="24"/>
        </w:rPr>
      </w:pPr>
      <w:r w:rsidRPr="00794E4D">
        <w:rPr>
          <w:rFonts w:cs="Arial"/>
        </w:rPr>
        <w:t xml:space="preserve">Table </w:t>
      </w:r>
      <w:r w:rsidRPr="00794E4D">
        <w:rPr>
          <w:rFonts w:cs="Arial"/>
        </w:rPr>
        <w:fldChar w:fldCharType="begin"/>
      </w:r>
      <w:r w:rsidRPr="00794E4D">
        <w:rPr>
          <w:rFonts w:cs="Arial"/>
        </w:rPr>
        <w:instrText xml:space="preserve"> SEQ Table \</w:instrText>
      </w:r>
      <w:r w:rsidRPr="00794E4D">
        <w:rPr>
          <w:rFonts w:cs="Arial"/>
          <w:bCs/>
          <w:cs/>
        </w:rPr>
        <w:instrText xml:space="preserve">* </w:instrText>
      </w:r>
      <w:r w:rsidRPr="00794E4D">
        <w:rPr>
          <w:rFonts w:cs="Arial"/>
        </w:rPr>
        <w:instrText xml:space="preserve">ARABIC </w:instrText>
      </w:r>
      <w:r w:rsidRPr="00794E4D">
        <w:rPr>
          <w:rFonts w:cs="Arial"/>
        </w:rPr>
        <w:fldChar w:fldCharType="separate"/>
      </w:r>
      <w:r w:rsidR="00CC7D55">
        <w:rPr>
          <w:rFonts w:cs="Arial"/>
          <w:noProof/>
        </w:rPr>
        <w:t>11</w:t>
      </w:r>
      <w:r w:rsidRPr="00794E4D">
        <w:rPr>
          <w:rFonts w:cs="Arial"/>
        </w:rPr>
        <w:fldChar w:fldCharType="end"/>
      </w:r>
      <w:r w:rsidRPr="00794E4D">
        <w:rPr>
          <w:rFonts w:cs="Arial"/>
        </w:rPr>
        <w:t>, Pre and post adjustment</w:t>
      </w:r>
      <w:r w:rsidRPr="00794E4D">
        <w:rPr>
          <w:rFonts w:cs="Arial"/>
          <w:bCs/>
          <w:cs/>
        </w:rPr>
        <w:t xml:space="preserve">: </w:t>
      </w:r>
      <w:r w:rsidRPr="00794E4D">
        <w:rPr>
          <w:rFonts w:cs="Arial"/>
        </w:rPr>
        <w:t>average movement and S</w:t>
      </w:r>
      <w:r w:rsidRPr="00794E4D">
        <w:rPr>
          <w:rFonts w:cs="Arial"/>
          <w:bCs/>
          <w:cs/>
        </w:rPr>
        <w:t>.</w:t>
      </w:r>
      <w:r w:rsidRPr="00794E4D">
        <w:rPr>
          <w:rFonts w:cs="Arial"/>
        </w:rPr>
        <w:t>D</w:t>
      </w:r>
      <w:r w:rsidRPr="00794E4D">
        <w:rPr>
          <w:rFonts w:cs="Arial"/>
          <w:bCs/>
          <w:cs/>
        </w:rPr>
        <w:t>.</w:t>
      </w:r>
    </w:p>
    <w:p w14:paraId="0301B539" w14:textId="77777777" w:rsidR="00C80CC3" w:rsidRPr="00794E4D" w:rsidRDefault="00C80CC3" w:rsidP="00C80CC3">
      <w:pPr>
        <w:spacing w:line="259" w:lineRule="auto"/>
        <w:rPr>
          <w:rFonts w:eastAsiaTheme="majorEastAsia" w:cs="Arial"/>
          <w:b/>
          <w:sz w:val="24"/>
          <w:szCs w:val="30"/>
        </w:rPr>
      </w:pPr>
      <w:r w:rsidRPr="00794E4D">
        <w:rPr>
          <w:rFonts w:cs="Arial"/>
          <w:szCs w:val="22"/>
          <w:cs/>
        </w:rPr>
        <w:br w:type="page"/>
      </w:r>
    </w:p>
    <w:p w14:paraId="7391F823" w14:textId="77777777" w:rsidR="00C80CC3" w:rsidRPr="00794E4D" w:rsidRDefault="00C80CC3" w:rsidP="00C80CC3">
      <w:pPr>
        <w:pStyle w:val="Heading3"/>
        <w:numPr>
          <w:ilvl w:val="2"/>
          <w:numId w:val="2"/>
        </w:numPr>
        <w:rPr>
          <w:rFonts w:cs="Arial"/>
        </w:rPr>
      </w:pPr>
      <w:r w:rsidRPr="00794E4D">
        <w:rPr>
          <w:rFonts w:cs="Arial"/>
        </w:rPr>
        <w:lastRenderedPageBreak/>
        <w:t xml:space="preserve">Generator matrix </w:t>
      </w:r>
      <m:oMath>
        <m:r>
          <m:rPr>
            <m:sty m:val="bi"/>
          </m:rPr>
          <w:rPr>
            <w:rFonts w:ascii="Cambria Math" w:hAnsi="Cambria Math" w:cs="Cambria Math" w:hint="cs"/>
            <w:szCs w:val="24"/>
            <w:cs/>
          </w:rPr>
          <m:t>Q</m:t>
        </m:r>
      </m:oMath>
    </w:p>
    <w:p w14:paraId="41E94BE8" w14:textId="77777777" w:rsidR="00C80CC3" w:rsidRPr="00794E4D" w:rsidRDefault="00C80CC3" w:rsidP="00C80CC3">
      <w:pPr>
        <w:rPr>
          <w:rFonts w:cs="Arial"/>
        </w:rPr>
      </w:pPr>
      <w:r w:rsidRPr="00794E4D">
        <w:rPr>
          <w:rFonts w:cs="Arial"/>
        </w:rPr>
        <w:t xml:space="preserve">This part will describe how to derive the generator matrix </w:t>
      </w:r>
      <m:oMath>
        <m:r>
          <w:rPr>
            <w:rFonts w:ascii="Cambria Math" w:hAnsi="Cambria Math" w:cs="Cambria Math" w:hint="cs"/>
            <w:szCs w:val="22"/>
            <w:cs/>
          </w:rPr>
          <m:t>Q</m:t>
        </m:r>
      </m:oMath>
      <w:r w:rsidRPr="00794E4D">
        <w:rPr>
          <w:rFonts w:cs="Arial"/>
        </w:rPr>
        <w:t xml:space="preserve"> as continuous time transition matrix from the matrix M </w:t>
      </w:r>
      <w:r w:rsidRPr="00794E4D">
        <w:rPr>
          <w:rFonts w:cs="Arial"/>
          <w:szCs w:val="22"/>
          <w:cs/>
        </w:rPr>
        <w:t>(</w:t>
      </w:r>
      <w:r w:rsidRPr="00794E4D">
        <w:rPr>
          <w:rFonts w:cs="Arial"/>
        </w:rPr>
        <w:t>the discrete matrix</w:t>
      </w:r>
      <w:r w:rsidRPr="00794E4D">
        <w:rPr>
          <w:rFonts w:cs="Arial"/>
          <w:szCs w:val="22"/>
          <w:cs/>
        </w:rPr>
        <w:t>)</w:t>
      </w:r>
      <w:r w:rsidRPr="00794E4D">
        <w:rPr>
          <w:rFonts w:cs="Arial"/>
        </w:rPr>
        <w:t xml:space="preserve"> within the acceptable range of error</w:t>
      </w:r>
      <w:r w:rsidRPr="00794E4D">
        <w:rPr>
          <w:rFonts w:cs="Arial"/>
          <w:szCs w:val="22"/>
          <w:cs/>
        </w:rPr>
        <w:t xml:space="preserve">. </w:t>
      </w:r>
      <w:r w:rsidRPr="00794E4D">
        <w:rPr>
          <w:rFonts w:cs="Arial"/>
        </w:rPr>
        <w:t>Please see the methodology review section on the property of the generator matrix</w:t>
      </w:r>
      <w:r w:rsidRPr="00794E4D">
        <w:rPr>
          <w:rFonts w:cs="Arial"/>
          <w:szCs w:val="22"/>
          <w:cs/>
        </w:rPr>
        <w:t>.</w:t>
      </w:r>
    </w:p>
    <w:p w14:paraId="2E11D122" w14:textId="77777777" w:rsidR="00C80CC3" w:rsidRPr="00794E4D" w:rsidRDefault="00C80CC3" w:rsidP="00C80CC3">
      <w:pPr>
        <w:rPr>
          <w:rFonts w:cs="Arial"/>
        </w:rPr>
      </w:pPr>
      <w:r w:rsidRPr="00794E4D">
        <w:rPr>
          <w:rFonts w:cs="Arial"/>
        </w:rPr>
        <w:t>We use a library in R called “ctmcd” and “expm” in order to transform matrix M to matrix Q</w:t>
      </w:r>
      <w:r w:rsidRPr="00794E4D">
        <w:rPr>
          <w:rFonts w:cs="Arial"/>
          <w:szCs w:val="22"/>
          <w:cs/>
        </w:rPr>
        <w:t xml:space="preserve">. </w:t>
      </w:r>
      <w:r w:rsidRPr="00794E4D">
        <w:rPr>
          <w:rFonts w:cs="Arial"/>
        </w:rPr>
        <w:t>More specifically,</w:t>
      </w:r>
      <w:r w:rsidRPr="00794E4D">
        <w:rPr>
          <w:rFonts w:cs="Arial"/>
          <w:szCs w:val="22"/>
          <w:cs/>
        </w:rPr>
        <w:t xml:space="preserve"> </w:t>
      </w:r>
      <w:r w:rsidRPr="00794E4D">
        <w:rPr>
          <w:rFonts w:cs="Arial"/>
        </w:rPr>
        <w:t>we choose “gmDA” function available in “ctmcd” library to find generator matrix Q</w:t>
      </w:r>
      <w:r w:rsidRPr="00794E4D">
        <w:rPr>
          <w:rFonts w:cs="Arial"/>
          <w:szCs w:val="22"/>
          <w:cs/>
        </w:rPr>
        <w:t xml:space="preserve"> </w:t>
      </w:r>
      <w:r w:rsidRPr="00794E4D">
        <w:rPr>
          <w:rFonts w:cs="Arial"/>
        </w:rPr>
        <w:t>and “expm” is the function to calculate Taylor series of matrix exponential</w:t>
      </w:r>
      <w:r w:rsidRPr="00794E4D">
        <w:rPr>
          <w:rFonts w:cs="Arial"/>
          <w:szCs w:val="22"/>
          <w:cs/>
        </w:rPr>
        <w:t xml:space="preserve">. </w:t>
      </w:r>
      <w:r w:rsidRPr="00794E4D">
        <w:rPr>
          <w:rFonts w:cs="Arial"/>
        </w:rPr>
        <w:t>In addition, we need to find the generator matrix Q such that it minimizes the error between the discrete matrix and the continuous time matrix</w:t>
      </w:r>
      <w:r w:rsidRPr="00794E4D">
        <w:rPr>
          <w:rFonts w:cs="Arial"/>
          <w:szCs w:val="22"/>
          <w:cs/>
        </w:rPr>
        <w:t xml:space="preserve"> (</w:t>
      </w:r>
      <w:r w:rsidRPr="00794E4D">
        <w:rPr>
          <w:rFonts w:cs="Arial"/>
        </w:rPr>
        <w:t>after exponential or natural logarithm</w:t>
      </w:r>
      <w:r w:rsidRPr="00794E4D">
        <w:rPr>
          <w:rFonts w:cs="Arial"/>
          <w:szCs w:val="22"/>
          <w:cs/>
        </w:rPr>
        <w:t>)</w:t>
      </w:r>
    </w:p>
    <w:p w14:paraId="7C90D49F" w14:textId="77777777" w:rsidR="00C80CC3" w:rsidRPr="00794E4D" w:rsidRDefault="004B1401" w:rsidP="00C80CC3">
      <w:pPr>
        <w:rPr>
          <w:rFonts w:eastAsiaTheme="minorEastAsia" w:cs="Arial"/>
        </w:rPr>
      </w:pPr>
      <m:oMathPara>
        <m:oMath>
          <m:sSub>
            <m:sSubPr>
              <m:ctrlPr>
                <w:rPr>
                  <w:rFonts w:ascii="Cambria Math" w:hAnsi="Cambria Math" w:cs="Arial"/>
                  <w:i/>
                </w:rPr>
              </m:ctrlPr>
            </m:sSubPr>
            <m:e>
              <m:d>
                <m:dPr>
                  <m:begChr m:val="‖"/>
                  <m:endChr m:val="‖"/>
                  <m:ctrlPr>
                    <w:rPr>
                      <w:rFonts w:ascii="Cambria Math" w:hAnsi="Cambria Math" w:cs="Arial"/>
                      <w:i/>
                    </w:rPr>
                  </m:ctrlPr>
                </m:dPr>
                <m:e>
                  <m:r>
                    <w:rPr>
                      <w:rFonts w:ascii="Cambria Math" w:hAnsi="Cambria Math" w:cs="Cambria Math" w:hint="cs"/>
                      <w:szCs w:val="22"/>
                      <w:cs/>
                    </w:rPr>
                    <m:t>M</m:t>
                  </m:r>
                  <m:r>
                    <w:rPr>
                      <w:rFonts w:ascii="Cambria Math" w:hAnsi="Cambria Math" w:cs="Arial"/>
                      <w:szCs w:val="22"/>
                      <w:cs/>
                    </w:rPr>
                    <m:t>-</m:t>
                  </m:r>
                  <m:func>
                    <m:funcPr>
                      <m:ctrlPr>
                        <w:rPr>
                          <w:rFonts w:ascii="Cambria Math" w:hAnsi="Cambria Math" w:cs="Arial"/>
                          <w:i/>
                        </w:rPr>
                      </m:ctrlPr>
                    </m:funcPr>
                    <m:fName>
                      <m:r>
                        <m:rPr>
                          <m:sty m:val="p"/>
                        </m:rPr>
                        <w:rPr>
                          <w:rFonts w:ascii="Cambria Math" w:hAnsi="Cambria Math" w:cs="Arial"/>
                        </w:rPr>
                        <m:t>exp</m:t>
                      </m:r>
                    </m:fName>
                    <m:e>
                      <m:d>
                        <m:dPr>
                          <m:ctrlPr>
                            <w:rPr>
                              <w:rFonts w:ascii="Cambria Math" w:hAnsi="Cambria Math" w:cs="Arial"/>
                              <w:i/>
                            </w:rPr>
                          </m:ctrlPr>
                        </m:dPr>
                        <m:e>
                          <m:r>
                            <w:rPr>
                              <w:rFonts w:ascii="Cambria Math" w:hAnsi="Cambria Math" w:cs="Cambria Math" w:hint="cs"/>
                              <w:szCs w:val="22"/>
                              <w:cs/>
                            </w:rPr>
                            <m:t>Q</m:t>
                          </m:r>
                        </m:e>
                      </m:d>
                    </m:e>
                  </m:func>
                </m:e>
              </m:d>
            </m:e>
            <m:sub>
              <m:r>
                <w:rPr>
                  <w:rFonts w:ascii="Cambria Math" w:hAnsi="Cambria Math" w:cs="Arial"/>
                </w:rPr>
                <m:t>2</m:t>
              </m:r>
            </m:sub>
          </m:sSub>
          <m:r>
            <w:rPr>
              <w:rFonts w:ascii="Cambria Math" w:hAnsi="Cambria Math" w:cs="Arial"/>
              <w:szCs w:val="22"/>
              <w:cs/>
            </w:rPr>
            <m:t>=</m:t>
          </m:r>
          <m:rad>
            <m:radPr>
              <m:degHide m:val="1"/>
              <m:ctrlPr>
                <w:rPr>
                  <w:rFonts w:ascii="Cambria Math" w:hAnsi="Cambria Math" w:cs="Arial"/>
                  <w:i/>
                </w:rPr>
              </m:ctrlPr>
            </m:radPr>
            <m:deg/>
            <m:e>
              <m:nary>
                <m:naryPr>
                  <m:chr m:val="∑"/>
                  <m:limLoc m:val="undOvr"/>
                  <m:ctrlPr>
                    <w:rPr>
                      <w:rFonts w:ascii="Cambria Math" w:hAnsi="Cambria Math" w:cs="Arial"/>
                      <w:i/>
                    </w:rPr>
                  </m:ctrlPr>
                </m:naryPr>
                <m:sub>
                  <m:r>
                    <w:rPr>
                      <w:rFonts w:ascii="Cambria Math" w:hAnsi="Cambria Math" w:cs="Cambria Math" w:hint="cs"/>
                      <w:szCs w:val="22"/>
                      <w:cs/>
                    </w:rPr>
                    <m:t>i</m:t>
                  </m:r>
                  <m:r>
                    <w:rPr>
                      <w:rFonts w:ascii="Cambria Math" w:hAnsi="Cambria Math" w:cs="Arial"/>
                      <w:szCs w:val="22"/>
                      <w:cs/>
                    </w:rPr>
                    <m:t>=</m:t>
                  </m:r>
                  <m:r>
                    <w:rPr>
                      <w:rFonts w:ascii="Cambria Math" w:hAnsi="Cambria Math" w:cs="Arial"/>
                    </w:rPr>
                    <m:t>1</m:t>
                  </m:r>
                </m:sub>
                <m:sup>
                  <m:r>
                    <w:rPr>
                      <w:rFonts w:ascii="Cambria Math" w:hAnsi="Cambria Math" w:cs="Cambria Math" w:hint="cs"/>
                      <w:szCs w:val="22"/>
                      <w:cs/>
                    </w:rPr>
                    <m:t>N</m:t>
                  </m:r>
                </m:sup>
                <m:e>
                  <m:nary>
                    <m:naryPr>
                      <m:chr m:val="∑"/>
                      <m:limLoc m:val="undOvr"/>
                      <m:ctrlPr>
                        <w:rPr>
                          <w:rFonts w:ascii="Cambria Math" w:hAnsi="Cambria Math" w:cs="Arial"/>
                          <w:i/>
                        </w:rPr>
                      </m:ctrlPr>
                    </m:naryPr>
                    <m:sub>
                      <m:r>
                        <w:rPr>
                          <w:rFonts w:ascii="Cambria Math" w:hAnsi="Cambria Math" w:cs="Cambria Math" w:hint="cs"/>
                          <w:szCs w:val="22"/>
                          <w:cs/>
                        </w:rPr>
                        <m:t>j</m:t>
                      </m:r>
                      <m:r>
                        <w:rPr>
                          <w:rFonts w:ascii="Cambria Math" w:hAnsi="Cambria Math" w:cs="Arial"/>
                          <w:szCs w:val="22"/>
                          <w:cs/>
                        </w:rPr>
                        <m:t>=</m:t>
                      </m:r>
                      <m:r>
                        <w:rPr>
                          <w:rFonts w:ascii="Cambria Math" w:hAnsi="Cambria Math" w:cs="Arial"/>
                        </w:rPr>
                        <m:t>1</m:t>
                      </m:r>
                    </m:sub>
                    <m:sup>
                      <m:r>
                        <w:rPr>
                          <w:rFonts w:ascii="Cambria Math" w:hAnsi="Cambria Math" w:cs="Cambria Math" w:hint="cs"/>
                          <w:szCs w:val="22"/>
                          <w:cs/>
                        </w:rPr>
                        <m:t>N</m:t>
                      </m:r>
                    </m:sup>
                    <m:e>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Cambria Math" w:hint="cs"/>
                                      <w:szCs w:val="22"/>
                                      <w:cs/>
                                    </w:rPr>
                                    <m:t>p</m:t>
                                  </m:r>
                                </m:e>
                                <m:sub>
                                  <m:r>
                                    <w:rPr>
                                      <w:rFonts w:ascii="Cambria Math" w:hAnsi="Cambria Math" w:cs="Cambria Math" w:hint="cs"/>
                                      <w:szCs w:val="22"/>
                                      <w:cs/>
                                    </w:rPr>
                                    <m:t>i</m:t>
                                  </m:r>
                                  <m:r>
                                    <w:rPr>
                                      <w:rFonts w:ascii="Cambria Math" w:hAnsi="Cambria Math" w:cs="Arial"/>
                                    </w:rPr>
                                    <m:t>,</m:t>
                                  </m:r>
                                  <m:r>
                                    <w:rPr>
                                      <w:rFonts w:ascii="Cambria Math" w:hAnsi="Cambria Math" w:cs="Cambria Math" w:hint="cs"/>
                                      <w:szCs w:val="22"/>
                                      <w:cs/>
                                    </w:rPr>
                                    <m:t>j</m:t>
                                  </m:r>
                                </m:sub>
                              </m:sSub>
                              <m:r>
                                <w:rPr>
                                  <w:rFonts w:ascii="Cambria Math" w:hAnsi="Cambria Math" w:cs="Arial"/>
                                  <w:szCs w:val="22"/>
                                  <w:cs/>
                                </w:rPr>
                                <m:t>-</m:t>
                              </m:r>
                              <m:sSub>
                                <m:sSubPr>
                                  <m:ctrlPr>
                                    <w:rPr>
                                      <w:rFonts w:ascii="Cambria Math" w:hAnsi="Cambria Math" w:cs="Arial"/>
                                    </w:rPr>
                                  </m:ctrlPr>
                                </m:sSubPr>
                                <m:e>
                                  <m:r>
                                    <w:rPr>
                                      <w:rFonts w:ascii="Cambria Math" w:hAnsi="Cambria Math" w:cs="Cambria Math" w:hint="cs"/>
                                      <w:szCs w:val="22"/>
                                      <w:cs/>
                                    </w:rPr>
                                    <m:t>λ</m:t>
                                  </m:r>
                                </m:e>
                                <m:sub>
                                  <m:r>
                                    <m:rPr>
                                      <m:sty m:val="p"/>
                                    </m:rPr>
                                    <w:rPr>
                                      <w:rFonts w:ascii="Cambria Math" w:hAnsi="Cambria Math" w:cs="Arial"/>
                                    </w:rPr>
                                    <m:t>i,j</m:t>
                                  </m:r>
                                </m:sub>
                              </m:sSub>
                            </m:e>
                          </m:d>
                        </m:e>
                        <m:sup>
                          <m:r>
                            <w:rPr>
                              <w:rFonts w:ascii="Cambria Math" w:hAnsi="Cambria Math" w:cs="Arial"/>
                            </w:rPr>
                            <m:t>2</m:t>
                          </m:r>
                        </m:sup>
                      </m:sSup>
                    </m:e>
                  </m:nary>
                </m:e>
              </m:nary>
            </m:e>
          </m:rad>
          <m:r>
            <w:rPr>
              <w:rFonts w:ascii="Cambria Math" w:hAnsi="Cambria Math" w:cs="Arial"/>
            </w:rPr>
            <m:t>&lt;</m:t>
          </m:r>
          <m:r>
            <w:rPr>
              <w:rFonts w:ascii="Cambria Math" w:hAnsi="Cambria Math" w:cs="Cambria Math" w:hint="cs"/>
              <w:szCs w:val="22"/>
              <w:cs/>
            </w:rPr>
            <m:t>ε</m:t>
          </m:r>
        </m:oMath>
      </m:oMathPara>
    </w:p>
    <w:p w14:paraId="5B39DEB5" w14:textId="77777777" w:rsidR="00C80CC3" w:rsidRPr="00794E4D" w:rsidRDefault="00C80CC3" w:rsidP="00C80CC3">
      <w:pPr>
        <w:rPr>
          <w:rFonts w:cs="Arial"/>
        </w:rPr>
      </w:pPr>
      <w:r w:rsidRPr="00794E4D">
        <w:rPr>
          <w:rFonts w:eastAsiaTheme="minorEastAsia" w:cs="Arial"/>
        </w:rPr>
        <w:t xml:space="preserve">Where </w:t>
      </w:r>
      <m:oMath>
        <m:r>
          <w:rPr>
            <w:rFonts w:ascii="Cambria Math" w:eastAsiaTheme="minorEastAsia" w:hAnsi="Cambria Math" w:cs="Cambria Math" w:hint="cs"/>
            <w:szCs w:val="22"/>
            <w:cs/>
          </w:rPr>
          <m:t>ε</m:t>
        </m:r>
        <m:r>
          <w:rPr>
            <w:rFonts w:ascii="Cambria Math" w:eastAsiaTheme="minorEastAsia" w:hAnsi="Cambria Math" w:cs="Arial"/>
          </w:rPr>
          <m:t>&lt;1×</m:t>
        </m:r>
        <m:sSup>
          <m:sSupPr>
            <m:ctrlPr>
              <w:rPr>
                <w:rFonts w:ascii="Cambria Math" w:eastAsiaTheme="minorEastAsia" w:hAnsi="Cambria Math" w:cs="Arial"/>
                <w:i/>
              </w:rPr>
            </m:ctrlPr>
          </m:sSupPr>
          <m:e>
            <m:r>
              <w:rPr>
                <w:rFonts w:ascii="Cambria Math" w:eastAsiaTheme="minorEastAsia" w:hAnsi="Cambria Math" w:cs="Arial"/>
              </w:rPr>
              <m:t>10</m:t>
            </m:r>
          </m:e>
          <m:sup>
            <m:r>
              <w:rPr>
                <w:rFonts w:ascii="Cambria Math" w:eastAsiaTheme="minorEastAsia" w:hAnsi="Cambria Math" w:cs="Arial"/>
                <w:szCs w:val="22"/>
                <w:cs/>
              </w:rPr>
              <m:t>-</m:t>
            </m:r>
            <m:r>
              <w:rPr>
                <w:rFonts w:ascii="Cambria Math" w:eastAsiaTheme="minorEastAsia" w:hAnsi="Cambria Math" w:cs="Arial"/>
              </w:rPr>
              <m:t>4</m:t>
            </m:r>
          </m:sup>
        </m:sSup>
      </m:oMath>
      <w:r w:rsidRPr="00794E4D">
        <w:rPr>
          <w:rFonts w:eastAsiaTheme="minorEastAsia" w:cs="Arial"/>
        </w:rPr>
        <w:t xml:space="preserve"> is our acceptable level of </w:t>
      </w:r>
      <w:proofErr w:type="gramStart"/>
      <w:r w:rsidRPr="00794E4D">
        <w:rPr>
          <w:rFonts w:eastAsiaTheme="minorEastAsia" w:cs="Arial"/>
        </w:rPr>
        <w:t>error</w:t>
      </w:r>
      <w:proofErr w:type="gramEnd"/>
    </w:p>
    <w:p w14:paraId="5621A4D6" w14:textId="77777777" w:rsidR="00C80CC3" w:rsidRPr="00794E4D" w:rsidRDefault="00C80CC3" w:rsidP="00C80CC3">
      <w:pPr>
        <w:rPr>
          <w:rFonts w:eastAsiaTheme="minorEastAsia" w:cs="Arial"/>
        </w:rPr>
      </w:pPr>
      <w:r w:rsidRPr="00794E4D">
        <w:rPr>
          <w:rFonts w:cs="Arial"/>
        </w:rPr>
        <w:t>With the default “gmDA” function, we obtain the following value of the objective function</w:t>
      </w:r>
      <w:r w:rsidRPr="00794E4D">
        <w:rPr>
          <w:rFonts w:cs="Arial"/>
          <w:szCs w:val="22"/>
          <w:cs/>
        </w:rPr>
        <w:t xml:space="preserve">: </w:t>
      </w:r>
      <w:r w:rsidRPr="00794E4D">
        <w:rPr>
          <w:rFonts w:cs="Arial"/>
        </w:rPr>
        <w:t>0</w:t>
      </w:r>
      <w:r w:rsidRPr="00794E4D">
        <w:rPr>
          <w:rFonts w:cs="Arial"/>
          <w:szCs w:val="22"/>
          <w:cs/>
        </w:rPr>
        <w:t>.</w:t>
      </w:r>
      <w:r w:rsidRPr="00794E4D">
        <w:rPr>
          <w:rFonts w:cs="Arial"/>
        </w:rPr>
        <w:t>00285 which is intolerable</w:t>
      </w:r>
      <w:r w:rsidRPr="00794E4D">
        <w:rPr>
          <w:rFonts w:cs="Arial"/>
          <w:szCs w:val="22"/>
          <w:cs/>
        </w:rPr>
        <w:t xml:space="preserve">. </w:t>
      </w:r>
      <w:r w:rsidRPr="00794E4D">
        <w:rPr>
          <w:rFonts w:cs="Arial"/>
        </w:rPr>
        <w:t xml:space="preserve">In order to reduce this error, we use a scaling matrix </w:t>
      </w:r>
      <m:oMath>
        <m:r>
          <w:rPr>
            <w:rFonts w:ascii="Cambria Math" w:hAnsi="Cambria Math" w:cs="Cambria Math" w:hint="cs"/>
            <w:szCs w:val="22"/>
            <w:cs/>
          </w:rPr>
          <m:t>A</m:t>
        </m:r>
      </m:oMath>
      <w:r w:rsidRPr="00794E4D">
        <w:rPr>
          <w:rFonts w:eastAsiaTheme="minorEastAsia" w:cs="Arial"/>
          <w:szCs w:val="22"/>
          <w:cs/>
        </w:rPr>
        <w:t xml:space="preserve"> (</w:t>
      </w:r>
      <w:r w:rsidRPr="00794E4D">
        <w:rPr>
          <w:rFonts w:eastAsiaTheme="minorEastAsia" w:cs="Arial"/>
        </w:rPr>
        <w:t>a diagonal matrix</w:t>
      </w:r>
      <w:r w:rsidRPr="00794E4D">
        <w:rPr>
          <w:rFonts w:eastAsiaTheme="minorEastAsia" w:cs="Arial"/>
          <w:szCs w:val="22"/>
          <w:cs/>
        </w:rPr>
        <w:t xml:space="preserve">) </w:t>
      </w:r>
      <w:r w:rsidRPr="00794E4D">
        <w:rPr>
          <w:rFonts w:eastAsiaTheme="minorEastAsia" w:cs="Arial"/>
        </w:rPr>
        <w:t>to adjust the generators slightly</w:t>
      </w:r>
      <w:r w:rsidRPr="00794E4D">
        <w:rPr>
          <w:rFonts w:eastAsiaTheme="minorEastAsia" w:cs="Arial"/>
          <w:szCs w:val="22"/>
          <w:cs/>
        </w:rPr>
        <w:t>.</w:t>
      </w:r>
    </w:p>
    <w:p w14:paraId="63BD92D6" w14:textId="77777777" w:rsidR="00C80CC3" w:rsidRPr="00794E4D" w:rsidRDefault="00C80CC3" w:rsidP="00C80CC3">
      <w:pPr>
        <w:rPr>
          <w:rFonts w:eastAsiaTheme="minorEastAsia" w:cs="Arial"/>
        </w:rPr>
      </w:pPr>
      <m:oMathPara>
        <m:oMath>
          <m:r>
            <w:rPr>
              <w:rFonts w:ascii="Cambria Math" w:hAnsi="Cambria Math" w:cs="Cambria Math" w:hint="cs"/>
              <w:szCs w:val="22"/>
              <w:cs/>
            </w:rPr>
            <m:t>A</m:t>
          </m:r>
          <m:r>
            <w:rPr>
              <w:rFonts w:ascii="Cambria Math" w:hAnsi="Cambria Math" w:cs="Arial"/>
              <w:szCs w:val="22"/>
              <w:cs/>
            </w:rPr>
            <m:t>=</m:t>
          </m:r>
          <m:d>
            <m:dPr>
              <m:begChr m:val="["/>
              <m:endChr m:val="]"/>
              <m:ctrlPr>
                <w:rPr>
                  <w:rFonts w:ascii="Cambria Math" w:hAnsi="Cambria Math" w:cs="Arial"/>
                  <w:i/>
                </w:rPr>
              </m:ctrlPr>
            </m:dPr>
            <m:e>
              <m:d>
                <m:dPr>
                  <m:ctrlPr>
                    <w:rPr>
                      <w:rFonts w:ascii="Cambria Math" w:hAnsi="Cambria Math" w:cs="Arial"/>
                      <w:i/>
                    </w:rPr>
                  </m:ctrlPr>
                </m:dPr>
                <m:e>
                  <m:m>
                    <m:mPr>
                      <m:mcs>
                        <m:mc>
                          <m:mcPr>
                            <m:count m:val="3"/>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Cambria Math" w:hint="cs"/>
                                <w:szCs w:val="22"/>
                                <w:cs/>
                              </w:rPr>
                              <m:t>a</m:t>
                            </m:r>
                          </m:e>
                          <m:sub>
                            <m:r>
                              <w:rPr>
                                <w:rFonts w:ascii="Cambria Math" w:hAnsi="Cambria Math" w:cs="Arial"/>
                              </w:rPr>
                              <m:t>1,1</m:t>
                            </m:r>
                          </m:sub>
                        </m:sSub>
                      </m:e>
                      <m:e>
                        <m:r>
                          <w:rPr>
                            <w:rFonts w:ascii="Cambria Math" w:hAnsi="Cambria Math" w:cs="Arial"/>
                          </w:rPr>
                          <m:t>⋯</m:t>
                        </m:r>
                      </m:e>
                      <m:e>
                        <m:r>
                          <w:rPr>
                            <w:rFonts w:ascii="Cambria Math" w:hAnsi="Cambria Math" w:cs="Arial"/>
                          </w:rPr>
                          <m:t>0</m:t>
                        </m:r>
                      </m:e>
                    </m:mr>
                    <m:mr>
                      <m:e>
                        <m:r>
                          <w:rPr>
                            <w:rFonts w:ascii="Cambria Math" w:hAnsi="Cambria Math" w:cs="Arial"/>
                          </w:rPr>
                          <m:t>⋮</m:t>
                        </m:r>
                      </m:e>
                      <m:e>
                        <m:r>
                          <w:rPr>
                            <w:rFonts w:ascii="Cambria Math" w:hAnsi="Cambria Math" w:cs="Arial"/>
                          </w:rPr>
                          <m:t>⋱</m:t>
                        </m:r>
                      </m:e>
                      <m:e>
                        <m:r>
                          <w:rPr>
                            <w:rFonts w:ascii="Cambria Math" w:hAnsi="Cambria Math" w:cs="Arial"/>
                          </w:rPr>
                          <m:t>⋮</m:t>
                        </m:r>
                      </m:e>
                    </m:mr>
                    <m:mr>
                      <m:e>
                        <m:r>
                          <w:rPr>
                            <w:rFonts w:ascii="Cambria Math" w:hAnsi="Cambria Math" w:cs="Arial"/>
                          </w:rPr>
                          <m:t>0</m:t>
                        </m:r>
                      </m:e>
                      <m:e>
                        <m:r>
                          <w:rPr>
                            <w:rFonts w:ascii="Cambria Math" w:hAnsi="Cambria Math" w:cs="Arial"/>
                          </w:rPr>
                          <m:t>⋯</m:t>
                        </m:r>
                      </m:e>
                      <m:e>
                        <m:sSub>
                          <m:sSubPr>
                            <m:ctrlPr>
                              <w:rPr>
                                <w:rFonts w:ascii="Cambria Math" w:hAnsi="Cambria Math" w:cs="Arial"/>
                                <w:i/>
                              </w:rPr>
                            </m:ctrlPr>
                          </m:sSubPr>
                          <m:e>
                            <m:r>
                              <w:rPr>
                                <w:rFonts w:ascii="Cambria Math" w:hAnsi="Cambria Math" w:cs="Cambria Math" w:hint="cs"/>
                                <w:szCs w:val="22"/>
                                <w:cs/>
                              </w:rPr>
                              <m:t>a</m:t>
                            </m:r>
                          </m:e>
                          <m:sub>
                            <m:r>
                              <w:rPr>
                                <w:rFonts w:ascii="Cambria Math" w:hAnsi="Cambria Math" w:cs="Cambria Math" w:hint="cs"/>
                                <w:szCs w:val="22"/>
                                <w:cs/>
                              </w:rPr>
                              <m:t>N</m:t>
                            </m:r>
                            <m:r>
                              <w:rPr>
                                <w:rFonts w:ascii="Cambria Math" w:hAnsi="Cambria Math" w:cs="Arial"/>
                              </w:rPr>
                              <m:t>,</m:t>
                            </m:r>
                            <m:r>
                              <w:rPr>
                                <w:rFonts w:ascii="Cambria Math" w:hAnsi="Cambria Math" w:cs="Cambria Math" w:hint="cs"/>
                                <w:szCs w:val="22"/>
                                <w:cs/>
                              </w:rPr>
                              <m:t>N</m:t>
                            </m:r>
                          </m:sub>
                        </m:sSub>
                      </m:e>
                    </m:mr>
                  </m:m>
                </m:e>
              </m:d>
            </m:e>
          </m:d>
        </m:oMath>
      </m:oMathPara>
    </w:p>
    <w:p w14:paraId="7AB70790" w14:textId="77777777" w:rsidR="00C80CC3" w:rsidRPr="00794E4D" w:rsidRDefault="00C80CC3" w:rsidP="00C80CC3">
      <w:pPr>
        <w:rPr>
          <w:rFonts w:eastAsiaTheme="minorEastAsia" w:cs="Arial"/>
        </w:rPr>
      </w:pPr>
      <w:r w:rsidRPr="00794E4D">
        <w:rPr>
          <w:rFonts w:eastAsiaTheme="minorEastAsia" w:cs="Arial"/>
        </w:rPr>
        <w:t>The new objective function becomes</w:t>
      </w:r>
    </w:p>
    <w:p w14:paraId="5AAA07C3" w14:textId="77777777" w:rsidR="00C80CC3" w:rsidRPr="00794E4D" w:rsidRDefault="004B1401" w:rsidP="00C80CC3">
      <w:pPr>
        <w:rPr>
          <w:rFonts w:eastAsiaTheme="minorEastAsia" w:cs="Arial"/>
        </w:rPr>
      </w:pPr>
      <m:oMathPara>
        <m:oMath>
          <m:sSub>
            <m:sSubPr>
              <m:ctrlPr>
                <w:rPr>
                  <w:rFonts w:ascii="Cambria Math" w:hAnsi="Cambria Math" w:cs="Arial"/>
                  <w:i/>
                </w:rPr>
              </m:ctrlPr>
            </m:sSubPr>
            <m:e>
              <m:d>
                <m:dPr>
                  <m:begChr m:val="‖"/>
                  <m:endChr m:val="‖"/>
                  <m:ctrlPr>
                    <w:rPr>
                      <w:rFonts w:ascii="Cambria Math" w:hAnsi="Cambria Math" w:cs="Arial"/>
                      <w:i/>
                    </w:rPr>
                  </m:ctrlPr>
                </m:dPr>
                <m:e>
                  <m:r>
                    <w:rPr>
                      <w:rFonts w:ascii="Cambria Math" w:hAnsi="Cambria Math" w:cs="Cambria Math" w:hint="cs"/>
                      <w:szCs w:val="22"/>
                      <w:cs/>
                    </w:rPr>
                    <m:t>M</m:t>
                  </m:r>
                  <m:r>
                    <w:rPr>
                      <w:rFonts w:ascii="Cambria Math" w:hAnsi="Cambria Math" w:cs="Arial"/>
                      <w:szCs w:val="22"/>
                      <w:cs/>
                    </w:rPr>
                    <m:t>-</m:t>
                  </m:r>
                  <m:func>
                    <m:funcPr>
                      <m:ctrlPr>
                        <w:rPr>
                          <w:rFonts w:ascii="Cambria Math" w:hAnsi="Cambria Math" w:cs="Arial"/>
                          <w:i/>
                        </w:rPr>
                      </m:ctrlPr>
                    </m:funcPr>
                    <m:fName>
                      <m:r>
                        <m:rPr>
                          <m:sty m:val="p"/>
                        </m:rPr>
                        <w:rPr>
                          <w:rFonts w:ascii="Cambria Math" w:hAnsi="Cambria Math" w:cs="Arial"/>
                        </w:rPr>
                        <m:t>exp</m:t>
                      </m:r>
                    </m:fName>
                    <m:e>
                      <m:d>
                        <m:dPr>
                          <m:ctrlPr>
                            <w:rPr>
                              <w:rFonts w:ascii="Cambria Math" w:hAnsi="Cambria Math" w:cs="Arial"/>
                              <w:i/>
                            </w:rPr>
                          </m:ctrlPr>
                        </m:dPr>
                        <m:e>
                          <m:r>
                            <w:rPr>
                              <w:rFonts w:ascii="Cambria Math" w:hAnsi="Cambria Math" w:cs="Cambria Math" w:hint="cs"/>
                              <w:szCs w:val="22"/>
                              <w:cs/>
                            </w:rPr>
                            <m:t>Q</m:t>
                          </m:r>
                        </m:e>
                      </m:d>
                    </m:e>
                  </m:func>
                </m:e>
              </m:d>
            </m:e>
            <m:sub>
              <m:r>
                <w:rPr>
                  <w:rFonts w:ascii="Cambria Math" w:hAnsi="Cambria Math" w:cs="Arial"/>
                </w:rPr>
                <m:t>2</m:t>
              </m:r>
            </m:sub>
          </m:sSub>
          <m:r>
            <w:rPr>
              <w:rFonts w:ascii="Cambria Math" w:hAnsi="Cambria Math" w:cs="Arial"/>
              <w:szCs w:val="22"/>
              <w:cs/>
            </w:rPr>
            <m:t>=</m:t>
          </m:r>
          <m:rad>
            <m:radPr>
              <m:degHide m:val="1"/>
              <m:ctrlPr>
                <w:rPr>
                  <w:rFonts w:ascii="Cambria Math" w:hAnsi="Cambria Math" w:cs="Arial"/>
                  <w:i/>
                </w:rPr>
              </m:ctrlPr>
            </m:radPr>
            <m:deg/>
            <m:e>
              <m:nary>
                <m:naryPr>
                  <m:chr m:val="∑"/>
                  <m:limLoc m:val="undOvr"/>
                  <m:ctrlPr>
                    <w:rPr>
                      <w:rFonts w:ascii="Cambria Math" w:hAnsi="Cambria Math" w:cs="Arial"/>
                      <w:i/>
                    </w:rPr>
                  </m:ctrlPr>
                </m:naryPr>
                <m:sub>
                  <m:r>
                    <w:rPr>
                      <w:rFonts w:ascii="Cambria Math" w:hAnsi="Cambria Math" w:cs="Cambria Math" w:hint="cs"/>
                      <w:szCs w:val="22"/>
                      <w:cs/>
                    </w:rPr>
                    <m:t>i</m:t>
                  </m:r>
                  <m:r>
                    <w:rPr>
                      <w:rFonts w:ascii="Cambria Math" w:hAnsi="Cambria Math" w:cs="Arial"/>
                      <w:szCs w:val="22"/>
                      <w:cs/>
                    </w:rPr>
                    <m:t>=</m:t>
                  </m:r>
                  <m:r>
                    <w:rPr>
                      <w:rFonts w:ascii="Cambria Math" w:hAnsi="Cambria Math" w:cs="Arial"/>
                    </w:rPr>
                    <m:t>1</m:t>
                  </m:r>
                </m:sub>
                <m:sup>
                  <m:r>
                    <w:rPr>
                      <w:rFonts w:ascii="Cambria Math" w:hAnsi="Cambria Math" w:cs="Cambria Math" w:hint="cs"/>
                      <w:szCs w:val="22"/>
                      <w:cs/>
                    </w:rPr>
                    <m:t>N</m:t>
                  </m:r>
                </m:sup>
                <m:e>
                  <m:nary>
                    <m:naryPr>
                      <m:chr m:val="∑"/>
                      <m:limLoc m:val="undOvr"/>
                      <m:ctrlPr>
                        <w:rPr>
                          <w:rFonts w:ascii="Cambria Math" w:hAnsi="Cambria Math" w:cs="Arial"/>
                          <w:i/>
                        </w:rPr>
                      </m:ctrlPr>
                    </m:naryPr>
                    <m:sub>
                      <m:r>
                        <w:rPr>
                          <w:rFonts w:ascii="Cambria Math" w:hAnsi="Cambria Math" w:cs="Cambria Math" w:hint="cs"/>
                          <w:szCs w:val="22"/>
                          <w:cs/>
                        </w:rPr>
                        <m:t>j</m:t>
                      </m:r>
                      <m:r>
                        <w:rPr>
                          <w:rFonts w:ascii="Cambria Math" w:hAnsi="Cambria Math" w:cs="Arial"/>
                          <w:szCs w:val="22"/>
                          <w:cs/>
                        </w:rPr>
                        <m:t>=</m:t>
                      </m:r>
                      <m:r>
                        <w:rPr>
                          <w:rFonts w:ascii="Cambria Math" w:hAnsi="Cambria Math" w:cs="Arial"/>
                        </w:rPr>
                        <m:t>1</m:t>
                      </m:r>
                    </m:sub>
                    <m:sup>
                      <m:r>
                        <w:rPr>
                          <w:rFonts w:ascii="Cambria Math" w:hAnsi="Cambria Math" w:cs="Cambria Math" w:hint="cs"/>
                          <w:szCs w:val="22"/>
                          <w:cs/>
                        </w:rPr>
                        <m:t>N</m:t>
                      </m:r>
                    </m:sup>
                    <m:e>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Cambria Math" w:hint="cs"/>
                                      <w:szCs w:val="22"/>
                                      <w:cs/>
                                    </w:rPr>
                                    <m:t>p</m:t>
                                  </m:r>
                                </m:e>
                                <m:sub>
                                  <m:r>
                                    <w:rPr>
                                      <w:rFonts w:ascii="Cambria Math" w:hAnsi="Cambria Math" w:cs="Cambria Math" w:hint="cs"/>
                                      <w:szCs w:val="22"/>
                                      <w:cs/>
                                    </w:rPr>
                                    <m:t>i</m:t>
                                  </m:r>
                                  <m:r>
                                    <w:rPr>
                                      <w:rFonts w:ascii="Cambria Math" w:hAnsi="Cambria Math" w:cs="Arial"/>
                                    </w:rPr>
                                    <m:t>,</m:t>
                                  </m:r>
                                  <m:r>
                                    <w:rPr>
                                      <w:rFonts w:ascii="Cambria Math" w:hAnsi="Cambria Math" w:cs="Cambria Math" w:hint="cs"/>
                                      <w:szCs w:val="22"/>
                                      <w:cs/>
                                    </w:rPr>
                                    <m:t>j</m:t>
                                  </m:r>
                                </m:sub>
                              </m:sSub>
                              <m:r>
                                <w:rPr>
                                  <w:rFonts w:ascii="Cambria Math" w:hAnsi="Cambria Math" w:cs="Arial"/>
                                  <w:szCs w:val="22"/>
                                  <w:cs/>
                                </w:rPr>
                                <m:t>-</m:t>
                              </m:r>
                              <m:sSub>
                                <m:sSubPr>
                                  <m:ctrlPr>
                                    <w:rPr>
                                      <w:rFonts w:ascii="Cambria Math" w:hAnsi="Cambria Math" w:cs="Arial"/>
                                    </w:rPr>
                                  </m:ctrlPr>
                                </m:sSubPr>
                                <m:e>
                                  <m:sSub>
                                    <m:sSubPr>
                                      <m:ctrlPr>
                                        <w:rPr>
                                          <w:rFonts w:ascii="Cambria Math" w:hAnsi="Cambria Math" w:cs="Arial"/>
                                          <w:i/>
                                          <w:iCs/>
                                        </w:rPr>
                                      </m:ctrlPr>
                                    </m:sSubPr>
                                    <m:e>
                                      <m:r>
                                        <w:rPr>
                                          <w:rFonts w:ascii="Cambria Math" w:hAnsi="Cambria Math" w:cs="Cambria Math" w:hint="cs"/>
                                          <w:szCs w:val="22"/>
                                          <w:cs/>
                                        </w:rPr>
                                        <m:t>a</m:t>
                                      </m:r>
                                    </m:e>
                                    <m:sub>
                                      <m:r>
                                        <w:rPr>
                                          <w:rFonts w:ascii="Cambria Math" w:hAnsi="Cambria Math" w:cs="Cambria Math" w:hint="cs"/>
                                          <w:szCs w:val="22"/>
                                          <w:cs/>
                                        </w:rPr>
                                        <m:t>i</m:t>
                                      </m:r>
                                      <m:r>
                                        <w:rPr>
                                          <w:rFonts w:ascii="Cambria Math" w:hAnsi="Cambria Math" w:cs="Arial"/>
                                        </w:rPr>
                                        <m:t>,</m:t>
                                      </m:r>
                                      <m:r>
                                        <w:rPr>
                                          <w:rFonts w:ascii="Cambria Math" w:hAnsi="Cambria Math" w:cs="Cambria Math" w:hint="cs"/>
                                          <w:szCs w:val="22"/>
                                          <w:cs/>
                                        </w:rPr>
                                        <m:t>i</m:t>
                                      </m:r>
                                    </m:sub>
                                  </m:sSub>
                                  <m:r>
                                    <w:rPr>
                                      <w:rFonts w:ascii="Cambria Math" w:hAnsi="Cambria Math" w:cs="Cambria Math" w:hint="cs"/>
                                      <w:szCs w:val="22"/>
                                      <w:cs/>
                                    </w:rPr>
                                    <m:t>λ</m:t>
                                  </m:r>
                                </m:e>
                                <m:sub>
                                  <m:r>
                                    <m:rPr>
                                      <m:sty m:val="p"/>
                                    </m:rPr>
                                    <w:rPr>
                                      <w:rFonts w:ascii="Cambria Math" w:hAnsi="Cambria Math" w:cs="Arial"/>
                                    </w:rPr>
                                    <m:t>i,j</m:t>
                                  </m:r>
                                </m:sub>
                              </m:sSub>
                            </m:e>
                          </m:d>
                        </m:e>
                        <m:sup>
                          <m:r>
                            <w:rPr>
                              <w:rFonts w:ascii="Cambria Math" w:hAnsi="Cambria Math" w:cs="Arial"/>
                            </w:rPr>
                            <m:t>2</m:t>
                          </m:r>
                        </m:sup>
                      </m:sSup>
                    </m:e>
                  </m:nary>
                </m:e>
              </m:nary>
            </m:e>
          </m:rad>
          <m:r>
            <w:rPr>
              <w:rFonts w:ascii="Cambria Math" w:hAnsi="Cambria Math" w:cs="Arial"/>
            </w:rPr>
            <m:t>&lt;</m:t>
          </m:r>
          <m:r>
            <w:rPr>
              <w:rFonts w:ascii="Cambria Math" w:hAnsi="Cambria Math" w:cs="Cambria Math" w:hint="cs"/>
              <w:szCs w:val="22"/>
              <w:cs/>
            </w:rPr>
            <m:t>ε</m:t>
          </m:r>
        </m:oMath>
      </m:oMathPara>
    </w:p>
    <w:p w14:paraId="47F8A5C5" w14:textId="77777777" w:rsidR="00C80CC3" w:rsidRPr="00794E4D" w:rsidRDefault="00C80CC3" w:rsidP="00C80CC3">
      <w:pPr>
        <w:rPr>
          <w:rFonts w:eastAsiaTheme="minorEastAsia" w:cs="Arial"/>
        </w:rPr>
      </w:pPr>
      <w:r w:rsidRPr="00794E4D">
        <w:rPr>
          <w:rFonts w:eastAsiaTheme="minorEastAsia" w:cs="Arial"/>
        </w:rPr>
        <w:t xml:space="preserve">The optimization yields the following value of </w:t>
      </w:r>
      <m:oMath>
        <m:r>
          <w:rPr>
            <w:rFonts w:ascii="Cambria Math" w:eastAsiaTheme="minorEastAsia" w:hAnsi="Cambria Math" w:cs="Cambria Math" w:hint="cs"/>
            <w:szCs w:val="22"/>
            <w:cs/>
          </w:rPr>
          <m:t>A</m:t>
        </m:r>
      </m:oMath>
      <w:r w:rsidRPr="00794E4D">
        <w:rPr>
          <w:rFonts w:eastAsiaTheme="minorEastAsia" w:cs="Arial"/>
        </w:rPr>
        <w:t xml:space="preserve"> and the desired generator matrices for salary earner and entrepreneur respectively</w:t>
      </w:r>
    </w:p>
    <w:tbl>
      <w:tblPr>
        <w:tblStyle w:val="TableGrid"/>
        <w:tblW w:w="3846" w:type="pct"/>
        <w:jc w:val="center"/>
        <w:tblLook w:val="04A0" w:firstRow="1" w:lastRow="0" w:firstColumn="1" w:lastColumn="0" w:noHBand="0" w:noVBand="1"/>
      </w:tblPr>
      <w:tblGrid>
        <w:gridCol w:w="713"/>
        <w:gridCol w:w="713"/>
        <w:gridCol w:w="711"/>
        <w:gridCol w:w="712"/>
        <w:gridCol w:w="711"/>
        <w:gridCol w:w="712"/>
        <w:gridCol w:w="709"/>
        <w:gridCol w:w="711"/>
        <w:gridCol w:w="709"/>
        <w:gridCol w:w="708"/>
      </w:tblGrid>
      <w:tr w:rsidR="00C80CC3" w:rsidRPr="00FA038D" w14:paraId="7D0E64A7" w14:textId="77777777" w:rsidTr="00502533">
        <w:trPr>
          <w:jc w:val="center"/>
        </w:trPr>
        <w:tc>
          <w:tcPr>
            <w:tcW w:w="501" w:type="pct"/>
            <w:vAlign w:val="center"/>
          </w:tcPr>
          <w:p w14:paraId="28FC5FEB" w14:textId="77777777" w:rsidR="00C80CC3" w:rsidRPr="00FA038D" w:rsidRDefault="00C80CC3" w:rsidP="000E2554">
            <w:pPr>
              <w:spacing w:line="240" w:lineRule="auto"/>
              <w:jc w:val="center"/>
              <w:rPr>
                <w:rFonts w:cs="Arial"/>
                <w:sz w:val="16"/>
                <w:szCs w:val="16"/>
              </w:rPr>
            </w:pPr>
            <m:oMathPara>
              <m:oMath>
                <m:r>
                  <w:rPr>
                    <w:rFonts w:ascii="Cambria Math" w:hAnsi="Cambria Math" w:cs="Cambria Math" w:hint="cs"/>
                    <w:sz w:val="16"/>
                    <w:szCs w:val="16"/>
                    <w:cs/>
                  </w:rPr>
                  <m:t>A</m:t>
                </m:r>
              </m:oMath>
            </m:oMathPara>
          </w:p>
        </w:tc>
        <w:tc>
          <w:tcPr>
            <w:tcW w:w="501" w:type="pct"/>
            <w:vAlign w:val="center"/>
          </w:tcPr>
          <w:p w14:paraId="74F87CAE" w14:textId="77777777" w:rsidR="00C80CC3" w:rsidRPr="00FA038D" w:rsidRDefault="00C80CC3" w:rsidP="000E2554">
            <w:pPr>
              <w:spacing w:line="240" w:lineRule="auto"/>
              <w:jc w:val="center"/>
              <w:rPr>
                <w:rFonts w:cs="Arial"/>
                <w:sz w:val="16"/>
                <w:szCs w:val="16"/>
              </w:rPr>
            </w:pPr>
            <w:r w:rsidRPr="00FA038D">
              <w:rPr>
                <w:rFonts w:cs="Arial"/>
                <w:sz w:val="16"/>
                <w:szCs w:val="16"/>
              </w:rPr>
              <w:t>1</w:t>
            </w:r>
          </w:p>
        </w:tc>
        <w:tc>
          <w:tcPr>
            <w:tcW w:w="500" w:type="pct"/>
            <w:vAlign w:val="center"/>
          </w:tcPr>
          <w:p w14:paraId="7BD415E5" w14:textId="77777777" w:rsidR="00C80CC3" w:rsidRPr="00FA038D" w:rsidRDefault="00C80CC3" w:rsidP="000E2554">
            <w:pPr>
              <w:spacing w:line="240" w:lineRule="auto"/>
              <w:jc w:val="center"/>
              <w:rPr>
                <w:rFonts w:cs="Arial"/>
                <w:sz w:val="16"/>
                <w:szCs w:val="16"/>
              </w:rPr>
            </w:pPr>
            <w:r w:rsidRPr="00FA038D">
              <w:rPr>
                <w:rFonts w:cs="Arial"/>
                <w:sz w:val="16"/>
                <w:szCs w:val="16"/>
              </w:rPr>
              <w:t>2</w:t>
            </w:r>
          </w:p>
        </w:tc>
        <w:tc>
          <w:tcPr>
            <w:tcW w:w="501" w:type="pct"/>
            <w:vAlign w:val="center"/>
          </w:tcPr>
          <w:p w14:paraId="1258E79B" w14:textId="77777777" w:rsidR="00C80CC3" w:rsidRPr="00FA038D" w:rsidRDefault="00C80CC3" w:rsidP="000E2554">
            <w:pPr>
              <w:spacing w:line="240" w:lineRule="auto"/>
              <w:jc w:val="center"/>
              <w:rPr>
                <w:rFonts w:cs="Arial"/>
                <w:sz w:val="16"/>
                <w:szCs w:val="16"/>
              </w:rPr>
            </w:pPr>
            <w:r w:rsidRPr="00FA038D">
              <w:rPr>
                <w:rFonts w:cs="Arial"/>
                <w:sz w:val="16"/>
                <w:szCs w:val="16"/>
              </w:rPr>
              <w:t>3</w:t>
            </w:r>
          </w:p>
        </w:tc>
        <w:tc>
          <w:tcPr>
            <w:tcW w:w="500" w:type="pct"/>
            <w:vAlign w:val="center"/>
          </w:tcPr>
          <w:p w14:paraId="77B9F10F" w14:textId="77777777" w:rsidR="00C80CC3" w:rsidRPr="00FA038D" w:rsidRDefault="00C80CC3" w:rsidP="000E2554">
            <w:pPr>
              <w:spacing w:line="240" w:lineRule="auto"/>
              <w:jc w:val="center"/>
              <w:rPr>
                <w:rFonts w:cs="Arial"/>
                <w:sz w:val="16"/>
                <w:szCs w:val="16"/>
              </w:rPr>
            </w:pPr>
            <w:r w:rsidRPr="00FA038D">
              <w:rPr>
                <w:rFonts w:cs="Arial"/>
                <w:sz w:val="16"/>
                <w:szCs w:val="16"/>
              </w:rPr>
              <w:t>4</w:t>
            </w:r>
          </w:p>
        </w:tc>
        <w:tc>
          <w:tcPr>
            <w:tcW w:w="501" w:type="pct"/>
            <w:vAlign w:val="center"/>
          </w:tcPr>
          <w:p w14:paraId="3361BECA" w14:textId="77777777" w:rsidR="00C80CC3" w:rsidRPr="00FA038D" w:rsidRDefault="00C80CC3" w:rsidP="000E2554">
            <w:pPr>
              <w:spacing w:line="240" w:lineRule="auto"/>
              <w:jc w:val="center"/>
              <w:rPr>
                <w:rFonts w:cs="Arial"/>
                <w:sz w:val="16"/>
                <w:szCs w:val="16"/>
              </w:rPr>
            </w:pPr>
            <w:r w:rsidRPr="00FA038D">
              <w:rPr>
                <w:rFonts w:cs="Arial"/>
                <w:sz w:val="16"/>
                <w:szCs w:val="16"/>
              </w:rPr>
              <w:t>5</w:t>
            </w:r>
          </w:p>
        </w:tc>
        <w:tc>
          <w:tcPr>
            <w:tcW w:w="499" w:type="pct"/>
            <w:vAlign w:val="center"/>
          </w:tcPr>
          <w:p w14:paraId="47E12C6A" w14:textId="77777777" w:rsidR="00C80CC3" w:rsidRPr="00FA038D" w:rsidRDefault="00C80CC3" w:rsidP="000E2554">
            <w:pPr>
              <w:spacing w:line="240" w:lineRule="auto"/>
              <w:jc w:val="center"/>
              <w:rPr>
                <w:rFonts w:cs="Arial"/>
                <w:sz w:val="16"/>
                <w:szCs w:val="16"/>
              </w:rPr>
            </w:pPr>
            <w:r w:rsidRPr="00FA038D">
              <w:rPr>
                <w:rFonts w:cs="Arial"/>
                <w:sz w:val="16"/>
                <w:szCs w:val="16"/>
              </w:rPr>
              <w:t>6</w:t>
            </w:r>
          </w:p>
        </w:tc>
        <w:tc>
          <w:tcPr>
            <w:tcW w:w="500" w:type="pct"/>
            <w:vAlign w:val="center"/>
          </w:tcPr>
          <w:p w14:paraId="2471C0F7" w14:textId="77777777" w:rsidR="00C80CC3" w:rsidRPr="00FA038D" w:rsidRDefault="00C80CC3" w:rsidP="000E2554">
            <w:pPr>
              <w:spacing w:line="240" w:lineRule="auto"/>
              <w:jc w:val="center"/>
              <w:rPr>
                <w:rFonts w:cs="Arial"/>
                <w:sz w:val="16"/>
                <w:szCs w:val="16"/>
              </w:rPr>
            </w:pPr>
            <w:r w:rsidRPr="00FA038D">
              <w:rPr>
                <w:rFonts w:cs="Arial"/>
                <w:sz w:val="16"/>
                <w:szCs w:val="16"/>
              </w:rPr>
              <w:t>7</w:t>
            </w:r>
          </w:p>
        </w:tc>
        <w:tc>
          <w:tcPr>
            <w:tcW w:w="499" w:type="pct"/>
            <w:vAlign w:val="center"/>
          </w:tcPr>
          <w:p w14:paraId="3B049122" w14:textId="77777777" w:rsidR="00C80CC3" w:rsidRPr="00FA038D" w:rsidRDefault="00C80CC3" w:rsidP="000E2554">
            <w:pPr>
              <w:spacing w:line="240" w:lineRule="auto"/>
              <w:jc w:val="center"/>
              <w:rPr>
                <w:rFonts w:cs="Arial"/>
                <w:sz w:val="16"/>
                <w:szCs w:val="16"/>
              </w:rPr>
            </w:pPr>
            <w:r w:rsidRPr="00FA038D">
              <w:rPr>
                <w:rFonts w:cs="Arial"/>
                <w:sz w:val="16"/>
                <w:szCs w:val="16"/>
              </w:rPr>
              <w:t>8</w:t>
            </w:r>
          </w:p>
        </w:tc>
        <w:tc>
          <w:tcPr>
            <w:tcW w:w="499" w:type="pct"/>
            <w:vAlign w:val="center"/>
          </w:tcPr>
          <w:p w14:paraId="3940912E" w14:textId="77777777" w:rsidR="00C80CC3" w:rsidRPr="00FA038D" w:rsidRDefault="00C80CC3" w:rsidP="000E2554">
            <w:pPr>
              <w:spacing w:line="240" w:lineRule="auto"/>
              <w:jc w:val="center"/>
              <w:rPr>
                <w:rFonts w:cs="Arial"/>
                <w:sz w:val="16"/>
                <w:szCs w:val="16"/>
              </w:rPr>
            </w:pPr>
            <w:r w:rsidRPr="00FA038D">
              <w:rPr>
                <w:rFonts w:cs="Arial"/>
                <w:sz w:val="16"/>
                <w:szCs w:val="16"/>
              </w:rPr>
              <w:t>D</w:t>
            </w:r>
          </w:p>
        </w:tc>
      </w:tr>
      <w:tr w:rsidR="00502533" w:rsidRPr="00FA038D" w14:paraId="1F66DDCA" w14:textId="77777777" w:rsidTr="00502533">
        <w:trPr>
          <w:jc w:val="center"/>
        </w:trPr>
        <w:tc>
          <w:tcPr>
            <w:tcW w:w="501" w:type="pct"/>
          </w:tcPr>
          <w:p w14:paraId="2C385DCB" w14:textId="77777777" w:rsidR="00502533" w:rsidRPr="00FA038D" w:rsidRDefault="00502533" w:rsidP="000E2554">
            <w:pPr>
              <w:spacing w:line="240" w:lineRule="auto"/>
              <w:jc w:val="center"/>
              <w:rPr>
                <w:rFonts w:cs="Arial"/>
                <w:sz w:val="16"/>
                <w:szCs w:val="16"/>
              </w:rPr>
            </w:pPr>
            <w:r w:rsidRPr="00FA038D">
              <w:rPr>
                <w:rFonts w:cs="Arial"/>
                <w:sz w:val="16"/>
                <w:szCs w:val="16"/>
              </w:rPr>
              <w:t>1</w:t>
            </w:r>
          </w:p>
        </w:tc>
        <w:tc>
          <w:tcPr>
            <w:tcW w:w="501" w:type="pct"/>
          </w:tcPr>
          <w:p w14:paraId="097309CB" w14:textId="0E9B1394" w:rsidR="00502533" w:rsidRPr="00FA038D" w:rsidRDefault="00502533" w:rsidP="00502533">
            <w:pPr>
              <w:spacing w:line="240" w:lineRule="auto"/>
              <w:jc w:val="center"/>
              <w:rPr>
                <w:rFonts w:cs="Arial"/>
                <w:sz w:val="16"/>
                <w:szCs w:val="16"/>
              </w:rPr>
            </w:pPr>
          </w:p>
        </w:tc>
        <w:tc>
          <w:tcPr>
            <w:tcW w:w="500" w:type="pct"/>
          </w:tcPr>
          <w:p w14:paraId="1D4B6A71" w14:textId="52E74DA8" w:rsidR="00502533" w:rsidRPr="00FA038D" w:rsidRDefault="00502533" w:rsidP="00502533">
            <w:pPr>
              <w:spacing w:line="240" w:lineRule="auto"/>
              <w:jc w:val="center"/>
              <w:rPr>
                <w:rFonts w:cs="Arial"/>
                <w:sz w:val="16"/>
                <w:szCs w:val="16"/>
              </w:rPr>
            </w:pPr>
          </w:p>
        </w:tc>
        <w:tc>
          <w:tcPr>
            <w:tcW w:w="501" w:type="pct"/>
          </w:tcPr>
          <w:p w14:paraId="713F45A4" w14:textId="30AF5F49" w:rsidR="00502533" w:rsidRPr="00FA038D" w:rsidRDefault="00502533" w:rsidP="00502533">
            <w:pPr>
              <w:spacing w:line="240" w:lineRule="auto"/>
              <w:jc w:val="center"/>
              <w:rPr>
                <w:rFonts w:cs="Arial"/>
                <w:sz w:val="16"/>
                <w:szCs w:val="16"/>
              </w:rPr>
            </w:pPr>
          </w:p>
        </w:tc>
        <w:tc>
          <w:tcPr>
            <w:tcW w:w="500" w:type="pct"/>
          </w:tcPr>
          <w:p w14:paraId="235FA78E" w14:textId="46727997" w:rsidR="00502533" w:rsidRPr="00FA038D" w:rsidRDefault="00502533" w:rsidP="00502533">
            <w:pPr>
              <w:spacing w:line="240" w:lineRule="auto"/>
              <w:jc w:val="center"/>
              <w:rPr>
                <w:rFonts w:cs="Arial"/>
                <w:sz w:val="16"/>
                <w:szCs w:val="16"/>
              </w:rPr>
            </w:pPr>
          </w:p>
        </w:tc>
        <w:tc>
          <w:tcPr>
            <w:tcW w:w="501" w:type="pct"/>
          </w:tcPr>
          <w:p w14:paraId="27ABB98B" w14:textId="4EE51C10" w:rsidR="00502533" w:rsidRPr="00FA038D" w:rsidRDefault="00502533" w:rsidP="00502533">
            <w:pPr>
              <w:spacing w:line="240" w:lineRule="auto"/>
              <w:jc w:val="center"/>
              <w:rPr>
                <w:rFonts w:cs="Arial"/>
                <w:sz w:val="16"/>
                <w:szCs w:val="16"/>
              </w:rPr>
            </w:pPr>
          </w:p>
        </w:tc>
        <w:tc>
          <w:tcPr>
            <w:tcW w:w="499" w:type="pct"/>
          </w:tcPr>
          <w:p w14:paraId="01F9E3DD" w14:textId="039038F1" w:rsidR="00502533" w:rsidRPr="00FA038D" w:rsidRDefault="00502533" w:rsidP="00502533">
            <w:pPr>
              <w:spacing w:line="240" w:lineRule="auto"/>
              <w:jc w:val="center"/>
              <w:rPr>
                <w:rFonts w:cs="Arial"/>
                <w:sz w:val="16"/>
                <w:szCs w:val="16"/>
              </w:rPr>
            </w:pPr>
          </w:p>
        </w:tc>
        <w:tc>
          <w:tcPr>
            <w:tcW w:w="500" w:type="pct"/>
          </w:tcPr>
          <w:p w14:paraId="6AA74B02" w14:textId="544F5C2E" w:rsidR="00502533" w:rsidRPr="00FA038D" w:rsidRDefault="00502533" w:rsidP="00502533">
            <w:pPr>
              <w:spacing w:line="240" w:lineRule="auto"/>
              <w:jc w:val="center"/>
              <w:rPr>
                <w:rFonts w:cs="Arial"/>
                <w:sz w:val="16"/>
                <w:szCs w:val="16"/>
              </w:rPr>
            </w:pPr>
          </w:p>
        </w:tc>
        <w:tc>
          <w:tcPr>
            <w:tcW w:w="499" w:type="pct"/>
          </w:tcPr>
          <w:p w14:paraId="2EF56EA3" w14:textId="52F3213F" w:rsidR="00502533" w:rsidRPr="00FA038D" w:rsidRDefault="00502533" w:rsidP="00502533">
            <w:pPr>
              <w:spacing w:line="240" w:lineRule="auto"/>
              <w:jc w:val="center"/>
              <w:rPr>
                <w:rFonts w:cs="Arial"/>
                <w:sz w:val="16"/>
                <w:szCs w:val="16"/>
              </w:rPr>
            </w:pPr>
          </w:p>
        </w:tc>
        <w:tc>
          <w:tcPr>
            <w:tcW w:w="499" w:type="pct"/>
          </w:tcPr>
          <w:p w14:paraId="18A224B4" w14:textId="3E04A322" w:rsidR="00502533" w:rsidRPr="00FA038D" w:rsidRDefault="00502533" w:rsidP="00502533">
            <w:pPr>
              <w:spacing w:line="240" w:lineRule="auto"/>
              <w:jc w:val="center"/>
              <w:rPr>
                <w:rFonts w:cs="Arial"/>
                <w:sz w:val="16"/>
                <w:szCs w:val="16"/>
              </w:rPr>
            </w:pPr>
          </w:p>
        </w:tc>
      </w:tr>
      <w:tr w:rsidR="00502533" w:rsidRPr="00FA038D" w14:paraId="520869FA" w14:textId="77777777" w:rsidTr="00502533">
        <w:trPr>
          <w:jc w:val="center"/>
        </w:trPr>
        <w:tc>
          <w:tcPr>
            <w:tcW w:w="501" w:type="pct"/>
          </w:tcPr>
          <w:p w14:paraId="48576466" w14:textId="77777777" w:rsidR="00502533" w:rsidRPr="00FA038D" w:rsidRDefault="00502533" w:rsidP="000E2554">
            <w:pPr>
              <w:spacing w:line="240" w:lineRule="auto"/>
              <w:jc w:val="center"/>
              <w:rPr>
                <w:rFonts w:cs="Arial"/>
                <w:sz w:val="16"/>
                <w:szCs w:val="16"/>
              </w:rPr>
            </w:pPr>
            <w:r w:rsidRPr="00FA038D">
              <w:rPr>
                <w:rFonts w:cs="Arial"/>
                <w:sz w:val="16"/>
                <w:szCs w:val="16"/>
              </w:rPr>
              <w:t>2</w:t>
            </w:r>
          </w:p>
        </w:tc>
        <w:tc>
          <w:tcPr>
            <w:tcW w:w="501" w:type="pct"/>
          </w:tcPr>
          <w:p w14:paraId="5BB38AF9" w14:textId="489F6C56" w:rsidR="00502533" w:rsidRPr="00FA038D" w:rsidRDefault="00502533" w:rsidP="00502533">
            <w:pPr>
              <w:spacing w:line="240" w:lineRule="auto"/>
              <w:jc w:val="center"/>
              <w:rPr>
                <w:rFonts w:cs="Arial"/>
                <w:sz w:val="16"/>
                <w:szCs w:val="16"/>
              </w:rPr>
            </w:pPr>
          </w:p>
        </w:tc>
        <w:tc>
          <w:tcPr>
            <w:tcW w:w="500" w:type="pct"/>
          </w:tcPr>
          <w:p w14:paraId="11E75E35" w14:textId="68F98CE7" w:rsidR="00502533" w:rsidRPr="00FA038D" w:rsidRDefault="00502533" w:rsidP="00502533">
            <w:pPr>
              <w:spacing w:line="240" w:lineRule="auto"/>
              <w:jc w:val="center"/>
              <w:rPr>
                <w:rFonts w:cs="Arial"/>
                <w:sz w:val="16"/>
                <w:szCs w:val="16"/>
              </w:rPr>
            </w:pPr>
          </w:p>
        </w:tc>
        <w:tc>
          <w:tcPr>
            <w:tcW w:w="501" w:type="pct"/>
          </w:tcPr>
          <w:p w14:paraId="7415D25F" w14:textId="01C47643" w:rsidR="00502533" w:rsidRPr="00FA038D" w:rsidRDefault="00502533" w:rsidP="00502533">
            <w:pPr>
              <w:spacing w:line="240" w:lineRule="auto"/>
              <w:jc w:val="center"/>
              <w:rPr>
                <w:rFonts w:cs="Arial"/>
                <w:sz w:val="16"/>
                <w:szCs w:val="16"/>
              </w:rPr>
            </w:pPr>
          </w:p>
        </w:tc>
        <w:tc>
          <w:tcPr>
            <w:tcW w:w="500" w:type="pct"/>
          </w:tcPr>
          <w:p w14:paraId="04346C6B" w14:textId="1E0D5D64" w:rsidR="00502533" w:rsidRPr="00FA038D" w:rsidRDefault="00502533" w:rsidP="00502533">
            <w:pPr>
              <w:spacing w:line="240" w:lineRule="auto"/>
              <w:jc w:val="center"/>
              <w:rPr>
                <w:rFonts w:cs="Arial"/>
                <w:sz w:val="16"/>
                <w:szCs w:val="16"/>
              </w:rPr>
            </w:pPr>
          </w:p>
        </w:tc>
        <w:tc>
          <w:tcPr>
            <w:tcW w:w="501" w:type="pct"/>
          </w:tcPr>
          <w:p w14:paraId="6A2FF98B" w14:textId="20635700" w:rsidR="00502533" w:rsidRPr="00FA038D" w:rsidRDefault="00502533" w:rsidP="00502533">
            <w:pPr>
              <w:spacing w:line="240" w:lineRule="auto"/>
              <w:jc w:val="center"/>
              <w:rPr>
                <w:rFonts w:cs="Arial"/>
                <w:sz w:val="16"/>
                <w:szCs w:val="16"/>
              </w:rPr>
            </w:pPr>
          </w:p>
        </w:tc>
        <w:tc>
          <w:tcPr>
            <w:tcW w:w="499" w:type="pct"/>
          </w:tcPr>
          <w:p w14:paraId="4D853DEF" w14:textId="0C6F2ECE" w:rsidR="00502533" w:rsidRPr="00FA038D" w:rsidRDefault="00502533" w:rsidP="00502533">
            <w:pPr>
              <w:spacing w:line="240" w:lineRule="auto"/>
              <w:jc w:val="center"/>
              <w:rPr>
                <w:rFonts w:cs="Arial"/>
                <w:sz w:val="16"/>
                <w:szCs w:val="16"/>
              </w:rPr>
            </w:pPr>
          </w:p>
        </w:tc>
        <w:tc>
          <w:tcPr>
            <w:tcW w:w="500" w:type="pct"/>
          </w:tcPr>
          <w:p w14:paraId="0BA5DE02" w14:textId="734DD848" w:rsidR="00502533" w:rsidRPr="00FA038D" w:rsidRDefault="00502533" w:rsidP="00502533">
            <w:pPr>
              <w:spacing w:line="240" w:lineRule="auto"/>
              <w:jc w:val="center"/>
              <w:rPr>
                <w:rFonts w:cs="Arial"/>
                <w:sz w:val="16"/>
                <w:szCs w:val="16"/>
              </w:rPr>
            </w:pPr>
          </w:p>
        </w:tc>
        <w:tc>
          <w:tcPr>
            <w:tcW w:w="499" w:type="pct"/>
          </w:tcPr>
          <w:p w14:paraId="7542A094" w14:textId="4926DF35" w:rsidR="00502533" w:rsidRPr="00FA038D" w:rsidRDefault="00502533" w:rsidP="00502533">
            <w:pPr>
              <w:spacing w:line="240" w:lineRule="auto"/>
              <w:jc w:val="center"/>
              <w:rPr>
                <w:rFonts w:cs="Arial"/>
                <w:sz w:val="16"/>
                <w:szCs w:val="16"/>
              </w:rPr>
            </w:pPr>
          </w:p>
        </w:tc>
        <w:tc>
          <w:tcPr>
            <w:tcW w:w="499" w:type="pct"/>
          </w:tcPr>
          <w:p w14:paraId="18175444" w14:textId="6E4ADDAB" w:rsidR="00502533" w:rsidRPr="00FA038D" w:rsidRDefault="00502533" w:rsidP="00502533">
            <w:pPr>
              <w:spacing w:line="240" w:lineRule="auto"/>
              <w:jc w:val="center"/>
              <w:rPr>
                <w:rFonts w:cs="Arial"/>
                <w:sz w:val="16"/>
                <w:szCs w:val="16"/>
              </w:rPr>
            </w:pPr>
          </w:p>
        </w:tc>
      </w:tr>
      <w:tr w:rsidR="00502533" w:rsidRPr="00FA038D" w14:paraId="6CAC0BB0" w14:textId="77777777" w:rsidTr="00502533">
        <w:trPr>
          <w:jc w:val="center"/>
        </w:trPr>
        <w:tc>
          <w:tcPr>
            <w:tcW w:w="501" w:type="pct"/>
          </w:tcPr>
          <w:p w14:paraId="27D67B48" w14:textId="77777777" w:rsidR="00502533" w:rsidRPr="00FA038D" w:rsidRDefault="00502533" w:rsidP="000E2554">
            <w:pPr>
              <w:spacing w:line="240" w:lineRule="auto"/>
              <w:jc w:val="center"/>
              <w:rPr>
                <w:rFonts w:cs="Arial"/>
                <w:sz w:val="16"/>
                <w:szCs w:val="16"/>
              </w:rPr>
            </w:pPr>
            <w:r w:rsidRPr="00FA038D">
              <w:rPr>
                <w:rFonts w:cs="Arial"/>
                <w:sz w:val="16"/>
                <w:szCs w:val="16"/>
              </w:rPr>
              <w:t>3</w:t>
            </w:r>
          </w:p>
        </w:tc>
        <w:tc>
          <w:tcPr>
            <w:tcW w:w="501" w:type="pct"/>
          </w:tcPr>
          <w:p w14:paraId="6A443C5D" w14:textId="1FB5AB37" w:rsidR="00502533" w:rsidRPr="00FA038D" w:rsidRDefault="00502533" w:rsidP="00502533">
            <w:pPr>
              <w:spacing w:line="240" w:lineRule="auto"/>
              <w:jc w:val="center"/>
              <w:rPr>
                <w:rFonts w:cs="Arial"/>
                <w:sz w:val="16"/>
                <w:szCs w:val="16"/>
              </w:rPr>
            </w:pPr>
          </w:p>
        </w:tc>
        <w:tc>
          <w:tcPr>
            <w:tcW w:w="500" w:type="pct"/>
          </w:tcPr>
          <w:p w14:paraId="56CCB95D" w14:textId="61E8168B" w:rsidR="00502533" w:rsidRPr="00FA038D" w:rsidRDefault="00502533" w:rsidP="00502533">
            <w:pPr>
              <w:spacing w:line="240" w:lineRule="auto"/>
              <w:jc w:val="center"/>
              <w:rPr>
                <w:rFonts w:cs="Arial"/>
                <w:sz w:val="16"/>
                <w:szCs w:val="16"/>
              </w:rPr>
            </w:pPr>
          </w:p>
        </w:tc>
        <w:tc>
          <w:tcPr>
            <w:tcW w:w="501" w:type="pct"/>
          </w:tcPr>
          <w:p w14:paraId="06F00F1D" w14:textId="32D2F404" w:rsidR="00502533" w:rsidRPr="00FA038D" w:rsidRDefault="00502533" w:rsidP="00502533">
            <w:pPr>
              <w:spacing w:line="240" w:lineRule="auto"/>
              <w:jc w:val="center"/>
              <w:rPr>
                <w:rFonts w:cs="Arial"/>
                <w:sz w:val="16"/>
                <w:szCs w:val="16"/>
              </w:rPr>
            </w:pPr>
          </w:p>
        </w:tc>
        <w:tc>
          <w:tcPr>
            <w:tcW w:w="500" w:type="pct"/>
          </w:tcPr>
          <w:p w14:paraId="42807558" w14:textId="58724521" w:rsidR="00502533" w:rsidRPr="00FA038D" w:rsidRDefault="00502533" w:rsidP="00502533">
            <w:pPr>
              <w:spacing w:line="240" w:lineRule="auto"/>
              <w:jc w:val="center"/>
              <w:rPr>
                <w:rFonts w:cs="Arial"/>
                <w:sz w:val="16"/>
                <w:szCs w:val="16"/>
              </w:rPr>
            </w:pPr>
          </w:p>
        </w:tc>
        <w:tc>
          <w:tcPr>
            <w:tcW w:w="501" w:type="pct"/>
          </w:tcPr>
          <w:p w14:paraId="55229872" w14:textId="0022F734" w:rsidR="00502533" w:rsidRPr="00FA038D" w:rsidRDefault="00502533" w:rsidP="00502533">
            <w:pPr>
              <w:spacing w:line="240" w:lineRule="auto"/>
              <w:jc w:val="center"/>
              <w:rPr>
                <w:rFonts w:cs="Arial"/>
                <w:sz w:val="16"/>
                <w:szCs w:val="16"/>
              </w:rPr>
            </w:pPr>
          </w:p>
        </w:tc>
        <w:tc>
          <w:tcPr>
            <w:tcW w:w="499" w:type="pct"/>
          </w:tcPr>
          <w:p w14:paraId="2B3F2156" w14:textId="00F2DD5D" w:rsidR="00502533" w:rsidRPr="00FA038D" w:rsidRDefault="00502533" w:rsidP="00502533">
            <w:pPr>
              <w:spacing w:line="240" w:lineRule="auto"/>
              <w:jc w:val="center"/>
              <w:rPr>
                <w:rFonts w:cs="Arial"/>
                <w:sz w:val="16"/>
                <w:szCs w:val="16"/>
              </w:rPr>
            </w:pPr>
          </w:p>
        </w:tc>
        <w:tc>
          <w:tcPr>
            <w:tcW w:w="500" w:type="pct"/>
          </w:tcPr>
          <w:p w14:paraId="2FEEA481" w14:textId="53D72D54" w:rsidR="00502533" w:rsidRPr="00FA038D" w:rsidRDefault="00502533" w:rsidP="00502533">
            <w:pPr>
              <w:spacing w:line="240" w:lineRule="auto"/>
              <w:jc w:val="center"/>
              <w:rPr>
                <w:rFonts w:cs="Arial"/>
                <w:sz w:val="16"/>
                <w:szCs w:val="16"/>
              </w:rPr>
            </w:pPr>
          </w:p>
        </w:tc>
        <w:tc>
          <w:tcPr>
            <w:tcW w:w="499" w:type="pct"/>
          </w:tcPr>
          <w:p w14:paraId="7129AE8B" w14:textId="112BAEA2" w:rsidR="00502533" w:rsidRPr="00FA038D" w:rsidRDefault="00502533" w:rsidP="00502533">
            <w:pPr>
              <w:spacing w:line="240" w:lineRule="auto"/>
              <w:jc w:val="center"/>
              <w:rPr>
                <w:rFonts w:cs="Arial"/>
                <w:sz w:val="16"/>
                <w:szCs w:val="16"/>
              </w:rPr>
            </w:pPr>
          </w:p>
        </w:tc>
        <w:tc>
          <w:tcPr>
            <w:tcW w:w="499" w:type="pct"/>
          </w:tcPr>
          <w:p w14:paraId="671A07D9" w14:textId="270BF7BC" w:rsidR="00502533" w:rsidRPr="00FA038D" w:rsidRDefault="00502533" w:rsidP="00502533">
            <w:pPr>
              <w:spacing w:line="240" w:lineRule="auto"/>
              <w:jc w:val="center"/>
              <w:rPr>
                <w:rFonts w:cs="Arial"/>
                <w:sz w:val="16"/>
                <w:szCs w:val="16"/>
              </w:rPr>
            </w:pPr>
          </w:p>
        </w:tc>
      </w:tr>
      <w:tr w:rsidR="00502533" w:rsidRPr="00FA038D" w14:paraId="6A985353" w14:textId="77777777" w:rsidTr="00502533">
        <w:trPr>
          <w:jc w:val="center"/>
        </w:trPr>
        <w:tc>
          <w:tcPr>
            <w:tcW w:w="501" w:type="pct"/>
          </w:tcPr>
          <w:p w14:paraId="1F494272" w14:textId="77777777" w:rsidR="00502533" w:rsidRPr="00FA038D" w:rsidRDefault="00502533" w:rsidP="000E2554">
            <w:pPr>
              <w:spacing w:line="240" w:lineRule="auto"/>
              <w:jc w:val="center"/>
              <w:rPr>
                <w:rFonts w:cs="Arial"/>
                <w:sz w:val="16"/>
                <w:szCs w:val="16"/>
              </w:rPr>
            </w:pPr>
            <w:r w:rsidRPr="00FA038D">
              <w:rPr>
                <w:rFonts w:cs="Arial"/>
                <w:sz w:val="16"/>
                <w:szCs w:val="16"/>
              </w:rPr>
              <w:t>4</w:t>
            </w:r>
          </w:p>
        </w:tc>
        <w:tc>
          <w:tcPr>
            <w:tcW w:w="501" w:type="pct"/>
          </w:tcPr>
          <w:p w14:paraId="5886CB48" w14:textId="3FC3DFBD" w:rsidR="00502533" w:rsidRPr="00FA038D" w:rsidRDefault="00502533" w:rsidP="00502533">
            <w:pPr>
              <w:spacing w:line="240" w:lineRule="auto"/>
              <w:jc w:val="center"/>
              <w:rPr>
                <w:rFonts w:cs="Arial"/>
                <w:sz w:val="16"/>
                <w:szCs w:val="16"/>
              </w:rPr>
            </w:pPr>
          </w:p>
        </w:tc>
        <w:tc>
          <w:tcPr>
            <w:tcW w:w="500" w:type="pct"/>
          </w:tcPr>
          <w:p w14:paraId="46316804" w14:textId="7D6FA96E" w:rsidR="00502533" w:rsidRPr="00FA038D" w:rsidRDefault="00502533" w:rsidP="00502533">
            <w:pPr>
              <w:spacing w:line="240" w:lineRule="auto"/>
              <w:jc w:val="center"/>
              <w:rPr>
                <w:rFonts w:cs="Arial"/>
                <w:sz w:val="16"/>
                <w:szCs w:val="16"/>
              </w:rPr>
            </w:pPr>
          </w:p>
        </w:tc>
        <w:tc>
          <w:tcPr>
            <w:tcW w:w="501" w:type="pct"/>
          </w:tcPr>
          <w:p w14:paraId="707039A4" w14:textId="0F1D987D" w:rsidR="00502533" w:rsidRPr="00FA038D" w:rsidRDefault="00502533" w:rsidP="00502533">
            <w:pPr>
              <w:spacing w:line="240" w:lineRule="auto"/>
              <w:jc w:val="center"/>
              <w:rPr>
                <w:rFonts w:cs="Arial"/>
                <w:sz w:val="16"/>
                <w:szCs w:val="16"/>
              </w:rPr>
            </w:pPr>
          </w:p>
        </w:tc>
        <w:tc>
          <w:tcPr>
            <w:tcW w:w="500" w:type="pct"/>
          </w:tcPr>
          <w:p w14:paraId="1C6040C4" w14:textId="3B0D7A67" w:rsidR="00502533" w:rsidRPr="00FA038D" w:rsidRDefault="00502533" w:rsidP="00502533">
            <w:pPr>
              <w:spacing w:line="240" w:lineRule="auto"/>
              <w:jc w:val="center"/>
              <w:rPr>
                <w:rFonts w:cs="Arial"/>
                <w:sz w:val="16"/>
                <w:szCs w:val="16"/>
              </w:rPr>
            </w:pPr>
          </w:p>
        </w:tc>
        <w:tc>
          <w:tcPr>
            <w:tcW w:w="501" w:type="pct"/>
          </w:tcPr>
          <w:p w14:paraId="33A1602B" w14:textId="5D91BD06" w:rsidR="00502533" w:rsidRPr="00FA038D" w:rsidRDefault="00502533" w:rsidP="00502533">
            <w:pPr>
              <w:spacing w:line="240" w:lineRule="auto"/>
              <w:jc w:val="center"/>
              <w:rPr>
                <w:rFonts w:cs="Arial"/>
                <w:sz w:val="16"/>
                <w:szCs w:val="16"/>
              </w:rPr>
            </w:pPr>
          </w:p>
        </w:tc>
        <w:tc>
          <w:tcPr>
            <w:tcW w:w="499" w:type="pct"/>
          </w:tcPr>
          <w:p w14:paraId="50F3179A" w14:textId="7E4FFC5F" w:rsidR="00502533" w:rsidRPr="00FA038D" w:rsidRDefault="00502533" w:rsidP="00502533">
            <w:pPr>
              <w:spacing w:line="240" w:lineRule="auto"/>
              <w:jc w:val="center"/>
              <w:rPr>
                <w:rFonts w:cs="Arial"/>
                <w:sz w:val="16"/>
                <w:szCs w:val="16"/>
              </w:rPr>
            </w:pPr>
          </w:p>
        </w:tc>
        <w:tc>
          <w:tcPr>
            <w:tcW w:w="500" w:type="pct"/>
          </w:tcPr>
          <w:p w14:paraId="18DD61D0" w14:textId="44C6163D" w:rsidR="00502533" w:rsidRPr="00FA038D" w:rsidRDefault="00502533" w:rsidP="00502533">
            <w:pPr>
              <w:spacing w:line="240" w:lineRule="auto"/>
              <w:jc w:val="center"/>
              <w:rPr>
                <w:rFonts w:cs="Arial"/>
                <w:sz w:val="16"/>
                <w:szCs w:val="16"/>
              </w:rPr>
            </w:pPr>
          </w:p>
        </w:tc>
        <w:tc>
          <w:tcPr>
            <w:tcW w:w="499" w:type="pct"/>
          </w:tcPr>
          <w:p w14:paraId="7FFE2D7E" w14:textId="27BE260A" w:rsidR="00502533" w:rsidRPr="00FA038D" w:rsidRDefault="00502533" w:rsidP="00502533">
            <w:pPr>
              <w:spacing w:line="240" w:lineRule="auto"/>
              <w:jc w:val="center"/>
              <w:rPr>
                <w:rFonts w:cs="Arial"/>
                <w:sz w:val="16"/>
                <w:szCs w:val="16"/>
              </w:rPr>
            </w:pPr>
          </w:p>
        </w:tc>
        <w:tc>
          <w:tcPr>
            <w:tcW w:w="499" w:type="pct"/>
          </w:tcPr>
          <w:p w14:paraId="55243F2C" w14:textId="177612DB" w:rsidR="00502533" w:rsidRPr="00FA038D" w:rsidRDefault="00502533" w:rsidP="00502533">
            <w:pPr>
              <w:spacing w:line="240" w:lineRule="auto"/>
              <w:jc w:val="center"/>
              <w:rPr>
                <w:rFonts w:cs="Arial"/>
                <w:sz w:val="16"/>
                <w:szCs w:val="16"/>
              </w:rPr>
            </w:pPr>
          </w:p>
        </w:tc>
      </w:tr>
      <w:tr w:rsidR="00502533" w:rsidRPr="00FA038D" w14:paraId="13186314" w14:textId="77777777" w:rsidTr="00502533">
        <w:trPr>
          <w:jc w:val="center"/>
        </w:trPr>
        <w:tc>
          <w:tcPr>
            <w:tcW w:w="501" w:type="pct"/>
          </w:tcPr>
          <w:p w14:paraId="70C176E8" w14:textId="77777777" w:rsidR="00502533" w:rsidRPr="00FA038D" w:rsidRDefault="00502533" w:rsidP="000E2554">
            <w:pPr>
              <w:spacing w:line="240" w:lineRule="auto"/>
              <w:jc w:val="center"/>
              <w:rPr>
                <w:rFonts w:cs="Arial"/>
                <w:sz w:val="16"/>
                <w:szCs w:val="16"/>
              </w:rPr>
            </w:pPr>
            <w:r w:rsidRPr="00FA038D">
              <w:rPr>
                <w:rFonts w:cs="Arial"/>
                <w:sz w:val="16"/>
                <w:szCs w:val="16"/>
              </w:rPr>
              <w:t>5</w:t>
            </w:r>
          </w:p>
        </w:tc>
        <w:tc>
          <w:tcPr>
            <w:tcW w:w="501" w:type="pct"/>
          </w:tcPr>
          <w:p w14:paraId="48FBA7BA" w14:textId="5B720926" w:rsidR="00502533" w:rsidRPr="00FA038D" w:rsidRDefault="00502533" w:rsidP="00502533">
            <w:pPr>
              <w:spacing w:line="240" w:lineRule="auto"/>
              <w:jc w:val="center"/>
              <w:rPr>
                <w:rFonts w:cs="Arial"/>
                <w:sz w:val="16"/>
                <w:szCs w:val="16"/>
              </w:rPr>
            </w:pPr>
          </w:p>
        </w:tc>
        <w:tc>
          <w:tcPr>
            <w:tcW w:w="500" w:type="pct"/>
          </w:tcPr>
          <w:p w14:paraId="795E77BD" w14:textId="5CEBC1AE" w:rsidR="00502533" w:rsidRPr="00FA038D" w:rsidRDefault="00502533" w:rsidP="00502533">
            <w:pPr>
              <w:spacing w:line="240" w:lineRule="auto"/>
              <w:jc w:val="center"/>
              <w:rPr>
                <w:rFonts w:cs="Arial"/>
                <w:sz w:val="16"/>
                <w:szCs w:val="16"/>
              </w:rPr>
            </w:pPr>
          </w:p>
        </w:tc>
        <w:tc>
          <w:tcPr>
            <w:tcW w:w="501" w:type="pct"/>
          </w:tcPr>
          <w:p w14:paraId="38248073" w14:textId="4453C650" w:rsidR="00502533" w:rsidRPr="00FA038D" w:rsidRDefault="00502533" w:rsidP="00502533">
            <w:pPr>
              <w:spacing w:line="240" w:lineRule="auto"/>
              <w:jc w:val="center"/>
              <w:rPr>
                <w:rFonts w:cs="Arial"/>
                <w:sz w:val="16"/>
                <w:szCs w:val="16"/>
              </w:rPr>
            </w:pPr>
          </w:p>
        </w:tc>
        <w:tc>
          <w:tcPr>
            <w:tcW w:w="500" w:type="pct"/>
          </w:tcPr>
          <w:p w14:paraId="6B60A01B" w14:textId="5D2DE269" w:rsidR="00502533" w:rsidRPr="00FA038D" w:rsidRDefault="00502533" w:rsidP="00502533">
            <w:pPr>
              <w:spacing w:line="240" w:lineRule="auto"/>
              <w:jc w:val="center"/>
              <w:rPr>
                <w:rFonts w:cs="Arial"/>
                <w:sz w:val="16"/>
                <w:szCs w:val="16"/>
              </w:rPr>
            </w:pPr>
          </w:p>
        </w:tc>
        <w:tc>
          <w:tcPr>
            <w:tcW w:w="501" w:type="pct"/>
          </w:tcPr>
          <w:p w14:paraId="74EB0DF6" w14:textId="140349AB" w:rsidR="00502533" w:rsidRPr="00FA038D" w:rsidRDefault="00502533" w:rsidP="00502533">
            <w:pPr>
              <w:spacing w:line="240" w:lineRule="auto"/>
              <w:jc w:val="center"/>
              <w:rPr>
                <w:rFonts w:cs="Arial"/>
                <w:sz w:val="16"/>
                <w:szCs w:val="16"/>
              </w:rPr>
            </w:pPr>
          </w:p>
        </w:tc>
        <w:tc>
          <w:tcPr>
            <w:tcW w:w="499" w:type="pct"/>
          </w:tcPr>
          <w:p w14:paraId="788394C5" w14:textId="2B270BFA" w:rsidR="00502533" w:rsidRPr="00FA038D" w:rsidRDefault="00502533" w:rsidP="00502533">
            <w:pPr>
              <w:spacing w:line="240" w:lineRule="auto"/>
              <w:jc w:val="center"/>
              <w:rPr>
                <w:rFonts w:cs="Arial"/>
                <w:sz w:val="16"/>
                <w:szCs w:val="16"/>
              </w:rPr>
            </w:pPr>
          </w:p>
        </w:tc>
        <w:tc>
          <w:tcPr>
            <w:tcW w:w="500" w:type="pct"/>
          </w:tcPr>
          <w:p w14:paraId="6AEF33E3" w14:textId="6BDD7D91" w:rsidR="00502533" w:rsidRPr="00FA038D" w:rsidRDefault="00502533" w:rsidP="00502533">
            <w:pPr>
              <w:spacing w:line="240" w:lineRule="auto"/>
              <w:jc w:val="center"/>
              <w:rPr>
                <w:rFonts w:cs="Arial"/>
                <w:sz w:val="16"/>
                <w:szCs w:val="16"/>
              </w:rPr>
            </w:pPr>
          </w:p>
        </w:tc>
        <w:tc>
          <w:tcPr>
            <w:tcW w:w="499" w:type="pct"/>
          </w:tcPr>
          <w:p w14:paraId="75A68213" w14:textId="24F87CEE" w:rsidR="00502533" w:rsidRPr="00FA038D" w:rsidRDefault="00502533" w:rsidP="00502533">
            <w:pPr>
              <w:spacing w:line="240" w:lineRule="auto"/>
              <w:jc w:val="center"/>
              <w:rPr>
                <w:rFonts w:cs="Arial"/>
                <w:sz w:val="16"/>
                <w:szCs w:val="16"/>
              </w:rPr>
            </w:pPr>
          </w:p>
        </w:tc>
        <w:tc>
          <w:tcPr>
            <w:tcW w:w="499" w:type="pct"/>
          </w:tcPr>
          <w:p w14:paraId="0FD9016D" w14:textId="586B3C63" w:rsidR="00502533" w:rsidRPr="00FA038D" w:rsidRDefault="00502533" w:rsidP="00502533">
            <w:pPr>
              <w:spacing w:line="240" w:lineRule="auto"/>
              <w:jc w:val="center"/>
              <w:rPr>
                <w:rFonts w:cs="Arial"/>
                <w:sz w:val="16"/>
                <w:szCs w:val="16"/>
              </w:rPr>
            </w:pPr>
          </w:p>
        </w:tc>
      </w:tr>
      <w:tr w:rsidR="00502533" w:rsidRPr="00FA038D" w14:paraId="13CB23E9" w14:textId="77777777" w:rsidTr="00502533">
        <w:trPr>
          <w:jc w:val="center"/>
        </w:trPr>
        <w:tc>
          <w:tcPr>
            <w:tcW w:w="501" w:type="pct"/>
          </w:tcPr>
          <w:p w14:paraId="299DBDC0" w14:textId="77777777" w:rsidR="00502533" w:rsidRPr="00FA038D" w:rsidRDefault="00502533" w:rsidP="000E2554">
            <w:pPr>
              <w:spacing w:line="240" w:lineRule="auto"/>
              <w:jc w:val="center"/>
              <w:rPr>
                <w:rFonts w:cs="Arial"/>
                <w:sz w:val="16"/>
                <w:szCs w:val="16"/>
              </w:rPr>
            </w:pPr>
            <w:r w:rsidRPr="00FA038D">
              <w:rPr>
                <w:rFonts w:cs="Arial"/>
                <w:sz w:val="16"/>
                <w:szCs w:val="16"/>
              </w:rPr>
              <w:t>6</w:t>
            </w:r>
          </w:p>
        </w:tc>
        <w:tc>
          <w:tcPr>
            <w:tcW w:w="501" w:type="pct"/>
          </w:tcPr>
          <w:p w14:paraId="23852D2B" w14:textId="43D9AEFC" w:rsidR="00502533" w:rsidRPr="00FA038D" w:rsidRDefault="00502533" w:rsidP="00502533">
            <w:pPr>
              <w:spacing w:line="240" w:lineRule="auto"/>
              <w:jc w:val="center"/>
              <w:rPr>
                <w:rFonts w:cs="Arial"/>
                <w:sz w:val="16"/>
                <w:szCs w:val="16"/>
              </w:rPr>
            </w:pPr>
          </w:p>
        </w:tc>
        <w:tc>
          <w:tcPr>
            <w:tcW w:w="500" w:type="pct"/>
          </w:tcPr>
          <w:p w14:paraId="472289DC" w14:textId="19B4B03C" w:rsidR="00502533" w:rsidRPr="00FA038D" w:rsidRDefault="00502533" w:rsidP="00502533">
            <w:pPr>
              <w:spacing w:line="240" w:lineRule="auto"/>
              <w:jc w:val="center"/>
              <w:rPr>
                <w:rFonts w:cs="Arial"/>
                <w:sz w:val="16"/>
                <w:szCs w:val="16"/>
              </w:rPr>
            </w:pPr>
          </w:p>
        </w:tc>
        <w:tc>
          <w:tcPr>
            <w:tcW w:w="501" w:type="pct"/>
          </w:tcPr>
          <w:p w14:paraId="130FA274" w14:textId="106F524B" w:rsidR="00502533" w:rsidRPr="00FA038D" w:rsidRDefault="00502533" w:rsidP="00502533">
            <w:pPr>
              <w:spacing w:line="240" w:lineRule="auto"/>
              <w:jc w:val="center"/>
              <w:rPr>
                <w:rFonts w:cs="Arial"/>
                <w:sz w:val="16"/>
                <w:szCs w:val="16"/>
              </w:rPr>
            </w:pPr>
          </w:p>
        </w:tc>
        <w:tc>
          <w:tcPr>
            <w:tcW w:w="500" w:type="pct"/>
          </w:tcPr>
          <w:p w14:paraId="59D7F456" w14:textId="11EB7189" w:rsidR="00502533" w:rsidRPr="00FA038D" w:rsidRDefault="00502533" w:rsidP="00502533">
            <w:pPr>
              <w:spacing w:line="240" w:lineRule="auto"/>
              <w:jc w:val="center"/>
              <w:rPr>
                <w:rFonts w:cs="Arial"/>
                <w:sz w:val="16"/>
                <w:szCs w:val="16"/>
              </w:rPr>
            </w:pPr>
          </w:p>
        </w:tc>
        <w:tc>
          <w:tcPr>
            <w:tcW w:w="501" w:type="pct"/>
          </w:tcPr>
          <w:p w14:paraId="4CC569EC" w14:textId="025BAC3E" w:rsidR="00502533" w:rsidRPr="00FA038D" w:rsidRDefault="00502533" w:rsidP="00502533">
            <w:pPr>
              <w:spacing w:line="240" w:lineRule="auto"/>
              <w:jc w:val="center"/>
              <w:rPr>
                <w:rFonts w:cs="Arial"/>
                <w:sz w:val="16"/>
                <w:szCs w:val="16"/>
              </w:rPr>
            </w:pPr>
          </w:p>
        </w:tc>
        <w:tc>
          <w:tcPr>
            <w:tcW w:w="499" w:type="pct"/>
          </w:tcPr>
          <w:p w14:paraId="4C7D650A" w14:textId="5B0FA5E2" w:rsidR="00502533" w:rsidRPr="00FA038D" w:rsidRDefault="00502533" w:rsidP="00502533">
            <w:pPr>
              <w:spacing w:line="240" w:lineRule="auto"/>
              <w:jc w:val="center"/>
              <w:rPr>
                <w:rFonts w:cs="Arial"/>
                <w:sz w:val="16"/>
                <w:szCs w:val="16"/>
              </w:rPr>
            </w:pPr>
          </w:p>
        </w:tc>
        <w:tc>
          <w:tcPr>
            <w:tcW w:w="500" w:type="pct"/>
          </w:tcPr>
          <w:p w14:paraId="019A1677" w14:textId="7464D36B" w:rsidR="00502533" w:rsidRPr="00FA038D" w:rsidRDefault="00502533" w:rsidP="00502533">
            <w:pPr>
              <w:spacing w:line="240" w:lineRule="auto"/>
              <w:jc w:val="center"/>
              <w:rPr>
                <w:rFonts w:cs="Arial"/>
                <w:sz w:val="16"/>
                <w:szCs w:val="16"/>
              </w:rPr>
            </w:pPr>
          </w:p>
        </w:tc>
        <w:tc>
          <w:tcPr>
            <w:tcW w:w="499" w:type="pct"/>
          </w:tcPr>
          <w:p w14:paraId="0F5C80F1" w14:textId="69301364" w:rsidR="00502533" w:rsidRPr="00FA038D" w:rsidRDefault="00502533" w:rsidP="00502533">
            <w:pPr>
              <w:spacing w:line="240" w:lineRule="auto"/>
              <w:jc w:val="center"/>
              <w:rPr>
                <w:rFonts w:cs="Arial"/>
                <w:sz w:val="16"/>
                <w:szCs w:val="16"/>
              </w:rPr>
            </w:pPr>
          </w:p>
        </w:tc>
        <w:tc>
          <w:tcPr>
            <w:tcW w:w="499" w:type="pct"/>
          </w:tcPr>
          <w:p w14:paraId="6ACB4962" w14:textId="40D5E7F2" w:rsidR="00502533" w:rsidRPr="00FA038D" w:rsidRDefault="00502533" w:rsidP="00502533">
            <w:pPr>
              <w:spacing w:line="240" w:lineRule="auto"/>
              <w:jc w:val="center"/>
              <w:rPr>
                <w:rFonts w:cs="Arial"/>
                <w:sz w:val="16"/>
                <w:szCs w:val="16"/>
              </w:rPr>
            </w:pPr>
          </w:p>
        </w:tc>
      </w:tr>
      <w:tr w:rsidR="00502533" w:rsidRPr="00FA038D" w14:paraId="4203BD59" w14:textId="77777777" w:rsidTr="00502533">
        <w:trPr>
          <w:jc w:val="center"/>
        </w:trPr>
        <w:tc>
          <w:tcPr>
            <w:tcW w:w="501" w:type="pct"/>
          </w:tcPr>
          <w:p w14:paraId="732D61B5" w14:textId="77777777" w:rsidR="00502533" w:rsidRPr="00FA038D" w:rsidRDefault="00502533" w:rsidP="000E2554">
            <w:pPr>
              <w:spacing w:line="240" w:lineRule="auto"/>
              <w:jc w:val="center"/>
              <w:rPr>
                <w:rFonts w:cs="Arial"/>
                <w:sz w:val="16"/>
                <w:szCs w:val="16"/>
              </w:rPr>
            </w:pPr>
            <w:r w:rsidRPr="00FA038D">
              <w:rPr>
                <w:rFonts w:cs="Arial"/>
                <w:sz w:val="16"/>
                <w:szCs w:val="16"/>
              </w:rPr>
              <w:t>7</w:t>
            </w:r>
          </w:p>
        </w:tc>
        <w:tc>
          <w:tcPr>
            <w:tcW w:w="501" w:type="pct"/>
          </w:tcPr>
          <w:p w14:paraId="2F0A4235" w14:textId="21C4CEDC" w:rsidR="00502533" w:rsidRPr="00FA038D" w:rsidRDefault="00502533" w:rsidP="00502533">
            <w:pPr>
              <w:spacing w:line="240" w:lineRule="auto"/>
              <w:jc w:val="center"/>
              <w:rPr>
                <w:rFonts w:cs="Arial"/>
                <w:sz w:val="16"/>
                <w:szCs w:val="16"/>
              </w:rPr>
            </w:pPr>
          </w:p>
        </w:tc>
        <w:tc>
          <w:tcPr>
            <w:tcW w:w="500" w:type="pct"/>
          </w:tcPr>
          <w:p w14:paraId="379AC2FF" w14:textId="2FBA8674" w:rsidR="00502533" w:rsidRPr="00FA038D" w:rsidRDefault="00502533" w:rsidP="00502533">
            <w:pPr>
              <w:spacing w:line="240" w:lineRule="auto"/>
              <w:jc w:val="center"/>
              <w:rPr>
                <w:rFonts w:cs="Arial"/>
                <w:sz w:val="16"/>
                <w:szCs w:val="16"/>
              </w:rPr>
            </w:pPr>
          </w:p>
        </w:tc>
        <w:tc>
          <w:tcPr>
            <w:tcW w:w="501" w:type="pct"/>
          </w:tcPr>
          <w:p w14:paraId="47377F03" w14:textId="14C39F14" w:rsidR="00502533" w:rsidRPr="00FA038D" w:rsidRDefault="00502533" w:rsidP="00502533">
            <w:pPr>
              <w:spacing w:line="240" w:lineRule="auto"/>
              <w:jc w:val="center"/>
              <w:rPr>
                <w:rFonts w:cs="Arial"/>
                <w:sz w:val="16"/>
                <w:szCs w:val="16"/>
              </w:rPr>
            </w:pPr>
          </w:p>
        </w:tc>
        <w:tc>
          <w:tcPr>
            <w:tcW w:w="500" w:type="pct"/>
          </w:tcPr>
          <w:p w14:paraId="37106FC8" w14:textId="2C500459" w:rsidR="00502533" w:rsidRPr="00FA038D" w:rsidRDefault="00502533" w:rsidP="00502533">
            <w:pPr>
              <w:spacing w:line="240" w:lineRule="auto"/>
              <w:jc w:val="center"/>
              <w:rPr>
                <w:rFonts w:cs="Arial"/>
                <w:sz w:val="16"/>
                <w:szCs w:val="16"/>
              </w:rPr>
            </w:pPr>
          </w:p>
        </w:tc>
        <w:tc>
          <w:tcPr>
            <w:tcW w:w="501" w:type="pct"/>
          </w:tcPr>
          <w:p w14:paraId="0C9D0F65" w14:textId="24F37EB1" w:rsidR="00502533" w:rsidRPr="00FA038D" w:rsidRDefault="00502533" w:rsidP="00502533">
            <w:pPr>
              <w:spacing w:line="240" w:lineRule="auto"/>
              <w:jc w:val="center"/>
              <w:rPr>
                <w:rFonts w:cs="Arial"/>
                <w:sz w:val="16"/>
                <w:szCs w:val="16"/>
              </w:rPr>
            </w:pPr>
          </w:p>
        </w:tc>
        <w:tc>
          <w:tcPr>
            <w:tcW w:w="499" w:type="pct"/>
          </w:tcPr>
          <w:p w14:paraId="006450F7" w14:textId="2D9E1760" w:rsidR="00502533" w:rsidRPr="00FA038D" w:rsidRDefault="00502533" w:rsidP="00502533">
            <w:pPr>
              <w:spacing w:line="240" w:lineRule="auto"/>
              <w:jc w:val="center"/>
              <w:rPr>
                <w:rFonts w:cs="Arial"/>
                <w:sz w:val="16"/>
                <w:szCs w:val="16"/>
              </w:rPr>
            </w:pPr>
          </w:p>
        </w:tc>
        <w:tc>
          <w:tcPr>
            <w:tcW w:w="500" w:type="pct"/>
          </w:tcPr>
          <w:p w14:paraId="2382BAD8" w14:textId="3FAB6713" w:rsidR="00502533" w:rsidRPr="00FA038D" w:rsidRDefault="00502533" w:rsidP="00502533">
            <w:pPr>
              <w:spacing w:line="240" w:lineRule="auto"/>
              <w:jc w:val="center"/>
              <w:rPr>
                <w:rFonts w:cs="Arial"/>
                <w:sz w:val="16"/>
                <w:szCs w:val="16"/>
              </w:rPr>
            </w:pPr>
          </w:p>
        </w:tc>
        <w:tc>
          <w:tcPr>
            <w:tcW w:w="499" w:type="pct"/>
          </w:tcPr>
          <w:p w14:paraId="6946C344" w14:textId="4D548CD3" w:rsidR="00502533" w:rsidRPr="00FA038D" w:rsidRDefault="00502533" w:rsidP="00502533">
            <w:pPr>
              <w:spacing w:line="240" w:lineRule="auto"/>
              <w:jc w:val="center"/>
              <w:rPr>
                <w:rFonts w:cs="Arial"/>
                <w:sz w:val="16"/>
                <w:szCs w:val="16"/>
              </w:rPr>
            </w:pPr>
          </w:p>
        </w:tc>
        <w:tc>
          <w:tcPr>
            <w:tcW w:w="499" w:type="pct"/>
          </w:tcPr>
          <w:p w14:paraId="5ABDE4EA" w14:textId="111AD470" w:rsidR="00502533" w:rsidRPr="00FA038D" w:rsidRDefault="00502533" w:rsidP="00502533">
            <w:pPr>
              <w:spacing w:line="240" w:lineRule="auto"/>
              <w:jc w:val="center"/>
              <w:rPr>
                <w:rFonts w:cs="Arial"/>
                <w:sz w:val="16"/>
                <w:szCs w:val="16"/>
              </w:rPr>
            </w:pPr>
          </w:p>
        </w:tc>
      </w:tr>
      <w:tr w:rsidR="00502533" w:rsidRPr="00FA038D" w14:paraId="7CD49971" w14:textId="77777777" w:rsidTr="00502533">
        <w:trPr>
          <w:jc w:val="center"/>
        </w:trPr>
        <w:tc>
          <w:tcPr>
            <w:tcW w:w="501" w:type="pct"/>
          </w:tcPr>
          <w:p w14:paraId="2483DF18" w14:textId="77777777" w:rsidR="00502533" w:rsidRPr="00FA038D" w:rsidRDefault="00502533" w:rsidP="000E2554">
            <w:pPr>
              <w:spacing w:line="240" w:lineRule="auto"/>
              <w:jc w:val="center"/>
              <w:rPr>
                <w:rFonts w:cs="Arial"/>
                <w:sz w:val="16"/>
                <w:szCs w:val="16"/>
              </w:rPr>
            </w:pPr>
            <w:r w:rsidRPr="00FA038D">
              <w:rPr>
                <w:rFonts w:cs="Arial"/>
                <w:sz w:val="16"/>
                <w:szCs w:val="16"/>
              </w:rPr>
              <w:t>8</w:t>
            </w:r>
          </w:p>
        </w:tc>
        <w:tc>
          <w:tcPr>
            <w:tcW w:w="501" w:type="pct"/>
          </w:tcPr>
          <w:p w14:paraId="72125470" w14:textId="4E7137F4" w:rsidR="00502533" w:rsidRPr="00FA038D" w:rsidRDefault="00502533" w:rsidP="00502533">
            <w:pPr>
              <w:spacing w:line="240" w:lineRule="auto"/>
              <w:jc w:val="center"/>
              <w:rPr>
                <w:rFonts w:cs="Arial"/>
                <w:sz w:val="16"/>
                <w:szCs w:val="16"/>
              </w:rPr>
            </w:pPr>
          </w:p>
        </w:tc>
        <w:tc>
          <w:tcPr>
            <w:tcW w:w="500" w:type="pct"/>
          </w:tcPr>
          <w:p w14:paraId="443E39C8" w14:textId="1A33C09E" w:rsidR="00502533" w:rsidRPr="00FA038D" w:rsidRDefault="00502533" w:rsidP="00502533">
            <w:pPr>
              <w:spacing w:line="240" w:lineRule="auto"/>
              <w:jc w:val="center"/>
              <w:rPr>
                <w:rFonts w:cs="Arial"/>
                <w:sz w:val="16"/>
                <w:szCs w:val="16"/>
              </w:rPr>
            </w:pPr>
          </w:p>
        </w:tc>
        <w:tc>
          <w:tcPr>
            <w:tcW w:w="501" w:type="pct"/>
          </w:tcPr>
          <w:p w14:paraId="223B997B" w14:textId="6FA14DD4" w:rsidR="00502533" w:rsidRPr="00FA038D" w:rsidRDefault="00502533" w:rsidP="00502533">
            <w:pPr>
              <w:spacing w:line="240" w:lineRule="auto"/>
              <w:jc w:val="center"/>
              <w:rPr>
                <w:rFonts w:cs="Arial"/>
                <w:sz w:val="16"/>
                <w:szCs w:val="16"/>
              </w:rPr>
            </w:pPr>
          </w:p>
        </w:tc>
        <w:tc>
          <w:tcPr>
            <w:tcW w:w="500" w:type="pct"/>
          </w:tcPr>
          <w:p w14:paraId="637BC5C5" w14:textId="7E3919D7" w:rsidR="00502533" w:rsidRPr="00FA038D" w:rsidRDefault="00502533" w:rsidP="00502533">
            <w:pPr>
              <w:spacing w:line="240" w:lineRule="auto"/>
              <w:jc w:val="center"/>
              <w:rPr>
                <w:rFonts w:cs="Arial"/>
                <w:sz w:val="16"/>
                <w:szCs w:val="16"/>
              </w:rPr>
            </w:pPr>
          </w:p>
        </w:tc>
        <w:tc>
          <w:tcPr>
            <w:tcW w:w="501" w:type="pct"/>
          </w:tcPr>
          <w:p w14:paraId="1E5EF85A" w14:textId="1F7C4A3F" w:rsidR="00502533" w:rsidRPr="00FA038D" w:rsidRDefault="00502533" w:rsidP="00502533">
            <w:pPr>
              <w:spacing w:line="240" w:lineRule="auto"/>
              <w:jc w:val="center"/>
              <w:rPr>
                <w:rFonts w:cs="Arial"/>
                <w:sz w:val="16"/>
                <w:szCs w:val="16"/>
              </w:rPr>
            </w:pPr>
          </w:p>
        </w:tc>
        <w:tc>
          <w:tcPr>
            <w:tcW w:w="499" w:type="pct"/>
          </w:tcPr>
          <w:p w14:paraId="3C6A49BF" w14:textId="51AAC60A" w:rsidR="00502533" w:rsidRPr="00FA038D" w:rsidRDefault="00502533" w:rsidP="00502533">
            <w:pPr>
              <w:spacing w:line="240" w:lineRule="auto"/>
              <w:jc w:val="center"/>
              <w:rPr>
                <w:rFonts w:cs="Arial"/>
                <w:sz w:val="16"/>
                <w:szCs w:val="16"/>
              </w:rPr>
            </w:pPr>
          </w:p>
        </w:tc>
        <w:tc>
          <w:tcPr>
            <w:tcW w:w="500" w:type="pct"/>
          </w:tcPr>
          <w:p w14:paraId="549BEEF0" w14:textId="49C97C1A" w:rsidR="00502533" w:rsidRPr="00FA038D" w:rsidRDefault="00502533" w:rsidP="00502533">
            <w:pPr>
              <w:spacing w:line="240" w:lineRule="auto"/>
              <w:jc w:val="center"/>
              <w:rPr>
                <w:rFonts w:cs="Arial"/>
                <w:sz w:val="16"/>
                <w:szCs w:val="16"/>
              </w:rPr>
            </w:pPr>
          </w:p>
        </w:tc>
        <w:tc>
          <w:tcPr>
            <w:tcW w:w="499" w:type="pct"/>
          </w:tcPr>
          <w:p w14:paraId="7D2A631F" w14:textId="43E1D587" w:rsidR="00502533" w:rsidRPr="00FA038D" w:rsidRDefault="00502533" w:rsidP="00502533">
            <w:pPr>
              <w:spacing w:line="240" w:lineRule="auto"/>
              <w:jc w:val="center"/>
              <w:rPr>
                <w:rFonts w:cs="Arial"/>
                <w:sz w:val="16"/>
                <w:szCs w:val="16"/>
              </w:rPr>
            </w:pPr>
          </w:p>
        </w:tc>
        <w:tc>
          <w:tcPr>
            <w:tcW w:w="499" w:type="pct"/>
          </w:tcPr>
          <w:p w14:paraId="5E2998B7" w14:textId="164082AD" w:rsidR="00502533" w:rsidRPr="00FA038D" w:rsidRDefault="00502533" w:rsidP="00502533">
            <w:pPr>
              <w:spacing w:line="240" w:lineRule="auto"/>
              <w:jc w:val="center"/>
              <w:rPr>
                <w:rFonts w:cs="Arial"/>
                <w:sz w:val="16"/>
                <w:szCs w:val="16"/>
              </w:rPr>
            </w:pPr>
          </w:p>
        </w:tc>
      </w:tr>
      <w:tr w:rsidR="00502533" w:rsidRPr="00FA038D" w14:paraId="2A07089C" w14:textId="77777777" w:rsidTr="00502533">
        <w:trPr>
          <w:jc w:val="center"/>
        </w:trPr>
        <w:tc>
          <w:tcPr>
            <w:tcW w:w="501" w:type="pct"/>
          </w:tcPr>
          <w:p w14:paraId="030F72A6" w14:textId="77777777" w:rsidR="00502533" w:rsidRPr="00FA038D" w:rsidRDefault="00502533" w:rsidP="000E2554">
            <w:pPr>
              <w:spacing w:line="240" w:lineRule="auto"/>
              <w:jc w:val="center"/>
              <w:rPr>
                <w:rFonts w:cs="Arial"/>
                <w:sz w:val="16"/>
                <w:szCs w:val="16"/>
              </w:rPr>
            </w:pPr>
            <w:r w:rsidRPr="00FA038D">
              <w:rPr>
                <w:rFonts w:cs="Arial"/>
                <w:sz w:val="16"/>
                <w:szCs w:val="16"/>
              </w:rPr>
              <w:t>D</w:t>
            </w:r>
          </w:p>
        </w:tc>
        <w:tc>
          <w:tcPr>
            <w:tcW w:w="501" w:type="pct"/>
          </w:tcPr>
          <w:p w14:paraId="02AE01AE" w14:textId="3CF2647A" w:rsidR="00502533" w:rsidRPr="00FA038D" w:rsidRDefault="00502533" w:rsidP="00502533">
            <w:pPr>
              <w:spacing w:line="240" w:lineRule="auto"/>
              <w:jc w:val="center"/>
              <w:rPr>
                <w:rFonts w:cs="Arial"/>
                <w:sz w:val="16"/>
                <w:szCs w:val="16"/>
              </w:rPr>
            </w:pPr>
          </w:p>
        </w:tc>
        <w:tc>
          <w:tcPr>
            <w:tcW w:w="500" w:type="pct"/>
          </w:tcPr>
          <w:p w14:paraId="68832C9A" w14:textId="1491EB09" w:rsidR="00502533" w:rsidRPr="00FA038D" w:rsidRDefault="00502533" w:rsidP="00502533">
            <w:pPr>
              <w:spacing w:line="240" w:lineRule="auto"/>
              <w:jc w:val="center"/>
              <w:rPr>
                <w:rFonts w:cs="Arial"/>
                <w:sz w:val="16"/>
                <w:szCs w:val="16"/>
              </w:rPr>
            </w:pPr>
          </w:p>
        </w:tc>
        <w:tc>
          <w:tcPr>
            <w:tcW w:w="501" w:type="pct"/>
          </w:tcPr>
          <w:p w14:paraId="0B531039" w14:textId="51390C19" w:rsidR="00502533" w:rsidRPr="00FA038D" w:rsidRDefault="00502533" w:rsidP="00502533">
            <w:pPr>
              <w:spacing w:line="240" w:lineRule="auto"/>
              <w:jc w:val="center"/>
              <w:rPr>
                <w:rFonts w:cs="Arial"/>
                <w:sz w:val="16"/>
                <w:szCs w:val="16"/>
              </w:rPr>
            </w:pPr>
          </w:p>
        </w:tc>
        <w:tc>
          <w:tcPr>
            <w:tcW w:w="500" w:type="pct"/>
          </w:tcPr>
          <w:p w14:paraId="0CA20558" w14:textId="68EC6DB1" w:rsidR="00502533" w:rsidRPr="00FA038D" w:rsidRDefault="00502533" w:rsidP="00502533">
            <w:pPr>
              <w:spacing w:line="240" w:lineRule="auto"/>
              <w:jc w:val="center"/>
              <w:rPr>
                <w:rFonts w:cs="Arial"/>
                <w:sz w:val="16"/>
                <w:szCs w:val="16"/>
              </w:rPr>
            </w:pPr>
          </w:p>
        </w:tc>
        <w:tc>
          <w:tcPr>
            <w:tcW w:w="501" w:type="pct"/>
          </w:tcPr>
          <w:p w14:paraId="3EB3C202" w14:textId="63846390" w:rsidR="00502533" w:rsidRPr="00FA038D" w:rsidRDefault="00502533" w:rsidP="00502533">
            <w:pPr>
              <w:spacing w:line="240" w:lineRule="auto"/>
              <w:jc w:val="center"/>
              <w:rPr>
                <w:rFonts w:cs="Arial"/>
                <w:sz w:val="16"/>
                <w:szCs w:val="16"/>
              </w:rPr>
            </w:pPr>
          </w:p>
        </w:tc>
        <w:tc>
          <w:tcPr>
            <w:tcW w:w="499" w:type="pct"/>
          </w:tcPr>
          <w:p w14:paraId="112693AE" w14:textId="346D6339" w:rsidR="00502533" w:rsidRPr="00FA038D" w:rsidRDefault="00502533" w:rsidP="00502533">
            <w:pPr>
              <w:spacing w:line="240" w:lineRule="auto"/>
              <w:jc w:val="center"/>
              <w:rPr>
                <w:rFonts w:cs="Arial"/>
                <w:sz w:val="16"/>
                <w:szCs w:val="16"/>
              </w:rPr>
            </w:pPr>
          </w:p>
        </w:tc>
        <w:tc>
          <w:tcPr>
            <w:tcW w:w="500" w:type="pct"/>
          </w:tcPr>
          <w:p w14:paraId="0FFC4298" w14:textId="50825E6D" w:rsidR="00502533" w:rsidRPr="00FA038D" w:rsidRDefault="00502533" w:rsidP="00502533">
            <w:pPr>
              <w:spacing w:line="240" w:lineRule="auto"/>
              <w:jc w:val="center"/>
              <w:rPr>
                <w:rFonts w:cs="Arial"/>
                <w:sz w:val="16"/>
                <w:szCs w:val="16"/>
              </w:rPr>
            </w:pPr>
          </w:p>
        </w:tc>
        <w:tc>
          <w:tcPr>
            <w:tcW w:w="499" w:type="pct"/>
          </w:tcPr>
          <w:p w14:paraId="5B938687" w14:textId="05C42314" w:rsidR="00502533" w:rsidRPr="00FA038D" w:rsidRDefault="00502533" w:rsidP="00502533">
            <w:pPr>
              <w:spacing w:line="240" w:lineRule="auto"/>
              <w:jc w:val="center"/>
              <w:rPr>
                <w:rFonts w:cs="Arial"/>
                <w:sz w:val="16"/>
                <w:szCs w:val="16"/>
              </w:rPr>
            </w:pPr>
          </w:p>
        </w:tc>
        <w:tc>
          <w:tcPr>
            <w:tcW w:w="499" w:type="pct"/>
          </w:tcPr>
          <w:p w14:paraId="459CC38E" w14:textId="687C5B36" w:rsidR="00502533" w:rsidRPr="00FA038D" w:rsidRDefault="00502533" w:rsidP="00502533">
            <w:pPr>
              <w:spacing w:line="240" w:lineRule="auto"/>
              <w:jc w:val="center"/>
              <w:rPr>
                <w:rFonts w:cs="Arial"/>
                <w:sz w:val="16"/>
                <w:szCs w:val="16"/>
              </w:rPr>
            </w:pPr>
          </w:p>
        </w:tc>
      </w:tr>
    </w:tbl>
    <w:p w14:paraId="47BCCCE4" w14:textId="77777777" w:rsidR="009119D0" w:rsidRDefault="009119D0" w:rsidP="00C80CC3">
      <w:pPr>
        <w:pStyle w:val="Caption"/>
        <w:rPr>
          <w:rFonts w:cs="Arial"/>
        </w:rPr>
      </w:pPr>
    </w:p>
    <w:p w14:paraId="6AE22355" w14:textId="77777777" w:rsidR="00C80CC3" w:rsidRPr="00794E4D" w:rsidRDefault="00C80CC3" w:rsidP="00C80CC3">
      <w:pPr>
        <w:pStyle w:val="Caption"/>
        <w:rPr>
          <w:rFonts w:cs="Arial"/>
        </w:rPr>
      </w:pPr>
      <w:r w:rsidRPr="00794E4D">
        <w:rPr>
          <w:rFonts w:cs="Arial"/>
        </w:rPr>
        <w:t xml:space="preserve">Table </w:t>
      </w:r>
      <w:r w:rsidRPr="00794E4D">
        <w:rPr>
          <w:rFonts w:cs="Arial"/>
        </w:rPr>
        <w:fldChar w:fldCharType="begin"/>
      </w:r>
      <w:r w:rsidRPr="00794E4D">
        <w:rPr>
          <w:rFonts w:cs="Arial"/>
        </w:rPr>
        <w:instrText xml:space="preserve"> SEQ Table \</w:instrText>
      </w:r>
      <w:r w:rsidRPr="00794E4D">
        <w:rPr>
          <w:rFonts w:cs="Arial"/>
          <w:bCs/>
          <w:cs/>
        </w:rPr>
        <w:instrText xml:space="preserve">* </w:instrText>
      </w:r>
      <w:r w:rsidRPr="00794E4D">
        <w:rPr>
          <w:rFonts w:cs="Arial"/>
        </w:rPr>
        <w:instrText xml:space="preserve">ARABIC </w:instrText>
      </w:r>
      <w:r w:rsidRPr="00794E4D">
        <w:rPr>
          <w:rFonts w:cs="Arial"/>
        </w:rPr>
        <w:fldChar w:fldCharType="separate"/>
      </w:r>
      <w:r w:rsidR="00CC7D55">
        <w:rPr>
          <w:rFonts w:cs="Arial"/>
          <w:noProof/>
        </w:rPr>
        <w:t>12</w:t>
      </w:r>
      <w:r w:rsidRPr="00794E4D">
        <w:rPr>
          <w:rFonts w:cs="Arial"/>
        </w:rPr>
        <w:fldChar w:fldCharType="end"/>
      </w:r>
      <w:r w:rsidRPr="00794E4D">
        <w:rPr>
          <w:rFonts w:cs="Arial"/>
        </w:rPr>
        <w:t>, Adjustment Marix A</w:t>
      </w:r>
    </w:p>
    <w:tbl>
      <w:tblPr>
        <w:tblStyle w:val="TableGrid"/>
        <w:tblW w:w="3846" w:type="pct"/>
        <w:jc w:val="center"/>
        <w:tblCellMar>
          <w:left w:w="28" w:type="dxa"/>
          <w:right w:w="28" w:type="dxa"/>
        </w:tblCellMar>
        <w:tblLook w:val="04A0" w:firstRow="1" w:lastRow="0" w:firstColumn="1" w:lastColumn="0" w:noHBand="0" w:noVBand="1"/>
      </w:tblPr>
      <w:tblGrid>
        <w:gridCol w:w="699"/>
        <w:gridCol w:w="699"/>
        <w:gridCol w:w="699"/>
        <w:gridCol w:w="700"/>
        <w:gridCol w:w="699"/>
        <w:gridCol w:w="700"/>
        <w:gridCol w:w="697"/>
        <w:gridCol w:w="699"/>
        <w:gridCol w:w="697"/>
        <w:gridCol w:w="697"/>
      </w:tblGrid>
      <w:tr w:rsidR="00C80CC3" w:rsidRPr="00794E4D" w14:paraId="4694D8B7" w14:textId="77777777" w:rsidTr="000E2554">
        <w:trPr>
          <w:jc w:val="center"/>
        </w:trPr>
        <w:tc>
          <w:tcPr>
            <w:tcW w:w="500" w:type="pct"/>
            <w:vAlign w:val="center"/>
          </w:tcPr>
          <w:p w14:paraId="409FE99A" w14:textId="77777777" w:rsidR="00C80CC3" w:rsidRPr="00794E4D" w:rsidRDefault="00C80CC3" w:rsidP="000E2554">
            <w:pPr>
              <w:spacing w:line="240" w:lineRule="auto"/>
              <w:jc w:val="right"/>
              <w:rPr>
                <w:rFonts w:cs="Arial"/>
                <w:sz w:val="16"/>
                <w:szCs w:val="16"/>
              </w:rPr>
            </w:pPr>
            <m:oMathPara>
              <m:oMath>
                <m:r>
                  <w:rPr>
                    <w:rFonts w:ascii="Cambria Math" w:hAnsi="Cambria Math" w:cs="Cambria Math" w:hint="cs"/>
                    <w:sz w:val="16"/>
                    <w:szCs w:val="16"/>
                    <w:cs/>
                  </w:rPr>
                  <w:lastRenderedPageBreak/>
                  <m:t>Q</m:t>
                </m:r>
              </m:oMath>
            </m:oMathPara>
          </w:p>
        </w:tc>
        <w:tc>
          <w:tcPr>
            <w:tcW w:w="500" w:type="pct"/>
            <w:vAlign w:val="center"/>
          </w:tcPr>
          <w:p w14:paraId="51D19243" w14:textId="77777777" w:rsidR="00C80CC3" w:rsidRPr="00794E4D" w:rsidRDefault="00C80CC3" w:rsidP="000E2554">
            <w:pPr>
              <w:spacing w:line="240" w:lineRule="auto"/>
              <w:jc w:val="right"/>
              <w:rPr>
                <w:rFonts w:cs="Arial"/>
                <w:sz w:val="16"/>
                <w:szCs w:val="16"/>
              </w:rPr>
            </w:pPr>
            <w:r w:rsidRPr="00794E4D">
              <w:rPr>
                <w:rFonts w:cs="Arial"/>
                <w:sz w:val="16"/>
                <w:szCs w:val="16"/>
              </w:rPr>
              <w:t>1</w:t>
            </w:r>
          </w:p>
        </w:tc>
        <w:tc>
          <w:tcPr>
            <w:tcW w:w="500" w:type="pct"/>
            <w:vAlign w:val="center"/>
          </w:tcPr>
          <w:p w14:paraId="6FE4E70F" w14:textId="77777777" w:rsidR="00C80CC3" w:rsidRPr="00794E4D" w:rsidRDefault="00C80CC3" w:rsidP="000E2554">
            <w:pPr>
              <w:spacing w:line="240" w:lineRule="auto"/>
              <w:jc w:val="right"/>
              <w:rPr>
                <w:rFonts w:cs="Arial"/>
                <w:sz w:val="16"/>
                <w:szCs w:val="16"/>
              </w:rPr>
            </w:pPr>
            <w:r w:rsidRPr="00794E4D">
              <w:rPr>
                <w:rFonts w:cs="Arial"/>
                <w:sz w:val="16"/>
                <w:szCs w:val="16"/>
              </w:rPr>
              <w:t>2</w:t>
            </w:r>
          </w:p>
        </w:tc>
        <w:tc>
          <w:tcPr>
            <w:tcW w:w="501" w:type="pct"/>
            <w:vAlign w:val="center"/>
          </w:tcPr>
          <w:p w14:paraId="3B8118AB" w14:textId="77777777" w:rsidR="00C80CC3" w:rsidRPr="00794E4D" w:rsidRDefault="00C80CC3" w:rsidP="000E2554">
            <w:pPr>
              <w:spacing w:line="240" w:lineRule="auto"/>
              <w:jc w:val="right"/>
              <w:rPr>
                <w:rFonts w:cs="Arial"/>
                <w:sz w:val="16"/>
                <w:szCs w:val="16"/>
              </w:rPr>
            </w:pPr>
            <w:r w:rsidRPr="00794E4D">
              <w:rPr>
                <w:rFonts w:cs="Arial"/>
                <w:sz w:val="16"/>
                <w:szCs w:val="16"/>
              </w:rPr>
              <w:t>3</w:t>
            </w:r>
          </w:p>
        </w:tc>
        <w:tc>
          <w:tcPr>
            <w:tcW w:w="500" w:type="pct"/>
            <w:vAlign w:val="center"/>
          </w:tcPr>
          <w:p w14:paraId="629C3973" w14:textId="77777777" w:rsidR="00C80CC3" w:rsidRPr="00794E4D" w:rsidRDefault="00C80CC3" w:rsidP="000E2554">
            <w:pPr>
              <w:spacing w:line="240" w:lineRule="auto"/>
              <w:jc w:val="right"/>
              <w:rPr>
                <w:rFonts w:cs="Arial"/>
                <w:sz w:val="16"/>
                <w:szCs w:val="16"/>
              </w:rPr>
            </w:pPr>
            <w:r w:rsidRPr="00794E4D">
              <w:rPr>
                <w:rFonts w:cs="Arial"/>
                <w:sz w:val="16"/>
                <w:szCs w:val="16"/>
              </w:rPr>
              <w:t>4</w:t>
            </w:r>
          </w:p>
        </w:tc>
        <w:tc>
          <w:tcPr>
            <w:tcW w:w="501" w:type="pct"/>
            <w:vAlign w:val="center"/>
          </w:tcPr>
          <w:p w14:paraId="1E54EF1C" w14:textId="77777777" w:rsidR="00C80CC3" w:rsidRPr="00794E4D" w:rsidRDefault="00C80CC3" w:rsidP="000E2554">
            <w:pPr>
              <w:spacing w:line="240" w:lineRule="auto"/>
              <w:jc w:val="right"/>
              <w:rPr>
                <w:rFonts w:cs="Arial"/>
                <w:sz w:val="16"/>
                <w:szCs w:val="16"/>
              </w:rPr>
            </w:pPr>
            <w:r w:rsidRPr="00794E4D">
              <w:rPr>
                <w:rFonts w:cs="Arial"/>
                <w:sz w:val="16"/>
                <w:szCs w:val="16"/>
              </w:rPr>
              <w:t>5</w:t>
            </w:r>
          </w:p>
        </w:tc>
        <w:tc>
          <w:tcPr>
            <w:tcW w:w="499" w:type="pct"/>
            <w:vAlign w:val="center"/>
          </w:tcPr>
          <w:p w14:paraId="3B65C217" w14:textId="77777777" w:rsidR="00C80CC3" w:rsidRPr="00794E4D" w:rsidRDefault="00C80CC3" w:rsidP="000E2554">
            <w:pPr>
              <w:spacing w:line="240" w:lineRule="auto"/>
              <w:jc w:val="right"/>
              <w:rPr>
                <w:rFonts w:cs="Arial"/>
                <w:sz w:val="16"/>
                <w:szCs w:val="16"/>
              </w:rPr>
            </w:pPr>
            <w:r w:rsidRPr="00794E4D">
              <w:rPr>
                <w:rFonts w:cs="Arial"/>
                <w:sz w:val="16"/>
                <w:szCs w:val="16"/>
              </w:rPr>
              <w:t>6</w:t>
            </w:r>
          </w:p>
        </w:tc>
        <w:tc>
          <w:tcPr>
            <w:tcW w:w="500" w:type="pct"/>
            <w:vAlign w:val="center"/>
          </w:tcPr>
          <w:p w14:paraId="49D3B9AE" w14:textId="77777777" w:rsidR="00C80CC3" w:rsidRPr="00794E4D" w:rsidRDefault="00C80CC3" w:rsidP="000E2554">
            <w:pPr>
              <w:spacing w:line="240" w:lineRule="auto"/>
              <w:jc w:val="right"/>
              <w:rPr>
                <w:rFonts w:cs="Arial"/>
                <w:sz w:val="16"/>
                <w:szCs w:val="16"/>
              </w:rPr>
            </w:pPr>
            <w:r w:rsidRPr="00794E4D">
              <w:rPr>
                <w:rFonts w:cs="Arial"/>
                <w:sz w:val="16"/>
                <w:szCs w:val="16"/>
              </w:rPr>
              <w:t>7</w:t>
            </w:r>
          </w:p>
        </w:tc>
        <w:tc>
          <w:tcPr>
            <w:tcW w:w="499" w:type="pct"/>
            <w:vAlign w:val="center"/>
          </w:tcPr>
          <w:p w14:paraId="5A87336F" w14:textId="77777777" w:rsidR="00C80CC3" w:rsidRPr="00794E4D" w:rsidRDefault="00C80CC3" w:rsidP="000E2554">
            <w:pPr>
              <w:spacing w:line="240" w:lineRule="auto"/>
              <w:jc w:val="right"/>
              <w:rPr>
                <w:rFonts w:cs="Arial"/>
                <w:sz w:val="16"/>
                <w:szCs w:val="16"/>
              </w:rPr>
            </w:pPr>
            <w:r w:rsidRPr="00794E4D">
              <w:rPr>
                <w:rFonts w:cs="Arial"/>
                <w:sz w:val="16"/>
                <w:szCs w:val="16"/>
              </w:rPr>
              <w:t>8</w:t>
            </w:r>
          </w:p>
        </w:tc>
        <w:tc>
          <w:tcPr>
            <w:tcW w:w="499" w:type="pct"/>
            <w:vAlign w:val="center"/>
          </w:tcPr>
          <w:p w14:paraId="0FCD0065" w14:textId="77777777" w:rsidR="00C80CC3" w:rsidRPr="00794E4D" w:rsidRDefault="00C80CC3" w:rsidP="000E2554">
            <w:pPr>
              <w:spacing w:line="240" w:lineRule="auto"/>
              <w:jc w:val="right"/>
              <w:rPr>
                <w:rFonts w:cs="Arial"/>
                <w:sz w:val="16"/>
                <w:szCs w:val="16"/>
              </w:rPr>
            </w:pPr>
            <w:r w:rsidRPr="00794E4D">
              <w:rPr>
                <w:rFonts w:cs="Arial"/>
                <w:sz w:val="16"/>
                <w:szCs w:val="16"/>
              </w:rPr>
              <w:t>D</w:t>
            </w:r>
          </w:p>
        </w:tc>
      </w:tr>
      <w:tr w:rsidR="00C80CC3" w:rsidRPr="00794E4D" w14:paraId="2A75294A" w14:textId="77777777" w:rsidTr="000E2554">
        <w:trPr>
          <w:jc w:val="center"/>
        </w:trPr>
        <w:tc>
          <w:tcPr>
            <w:tcW w:w="500" w:type="pct"/>
            <w:vAlign w:val="center"/>
          </w:tcPr>
          <w:p w14:paraId="574ABCE5" w14:textId="77777777" w:rsidR="00C80CC3" w:rsidRPr="00794E4D" w:rsidRDefault="00C80CC3" w:rsidP="000E2554">
            <w:pPr>
              <w:spacing w:line="240" w:lineRule="auto"/>
              <w:jc w:val="right"/>
              <w:rPr>
                <w:rFonts w:cs="Arial"/>
                <w:sz w:val="16"/>
                <w:szCs w:val="16"/>
              </w:rPr>
            </w:pPr>
            <w:r w:rsidRPr="00794E4D">
              <w:rPr>
                <w:rFonts w:cs="Arial"/>
                <w:sz w:val="16"/>
                <w:szCs w:val="16"/>
              </w:rPr>
              <w:t>1</w:t>
            </w:r>
          </w:p>
        </w:tc>
        <w:tc>
          <w:tcPr>
            <w:tcW w:w="500" w:type="pct"/>
            <w:vAlign w:val="center"/>
          </w:tcPr>
          <w:p w14:paraId="693D83EA" w14:textId="4DD1B59A" w:rsidR="00C80CC3" w:rsidRPr="00794E4D" w:rsidRDefault="00C80CC3" w:rsidP="000E2554">
            <w:pPr>
              <w:spacing w:line="240" w:lineRule="auto"/>
              <w:jc w:val="right"/>
              <w:rPr>
                <w:rFonts w:cs="Arial"/>
                <w:color w:val="000000"/>
                <w:sz w:val="16"/>
                <w:szCs w:val="16"/>
              </w:rPr>
            </w:pPr>
          </w:p>
        </w:tc>
        <w:tc>
          <w:tcPr>
            <w:tcW w:w="500" w:type="pct"/>
            <w:vAlign w:val="center"/>
          </w:tcPr>
          <w:p w14:paraId="77FAA955" w14:textId="73CB0026" w:rsidR="00C80CC3" w:rsidRPr="00794E4D" w:rsidRDefault="00C80CC3" w:rsidP="000E2554">
            <w:pPr>
              <w:spacing w:line="240" w:lineRule="auto"/>
              <w:jc w:val="right"/>
              <w:rPr>
                <w:rFonts w:cs="Arial"/>
                <w:color w:val="000000"/>
                <w:sz w:val="16"/>
                <w:szCs w:val="16"/>
              </w:rPr>
            </w:pPr>
          </w:p>
        </w:tc>
        <w:tc>
          <w:tcPr>
            <w:tcW w:w="501" w:type="pct"/>
            <w:vAlign w:val="center"/>
          </w:tcPr>
          <w:p w14:paraId="663F0F59" w14:textId="42167D20" w:rsidR="00C80CC3" w:rsidRPr="00794E4D" w:rsidRDefault="00C80CC3" w:rsidP="000E2554">
            <w:pPr>
              <w:spacing w:line="240" w:lineRule="auto"/>
              <w:jc w:val="right"/>
              <w:rPr>
                <w:rFonts w:cs="Arial"/>
                <w:color w:val="000000"/>
                <w:sz w:val="16"/>
                <w:szCs w:val="16"/>
              </w:rPr>
            </w:pPr>
          </w:p>
        </w:tc>
        <w:tc>
          <w:tcPr>
            <w:tcW w:w="500" w:type="pct"/>
            <w:vAlign w:val="center"/>
          </w:tcPr>
          <w:p w14:paraId="1C3CB1B6" w14:textId="18E91D51" w:rsidR="00C80CC3" w:rsidRPr="00794E4D" w:rsidRDefault="00C80CC3" w:rsidP="000E2554">
            <w:pPr>
              <w:spacing w:line="240" w:lineRule="auto"/>
              <w:jc w:val="right"/>
              <w:rPr>
                <w:rFonts w:cs="Arial"/>
                <w:color w:val="000000"/>
                <w:sz w:val="16"/>
                <w:szCs w:val="16"/>
              </w:rPr>
            </w:pPr>
          </w:p>
        </w:tc>
        <w:tc>
          <w:tcPr>
            <w:tcW w:w="501" w:type="pct"/>
            <w:vAlign w:val="center"/>
          </w:tcPr>
          <w:p w14:paraId="5F7A4791" w14:textId="2D25A9A0" w:rsidR="00C80CC3" w:rsidRPr="00794E4D" w:rsidRDefault="00C80CC3" w:rsidP="000E2554">
            <w:pPr>
              <w:spacing w:line="240" w:lineRule="auto"/>
              <w:jc w:val="right"/>
              <w:rPr>
                <w:rFonts w:cs="Arial"/>
                <w:color w:val="000000"/>
                <w:sz w:val="16"/>
                <w:szCs w:val="16"/>
              </w:rPr>
            </w:pPr>
          </w:p>
        </w:tc>
        <w:tc>
          <w:tcPr>
            <w:tcW w:w="499" w:type="pct"/>
            <w:vAlign w:val="center"/>
          </w:tcPr>
          <w:p w14:paraId="71186535" w14:textId="512FADA6" w:rsidR="00C80CC3" w:rsidRPr="00794E4D" w:rsidRDefault="00C80CC3" w:rsidP="000E2554">
            <w:pPr>
              <w:spacing w:line="240" w:lineRule="auto"/>
              <w:jc w:val="right"/>
              <w:rPr>
                <w:rFonts w:cs="Arial"/>
                <w:color w:val="000000"/>
                <w:sz w:val="16"/>
                <w:szCs w:val="16"/>
              </w:rPr>
            </w:pPr>
          </w:p>
        </w:tc>
        <w:tc>
          <w:tcPr>
            <w:tcW w:w="500" w:type="pct"/>
            <w:vAlign w:val="center"/>
          </w:tcPr>
          <w:p w14:paraId="4FEF92CC" w14:textId="541F55E9" w:rsidR="00C80CC3" w:rsidRPr="00794E4D" w:rsidRDefault="00C80CC3" w:rsidP="000E2554">
            <w:pPr>
              <w:spacing w:line="240" w:lineRule="auto"/>
              <w:jc w:val="right"/>
              <w:rPr>
                <w:rFonts w:cs="Arial"/>
                <w:color w:val="000000"/>
                <w:sz w:val="16"/>
                <w:szCs w:val="16"/>
              </w:rPr>
            </w:pPr>
          </w:p>
        </w:tc>
        <w:tc>
          <w:tcPr>
            <w:tcW w:w="499" w:type="pct"/>
            <w:vAlign w:val="center"/>
          </w:tcPr>
          <w:p w14:paraId="34DF6F5B" w14:textId="675572BB" w:rsidR="00C80CC3" w:rsidRPr="00794E4D" w:rsidRDefault="00C80CC3" w:rsidP="000E2554">
            <w:pPr>
              <w:spacing w:line="240" w:lineRule="auto"/>
              <w:jc w:val="right"/>
              <w:rPr>
                <w:rFonts w:cs="Arial"/>
                <w:color w:val="000000"/>
                <w:sz w:val="16"/>
                <w:szCs w:val="16"/>
              </w:rPr>
            </w:pPr>
          </w:p>
        </w:tc>
        <w:tc>
          <w:tcPr>
            <w:tcW w:w="499" w:type="pct"/>
            <w:vAlign w:val="center"/>
          </w:tcPr>
          <w:p w14:paraId="7ABFC854" w14:textId="3341332F" w:rsidR="00C80CC3" w:rsidRPr="00794E4D" w:rsidRDefault="00C80CC3" w:rsidP="000E2554">
            <w:pPr>
              <w:spacing w:line="240" w:lineRule="auto"/>
              <w:jc w:val="right"/>
              <w:rPr>
                <w:rFonts w:cs="Arial"/>
                <w:color w:val="000000"/>
                <w:sz w:val="16"/>
                <w:szCs w:val="16"/>
              </w:rPr>
            </w:pPr>
          </w:p>
        </w:tc>
      </w:tr>
      <w:tr w:rsidR="00C80CC3" w:rsidRPr="00794E4D" w14:paraId="0F1A2307" w14:textId="77777777" w:rsidTr="000E2554">
        <w:trPr>
          <w:jc w:val="center"/>
        </w:trPr>
        <w:tc>
          <w:tcPr>
            <w:tcW w:w="500" w:type="pct"/>
            <w:vAlign w:val="center"/>
          </w:tcPr>
          <w:p w14:paraId="6BBDCF93" w14:textId="77777777" w:rsidR="00C80CC3" w:rsidRPr="00794E4D" w:rsidRDefault="00C80CC3" w:rsidP="000E2554">
            <w:pPr>
              <w:spacing w:line="240" w:lineRule="auto"/>
              <w:jc w:val="right"/>
              <w:rPr>
                <w:rFonts w:cs="Arial"/>
                <w:sz w:val="16"/>
                <w:szCs w:val="16"/>
              </w:rPr>
            </w:pPr>
            <w:r w:rsidRPr="00794E4D">
              <w:rPr>
                <w:rFonts w:cs="Arial"/>
                <w:sz w:val="16"/>
                <w:szCs w:val="16"/>
              </w:rPr>
              <w:t>2</w:t>
            </w:r>
          </w:p>
        </w:tc>
        <w:tc>
          <w:tcPr>
            <w:tcW w:w="500" w:type="pct"/>
            <w:vAlign w:val="center"/>
          </w:tcPr>
          <w:p w14:paraId="6BD1367B" w14:textId="62F0011F" w:rsidR="00C80CC3" w:rsidRPr="00794E4D" w:rsidRDefault="00C80CC3" w:rsidP="000E2554">
            <w:pPr>
              <w:spacing w:line="240" w:lineRule="auto"/>
              <w:jc w:val="right"/>
              <w:rPr>
                <w:rFonts w:cs="Arial"/>
                <w:color w:val="000000"/>
                <w:sz w:val="16"/>
                <w:szCs w:val="16"/>
              </w:rPr>
            </w:pPr>
          </w:p>
        </w:tc>
        <w:tc>
          <w:tcPr>
            <w:tcW w:w="500" w:type="pct"/>
            <w:vAlign w:val="center"/>
          </w:tcPr>
          <w:p w14:paraId="54240518" w14:textId="406AF96F" w:rsidR="00C80CC3" w:rsidRPr="00794E4D" w:rsidRDefault="00C80CC3" w:rsidP="000E2554">
            <w:pPr>
              <w:spacing w:line="240" w:lineRule="auto"/>
              <w:jc w:val="right"/>
              <w:rPr>
                <w:rFonts w:cs="Arial"/>
                <w:color w:val="000000"/>
                <w:sz w:val="16"/>
                <w:szCs w:val="16"/>
              </w:rPr>
            </w:pPr>
          </w:p>
        </w:tc>
        <w:tc>
          <w:tcPr>
            <w:tcW w:w="501" w:type="pct"/>
            <w:vAlign w:val="center"/>
          </w:tcPr>
          <w:p w14:paraId="04E43FAA" w14:textId="4BB3810F" w:rsidR="00C80CC3" w:rsidRPr="00794E4D" w:rsidRDefault="00C80CC3" w:rsidP="000E2554">
            <w:pPr>
              <w:spacing w:line="240" w:lineRule="auto"/>
              <w:jc w:val="right"/>
              <w:rPr>
                <w:rFonts w:cs="Arial"/>
                <w:color w:val="000000"/>
                <w:sz w:val="16"/>
                <w:szCs w:val="16"/>
              </w:rPr>
            </w:pPr>
          </w:p>
        </w:tc>
        <w:tc>
          <w:tcPr>
            <w:tcW w:w="500" w:type="pct"/>
            <w:vAlign w:val="center"/>
          </w:tcPr>
          <w:p w14:paraId="436B1D59" w14:textId="7D589E08" w:rsidR="00C80CC3" w:rsidRPr="00794E4D" w:rsidRDefault="00C80CC3" w:rsidP="000E2554">
            <w:pPr>
              <w:spacing w:line="240" w:lineRule="auto"/>
              <w:jc w:val="right"/>
              <w:rPr>
                <w:rFonts w:cs="Arial"/>
                <w:color w:val="000000"/>
                <w:sz w:val="16"/>
                <w:szCs w:val="16"/>
              </w:rPr>
            </w:pPr>
          </w:p>
        </w:tc>
        <w:tc>
          <w:tcPr>
            <w:tcW w:w="501" w:type="pct"/>
            <w:vAlign w:val="center"/>
          </w:tcPr>
          <w:p w14:paraId="7F51A8D5" w14:textId="021867F4" w:rsidR="00C80CC3" w:rsidRPr="00794E4D" w:rsidRDefault="00C80CC3" w:rsidP="000E2554">
            <w:pPr>
              <w:spacing w:line="240" w:lineRule="auto"/>
              <w:jc w:val="right"/>
              <w:rPr>
                <w:rFonts w:cs="Arial"/>
                <w:color w:val="000000"/>
                <w:sz w:val="16"/>
                <w:szCs w:val="16"/>
              </w:rPr>
            </w:pPr>
          </w:p>
        </w:tc>
        <w:tc>
          <w:tcPr>
            <w:tcW w:w="499" w:type="pct"/>
            <w:vAlign w:val="center"/>
          </w:tcPr>
          <w:p w14:paraId="7AC6FAD9" w14:textId="39DA2DB6" w:rsidR="00C80CC3" w:rsidRPr="00794E4D" w:rsidRDefault="00C80CC3" w:rsidP="000E2554">
            <w:pPr>
              <w:spacing w:line="240" w:lineRule="auto"/>
              <w:jc w:val="right"/>
              <w:rPr>
                <w:rFonts w:cs="Arial"/>
                <w:color w:val="000000"/>
                <w:sz w:val="16"/>
                <w:szCs w:val="16"/>
              </w:rPr>
            </w:pPr>
          </w:p>
        </w:tc>
        <w:tc>
          <w:tcPr>
            <w:tcW w:w="500" w:type="pct"/>
            <w:vAlign w:val="center"/>
          </w:tcPr>
          <w:p w14:paraId="3E924042" w14:textId="0A92B944" w:rsidR="00C80CC3" w:rsidRPr="00794E4D" w:rsidRDefault="00C80CC3" w:rsidP="000E2554">
            <w:pPr>
              <w:spacing w:line="240" w:lineRule="auto"/>
              <w:jc w:val="right"/>
              <w:rPr>
                <w:rFonts w:cs="Arial"/>
                <w:color w:val="000000"/>
                <w:sz w:val="16"/>
                <w:szCs w:val="16"/>
              </w:rPr>
            </w:pPr>
          </w:p>
        </w:tc>
        <w:tc>
          <w:tcPr>
            <w:tcW w:w="499" w:type="pct"/>
            <w:vAlign w:val="center"/>
          </w:tcPr>
          <w:p w14:paraId="0BB7ED56" w14:textId="46998511" w:rsidR="00C80CC3" w:rsidRPr="00794E4D" w:rsidRDefault="00C80CC3" w:rsidP="000E2554">
            <w:pPr>
              <w:spacing w:line="240" w:lineRule="auto"/>
              <w:jc w:val="right"/>
              <w:rPr>
                <w:rFonts w:cs="Arial"/>
                <w:color w:val="000000"/>
                <w:sz w:val="16"/>
                <w:szCs w:val="16"/>
              </w:rPr>
            </w:pPr>
          </w:p>
        </w:tc>
        <w:tc>
          <w:tcPr>
            <w:tcW w:w="499" w:type="pct"/>
            <w:vAlign w:val="center"/>
          </w:tcPr>
          <w:p w14:paraId="2A18A90D" w14:textId="0130C245" w:rsidR="00C80CC3" w:rsidRPr="00794E4D" w:rsidRDefault="00C80CC3" w:rsidP="000E2554">
            <w:pPr>
              <w:spacing w:line="240" w:lineRule="auto"/>
              <w:jc w:val="right"/>
              <w:rPr>
                <w:rFonts w:cs="Arial"/>
                <w:color w:val="000000"/>
                <w:sz w:val="16"/>
                <w:szCs w:val="16"/>
              </w:rPr>
            </w:pPr>
          </w:p>
        </w:tc>
      </w:tr>
      <w:tr w:rsidR="00C80CC3" w:rsidRPr="00794E4D" w14:paraId="53D9760F" w14:textId="77777777" w:rsidTr="000E2554">
        <w:trPr>
          <w:jc w:val="center"/>
        </w:trPr>
        <w:tc>
          <w:tcPr>
            <w:tcW w:w="500" w:type="pct"/>
            <w:vAlign w:val="center"/>
          </w:tcPr>
          <w:p w14:paraId="78BE8C12" w14:textId="77777777" w:rsidR="00C80CC3" w:rsidRPr="00794E4D" w:rsidRDefault="00C80CC3" w:rsidP="000E2554">
            <w:pPr>
              <w:spacing w:line="240" w:lineRule="auto"/>
              <w:jc w:val="right"/>
              <w:rPr>
                <w:rFonts w:cs="Arial"/>
                <w:sz w:val="16"/>
                <w:szCs w:val="16"/>
              </w:rPr>
            </w:pPr>
            <w:r w:rsidRPr="00794E4D">
              <w:rPr>
                <w:rFonts w:cs="Arial"/>
                <w:sz w:val="16"/>
                <w:szCs w:val="16"/>
              </w:rPr>
              <w:t>3</w:t>
            </w:r>
          </w:p>
        </w:tc>
        <w:tc>
          <w:tcPr>
            <w:tcW w:w="500" w:type="pct"/>
            <w:vAlign w:val="center"/>
          </w:tcPr>
          <w:p w14:paraId="41108826" w14:textId="3D36DB19" w:rsidR="00C80CC3" w:rsidRPr="00794E4D" w:rsidRDefault="00C80CC3" w:rsidP="000E2554">
            <w:pPr>
              <w:spacing w:line="240" w:lineRule="auto"/>
              <w:jc w:val="right"/>
              <w:rPr>
                <w:rFonts w:cs="Arial"/>
                <w:color w:val="000000"/>
                <w:sz w:val="16"/>
                <w:szCs w:val="16"/>
              </w:rPr>
            </w:pPr>
          </w:p>
        </w:tc>
        <w:tc>
          <w:tcPr>
            <w:tcW w:w="500" w:type="pct"/>
            <w:vAlign w:val="center"/>
          </w:tcPr>
          <w:p w14:paraId="3243EC27" w14:textId="4D57D297" w:rsidR="00C80CC3" w:rsidRPr="00794E4D" w:rsidRDefault="00C80CC3" w:rsidP="000E2554">
            <w:pPr>
              <w:spacing w:line="240" w:lineRule="auto"/>
              <w:jc w:val="right"/>
              <w:rPr>
                <w:rFonts w:cs="Arial"/>
                <w:color w:val="000000"/>
                <w:sz w:val="16"/>
                <w:szCs w:val="16"/>
              </w:rPr>
            </w:pPr>
          </w:p>
        </w:tc>
        <w:tc>
          <w:tcPr>
            <w:tcW w:w="501" w:type="pct"/>
            <w:vAlign w:val="center"/>
          </w:tcPr>
          <w:p w14:paraId="72C75F8B" w14:textId="4615CC9F" w:rsidR="00C80CC3" w:rsidRPr="00794E4D" w:rsidRDefault="00C80CC3" w:rsidP="000E2554">
            <w:pPr>
              <w:spacing w:line="240" w:lineRule="auto"/>
              <w:jc w:val="right"/>
              <w:rPr>
                <w:rFonts w:cs="Arial"/>
                <w:color w:val="000000"/>
                <w:sz w:val="16"/>
                <w:szCs w:val="16"/>
              </w:rPr>
            </w:pPr>
          </w:p>
        </w:tc>
        <w:tc>
          <w:tcPr>
            <w:tcW w:w="500" w:type="pct"/>
            <w:vAlign w:val="center"/>
          </w:tcPr>
          <w:p w14:paraId="65A94D5B" w14:textId="7449963E" w:rsidR="00C80CC3" w:rsidRPr="00794E4D" w:rsidRDefault="00C80CC3" w:rsidP="000E2554">
            <w:pPr>
              <w:spacing w:line="240" w:lineRule="auto"/>
              <w:jc w:val="right"/>
              <w:rPr>
                <w:rFonts w:cs="Arial"/>
                <w:color w:val="000000"/>
                <w:sz w:val="16"/>
                <w:szCs w:val="16"/>
              </w:rPr>
            </w:pPr>
          </w:p>
        </w:tc>
        <w:tc>
          <w:tcPr>
            <w:tcW w:w="501" w:type="pct"/>
            <w:vAlign w:val="center"/>
          </w:tcPr>
          <w:p w14:paraId="2B09919F" w14:textId="7C3ABBF5" w:rsidR="00C80CC3" w:rsidRPr="00794E4D" w:rsidRDefault="00C80CC3" w:rsidP="000E2554">
            <w:pPr>
              <w:spacing w:line="240" w:lineRule="auto"/>
              <w:jc w:val="right"/>
              <w:rPr>
                <w:rFonts w:cs="Arial"/>
                <w:color w:val="000000"/>
                <w:sz w:val="16"/>
                <w:szCs w:val="16"/>
              </w:rPr>
            </w:pPr>
          </w:p>
        </w:tc>
        <w:tc>
          <w:tcPr>
            <w:tcW w:w="499" w:type="pct"/>
            <w:vAlign w:val="center"/>
          </w:tcPr>
          <w:p w14:paraId="29245A61" w14:textId="1E534996" w:rsidR="00C80CC3" w:rsidRPr="00794E4D" w:rsidRDefault="00C80CC3" w:rsidP="000E2554">
            <w:pPr>
              <w:spacing w:line="240" w:lineRule="auto"/>
              <w:jc w:val="right"/>
              <w:rPr>
                <w:rFonts w:cs="Arial"/>
                <w:color w:val="000000"/>
                <w:sz w:val="16"/>
                <w:szCs w:val="16"/>
              </w:rPr>
            </w:pPr>
          </w:p>
        </w:tc>
        <w:tc>
          <w:tcPr>
            <w:tcW w:w="500" w:type="pct"/>
            <w:vAlign w:val="center"/>
          </w:tcPr>
          <w:p w14:paraId="72ABF801" w14:textId="35627C9C" w:rsidR="00C80CC3" w:rsidRPr="00794E4D" w:rsidRDefault="00C80CC3" w:rsidP="000E2554">
            <w:pPr>
              <w:spacing w:line="240" w:lineRule="auto"/>
              <w:jc w:val="right"/>
              <w:rPr>
                <w:rFonts w:cs="Arial"/>
                <w:color w:val="000000"/>
                <w:sz w:val="16"/>
                <w:szCs w:val="16"/>
              </w:rPr>
            </w:pPr>
          </w:p>
        </w:tc>
        <w:tc>
          <w:tcPr>
            <w:tcW w:w="499" w:type="pct"/>
            <w:vAlign w:val="center"/>
          </w:tcPr>
          <w:p w14:paraId="4A56241E" w14:textId="2A310390" w:rsidR="00C80CC3" w:rsidRPr="00794E4D" w:rsidRDefault="00C80CC3" w:rsidP="000E2554">
            <w:pPr>
              <w:spacing w:line="240" w:lineRule="auto"/>
              <w:jc w:val="right"/>
              <w:rPr>
                <w:rFonts w:cs="Arial"/>
                <w:color w:val="000000"/>
                <w:sz w:val="16"/>
                <w:szCs w:val="16"/>
              </w:rPr>
            </w:pPr>
          </w:p>
        </w:tc>
        <w:tc>
          <w:tcPr>
            <w:tcW w:w="499" w:type="pct"/>
            <w:vAlign w:val="center"/>
          </w:tcPr>
          <w:p w14:paraId="65B46026" w14:textId="2C67EE62" w:rsidR="00C80CC3" w:rsidRPr="00794E4D" w:rsidRDefault="00C80CC3" w:rsidP="000E2554">
            <w:pPr>
              <w:spacing w:line="240" w:lineRule="auto"/>
              <w:jc w:val="right"/>
              <w:rPr>
                <w:rFonts w:cs="Arial"/>
                <w:color w:val="000000"/>
                <w:sz w:val="16"/>
                <w:szCs w:val="16"/>
              </w:rPr>
            </w:pPr>
          </w:p>
        </w:tc>
      </w:tr>
      <w:tr w:rsidR="00C80CC3" w:rsidRPr="00794E4D" w14:paraId="2D32384D" w14:textId="77777777" w:rsidTr="000E2554">
        <w:trPr>
          <w:jc w:val="center"/>
        </w:trPr>
        <w:tc>
          <w:tcPr>
            <w:tcW w:w="500" w:type="pct"/>
            <w:vAlign w:val="center"/>
          </w:tcPr>
          <w:p w14:paraId="5892F8A3" w14:textId="77777777" w:rsidR="00C80CC3" w:rsidRPr="00794E4D" w:rsidRDefault="00C80CC3" w:rsidP="000E2554">
            <w:pPr>
              <w:spacing w:line="240" w:lineRule="auto"/>
              <w:jc w:val="right"/>
              <w:rPr>
                <w:rFonts w:cs="Arial"/>
                <w:sz w:val="16"/>
                <w:szCs w:val="16"/>
              </w:rPr>
            </w:pPr>
            <w:r w:rsidRPr="00794E4D">
              <w:rPr>
                <w:rFonts w:cs="Arial"/>
                <w:sz w:val="16"/>
                <w:szCs w:val="16"/>
              </w:rPr>
              <w:t>4</w:t>
            </w:r>
          </w:p>
        </w:tc>
        <w:tc>
          <w:tcPr>
            <w:tcW w:w="500" w:type="pct"/>
            <w:vAlign w:val="center"/>
          </w:tcPr>
          <w:p w14:paraId="1959613B" w14:textId="48562C9E" w:rsidR="00C80CC3" w:rsidRPr="00794E4D" w:rsidRDefault="00C80CC3" w:rsidP="000E2554">
            <w:pPr>
              <w:spacing w:line="240" w:lineRule="auto"/>
              <w:jc w:val="right"/>
              <w:rPr>
                <w:rFonts w:cs="Arial"/>
                <w:color w:val="000000"/>
                <w:sz w:val="16"/>
                <w:szCs w:val="16"/>
              </w:rPr>
            </w:pPr>
          </w:p>
        </w:tc>
        <w:tc>
          <w:tcPr>
            <w:tcW w:w="500" w:type="pct"/>
            <w:vAlign w:val="center"/>
          </w:tcPr>
          <w:p w14:paraId="14F3CA03" w14:textId="09FCF52B" w:rsidR="00C80CC3" w:rsidRPr="00794E4D" w:rsidRDefault="00C80CC3" w:rsidP="000E2554">
            <w:pPr>
              <w:spacing w:line="240" w:lineRule="auto"/>
              <w:jc w:val="right"/>
              <w:rPr>
                <w:rFonts w:cs="Arial"/>
                <w:color w:val="000000"/>
                <w:sz w:val="16"/>
                <w:szCs w:val="16"/>
              </w:rPr>
            </w:pPr>
          </w:p>
        </w:tc>
        <w:tc>
          <w:tcPr>
            <w:tcW w:w="501" w:type="pct"/>
            <w:vAlign w:val="center"/>
          </w:tcPr>
          <w:p w14:paraId="679983B1" w14:textId="4C704467" w:rsidR="00C80CC3" w:rsidRPr="00794E4D" w:rsidRDefault="00C80CC3" w:rsidP="000E2554">
            <w:pPr>
              <w:spacing w:line="240" w:lineRule="auto"/>
              <w:jc w:val="right"/>
              <w:rPr>
                <w:rFonts w:cs="Arial"/>
                <w:color w:val="000000"/>
                <w:sz w:val="16"/>
                <w:szCs w:val="16"/>
              </w:rPr>
            </w:pPr>
          </w:p>
        </w:tc>
        <w:tc>
          <w:tcPr>
            <w:tcW w:w="500" w:type="pct"/>
            <w:vAlign w:val="center"/>
          </w:tcPr>
          <w:p w14:paraId="075E1CC2" w14:textId="6FB34BCF" w:rsidR="00C80CC3" w:rsidRPr="00794E4D" w:rsidRDefault="00C80CC3" w:rsidP="000E2554">
            <w:pPr>
              <w:spacing w:line="240" w:lineRule="auto"/>
              <w:jc w:val="right"/>
              <w:rPr>
                <w:rFonts w:cs="Arial"/>
                <w:color w:val="000000"/>
                <w:sz w:val="16"/>
                <w:szCs w:val="16"/>
              </w:rPr>
            </w:pPr>
          </w:p>
        </w:tc>
        <w:tc>
          <w:tcPr>
            <w:tcW w:w="501" w:type="pct"/>
            <w:vAlign w:val="center"/>
          </w:tcPr>
          <w:p w14:paraId="4081F0D4" w14:textId="33EEEAD2" w:rsidR="00C80CC3" w:rsidRPr="00794E4D" w:rsidRDefault="00C80CC3" w:rsidP="000E2554">
            <w:pPr>
              <w:spacing w:line="240" w:lineRule="auto"/>
              <w:jc w:val="right"/>
              <w:rPr>
                <w:rFonts w:cs="Arial"/>
                <w:color w:val="000000"/>
                <w:sz w:val="16"/>
                <w:szCs w:val="16"/>
              </w:rPr>
            </w:pPr>
          </w:p>
        </w:tc>
        <w:tc>
          <w:tcPr>
            <w:tcW w:w="499" w:type="pct"/>
            <w:vAlign w:val="center"/>
          </w:tcPr>
          <w:p w14:paraId="5400D140" w14:textId="004A0D5A" w:rsidR="00C80CC3" w:rsidRPr="00794E4D" w:rsidRDefault="00C80CC3" w:rsidP="000E2554">
            <w:pPr>
              <w:spacing w:line="240" w:lineRule="auto"/>
              <w:jc w:val="right"/>
              <w:rPr>
                <w:rFonts w:cs="Arial"/>
                <w:color w:val="000000"/>
                <w:sz w:val="16"/>
                <w:szCs w:val="16"/>
              </w:rPr>
            </w:pPr>
          </w:p>
        </w:tc>
        <w:tc>
          <w:tcPr>
            <w:tcW w:w="500" w:type="pct"/>
            <w:vAlign w:val="center"/>
          </w:tcPr>
          <w:p w14:paraId="3E687518" w14:textId="22C1CFB5" w:rsidR="00C80CC3" w:rsidRPr="00794E4D" w:rsidRDefault="00C80CC3" w:rsidP="000E2554">
            <w:pPr>
              <w:spacing w:line="240" w:lineRule="auto"/>
              <w:jc w:val="right"/>
              <w:rPr>
                <w:rFonts w:cs="Arial"/>
                <w:color w:val="000000"/>
                <w:sz w:val="16"/>
                <w:szCs w:val="16"/>
              </w:rPr>
            </w:pPr>
          </w:p>
        </w:tc>
        <w:tc>
          <w:tcPr>
            <w:tcW w:w="499" w:type="pct"/>
            <w:vAlign w:val="center"/>
          </w:tcPr>
          <w:p w14:paraId="4860E253" w14:textId="5C1813F0" w:rsidR="00C80CC3" w:rsidRPr="00794E4D" w:rsidRDefault="00C80CC3" w:rsidP="000E2554">
            <w:pPr>
              <w:spacing w:line="240" w:lineRule="auto"/>
              <w:jc w:val="right"/>
              <w:rPr>
                <w:rFonts w:cs="Arial"/>
                <w:color w:val="000000"/>
                <w:sz w:val="16"/>
                <w:szCs w:val="16"/>
              </w:rPr>
            </w:pPr>
          </w:p>
        </w:tc>
        <w:tc>
          <w:tcPr>
            <w:tcW w:w="499" w:type="pct"/>
            <w:vAlign w:val="center"/>
          </w:tcPr>
          <w:p w14:paraId="47D7645E" w14:textId="7C802BAA" w:rsidR="00C80CC3" w:rsidRPr="00794E4D" w:rsidRDefault="00C80CC3" w:rsidP="000E2554">
            <w:pPr>
              <w:spacing w:line="240" w:lineRule="auto"/>
              <w:jc w:val="right"/>
              <w:rPr>
                <w:rFonts w:cs="Arial"/>
                <w:color w:val="000000"/>
                <w:sz w:val="16"/>
                <w:szCs w:val="16"/>
              </w:rPr>
            </w:pPr>
          </w:p>
        </w:tc>
      </w:tr>
      <w:tr w:rsidR="00C80CC3" w:rsidRPr="00794E4D" w14:paraId="7C333933" w14:textId="77777777" w:rsidTr="000E2554">
        <w:trPr>
          <w:jc w:val="center"/>
        </w:trPr>
        <w:tc>
          <w:tcPr>
            <w:tcW w:w="500" w:type="pct"/>
            <w:vAlign w:val="center"/>
          </w:tcPr>
          <w:p w14:paraId="7AA6A6C1" w14:textId="77777777" w:rsidR="00C80CC3" w:rsidRPr="00794E4D" w:rsidRDefault="00C80CC3" w:rsidP="000E2554">
            <w:pPr>
              <w:spacing w:line="240" w:lineRule="auto"/>
              <w:jc w:val="right"/>
              <w:rPr>
                <w:rFonts w:cs="Arial"/>
                <w:sz w:val="16"/>
                <w:szCs w:val="16"/>
              </w:rPr>
            </w:pPr>
            <w:r w:rsidRPr="00794E4D">
              <w:rPr>
                <w:rFonts w:cs="Arial"/>
                <w:sz w:val="16"/>
                <w:szCs w:val="16"/>
              </w:rPr>
              <w:t>5</w:t>
            </w:r>
          </w:p>
        </w:tc>
        <w:tc>
          <w:tcPr>
            <w:tcW w:w="500" w:type="pct"/>
            <w:vAlign w:val="center"/>
          </w:tcPr>
          <w:p w14:paraId="66583093" w14:textId="1D534465" w:rsidR="00C80CC3" w:rsidRPr="00794E4D" w:rsidRDefault="00C80CC3" w:rsidP="000E2554">
            <w:pPr>
              <w:spacing w:line="240" w:lineRule="auto"/>
              <w:jc w:val="right"/>
              <w:rPr>
                <w:rFonts w:cs="Arial"/>
                <w:color w:val="000000"/>
                <w:sz w:val="16"/>
                <w:szCs w:val="16"/>
              </w:rPr>
            </w:pPr>
          </w:p>
        </w:tc>
        <w:tc>
          <w:tcPr>
            <w:tcW w:w="500" w:type="pct"/>
            <w:vAlign w:val="center"/>
          </w:tcPr>
          <w:p w14:paraId="604C57FC" w14:textId="29A0EA8F" w:rsidR="00C80CC3" w:rsidRPr="00794E4D" w:rsidRDefault="00C80CC3" w:rsidP="000E2554">
            <w:pPr>
              <w:spacing w:line="240" w:lineRule="auto"/>
              <w:jc w:val="right"/>
              <w:rPr>
                <w:rFonts w:cs="Arial"/>
                <w:color w:val="000000"/>
                <w:sz w:val="16"/>
                <w:szCs w:val="16"/>
              </w:rPr>
            </w:pPr>
          </w:p>
        </w:tc>
        <w:tc>
          <w:tcPr>
            <w:tcW w:w="501" w:type="pct"/>
            <w:vAlign w:val="center"/>
          </w:tcPr>
          <w:p w14:paraId="6BD83D8E" w14:textId="6E96C8C4" w:rsidR="00C80CC3" w:rsidRPr="00794E4D" w:rsidRDefault="00C80CC3" w:rsidP="000E2554">
            <w:pPr>
              <w:spacing w:line="240" w:lineRule="auto"/>
              <w:jc w:val="right"/>
              <w:rPr>
                <w:rFonts w:cs="Arial"/>
                <w:color w:val="000000"/>
                <w:sz w:val="16"/>
                <w:szCs w:val="16"/>
              </w:rPr>
            </w:pPr>
          </w:p>
        </w:tc>
        <w:tc>
          <w:tcPr>
            <w:tcW w:w="500" w:type="pct"/>
            <w:vAlign w:val="center"/>
          </w:tcPr>
          <w:p w14:paraId="61BE56B6" w14:textId="463B5E20" w:rsidR="00C80CC3" w:rsidRPr="00794E4D" w:rsidRDefault="00C80CC3" w:rsidP="000E2554">
            <w:pPr>
              <w:spacing w:line="240" w:lineRule="auto"/>
              <w:jc w:val="right"/>
              <w:rPr>
                <w:rFonts w:cs="Arial"/>
                <w:color w:val="000000"/>
                <w:sz w:val="16"/>
                <w:szCs w:val="16"/>
              </w:rPr>
            </w:pPr>
          </w:p>
        </w:tc>
        <w:tc>
          <w:tcPr>
            <w:tcW w:w="501" w:type="pct"/>
            <w:vAlign w:val="center"/>
          </w:tcPr>
          <w:p w14:paraId="5E117422" w14:textId="71D65302" w:rsidR="00C80CC3" w:rsidRPr="00794E4D" w:rsidRDefault="00C80CC3" w:rsidP="000E2554">
            <w:pPr>
              <w:spacing w:line="240" w:lineRule="auto"/>
              <w:jc w:val="right"/>
              <w:rPr>
                <w:rFonts w:cs="Arial"/>
                <w:color w:val="000000"/>
                <w:sz w:val="16"/>
                <w:szCs w:val="16"/>
              </w:rPr>
            </w:pPr>
          </w:p>
        </w:tc>
        <w:tc>
          <w:tcPr>
            <w:tcW w:w="499" w:type="pct"/>
            <w:vAlign w:val="center"/>
          </w:tcPr>
          <w:p w14:paraId="5EA12B65" w14:textId="4046A936" w:rsidR="00C80CC3" w:rsidRPr="00794E4D" w:rsidRDefault="00C80CC3" w:rsidP="000E2554">
            <w:pPr>
              <w:spacing w:line="240" w:lineRule="auto"/>
              <w:jc w:val="right"/>
              <w:rPr>
                <w:rFonts w:cs="Arial"/>
                <w:color w:val="000000"/>
                <w:sz w:val="16"/>
                <w:szCs w:val="16"/>
              </w:rPr>
            </w:pPr>
          </w:p>
        </w:tc>
        <w:tc>
          <w:tcPr>
            <w:tcW w:w="500" w:type="pct"/>
            <w:vAlign w:val="center"/>
          </w:tcPr>
          <w:p w14:paraId="680AA2DF" w14:textId="3F29C3BB" w:rsidR="00C80CC3" w:rsidRPr="00794E4D" w:rsidRDefault="00C80CC3" w:rsidP="000E2554">
            <w:pPr>
              <w:spacing w:line="240" w:lineRule="auto"/>
              <w:jc w:val="right"/>
              <w:rPr>
                <w:rFonts w:cs="Arial"/>
                <w:color w:val="000000"/>
                <w:sz w:val="16"/>
                <w:szCs w:val="16"/>
              </w:rPr>
            </w:pPr>
          </w:p>
        </w:tc>
        <w:tc>
          <w:tcPr>
            <w:tcW w:w="499" w:type="pct"/>
            <w:vAlign w:val="center"/>
          </w:tcPr>
          <w:p w14:paraId="7B173567" w14:textId="1F2DE7FE" w:rsidR="00C80CC3" w:rsidRPr="00794E4D" w:rsidRDefault="00C80CC3" w:rsidP="000E2554">
            <w:pPr>
              <w:spacing w:line="240" w:lineRule="auto"/>
              <w:jc w:val="right"/>
              <w:rPr>
                <w:rFonts w:cs="Arial"/>
                <w:color w:val="000000"/>
                <w:sz w:val="16"/>
                <w:szCs w:val="16"/>
              </w:rPr>
            </w:pPr>
          </w:p>
        </w:tc>
        <w:tc>
          <w:tcPr>
            <w:tcW w:w="499" w:type="pct"/>
            <w:vAlign w:val="center"/>
          </w:tcPr>
          <w:p w14:paraId="44689BF1" w14:textId="2CFA7381" w:rsidR="00C80CC3" w:rsidRPr="00794E4D" w:rsidRDefault="00C80CC3" w:rsidP="000E2554">
            <w:pPr>
              <w:spacing w:line="240" w:lineRule="auto"/>
              <w:jc w:val="right"/>
              <w:rPr>
                <w:rFonts w:cs="Arial"/>
                <w:color w:val="000000"/>
                <w:sz w:val="16"/>
                <w:szCs w:val="16"/>
              </w:rPr>
            </w:pPr>
          </w:p>
        </w:tc>
      </w:tr>
      <w:tr w:rsidR="00C80CC3" w:rsidRPr="00794E4D" w14:paraId="4C43B449" w14:textId="77777777" w:rsidTr="000E2554">
        <w:trPr>
          <w:jc w:val="center"/>
        </w:trPr>
        <w:tc>
          <w:tcPr>
            <w:tcW w:w="500" w:type="pct"/>
            <w:vAlign w:val="center"/>
          </w:tcPr>
          <w:p w14:paraId="542652C3" w14:textId="77777777" w:rsidR="00C80CC3" w:rsidRPr="00794E4D" w:rsidRDefault="00C80CC3" w:rsidP="000E2554">
            <w:pPr>
              <w:spacing w:line="240" w:lineRule="auto"/>
              <w:jc w:val="right"/>
              <w:rPr>
                <w:rFonts w:cs="Arial"/>
                <w:sz w:val="16"/>
                <w:szCs w:val="16"/>
              </w:rPr>
            </w:pPr>
            <w:r w:rsidRPr="00794E4D">
              <w:rPr>
                <w:rFonts w:cs="Arial"/>
                <w:sz w:val="16"/>
                <w:szCs w:val="16"/>
              </w:rPr>
              <w:t>6</w:t>
            </w:r>
          </w:p>
        </w:tc>
        <w:tc>
          <w:tcPr>
            <w:tcW w:w="500" w:type="pct"/>
            <w:vAlign w:val="center"/>
          </w:tcPr>
          <w:p w14:paraId="5D41D8C8" w14:textId="5AF5CA14" w:rsidR="00C80CC3" w:rsidRPr="00794E4D" w:rsidRDefault="00C80CC3" w:rsidP="000E2554">
            <w:pPr>
              <w:spacing w:line="240" w:lineRule="auto"/>
              <w:jc w:val="right"/>
              <w:rPr>
                <w:rFonts w:cs="Arial"/>
                <w:color w:val="000000"/>
                <w:sz w:val="16"/>
                <w:szCs w:val="16"/>
              </w:rPr>
            </w:pPr>
          </w:p>
        </w:tc>
        <w:tc>
          <w:tcPr>
            <w:tcW w:w="500" w:type="pct"/>
            <w:vAlign w:val="center"/>
          </w:tcPr>
          <w:p w14:paraId="4226579C" w14:textId="68C7FB04" w:rsidR="00C80CC3" w:rsidRPr="00794E4D" w:rsidRDefault="00C80CC3" w:rsidP="000E2554">
            <w:pPr>
              <w:spacing w:line="240" w:lineRule="auto"/>
              <w:jc w:val="right"/>
              <w:rPr>
                <w:rFonts w:cs="Arial"/>
                <w:color w:val="000000"/>
                <w:sz w:val="16"/>
                <w:szCs w:val="16"/>
              </w:rPr>
            </w:pPr>
          </w:p>
        </w:tc>
        <w:tc>
          <w:tcPr>
            <w:tcW w:w="501" w:type="pct"/>
            <w:vAlign w:val="center"/>
          </w:tcPr>
          <w:p w14:paraId="53FBC52D" w14:textId="1821EE84" w:rsidR="00C80CC3" w:rsidRPr="00794E4D" w:rsidRDefault="00C80CC3" w:rsidP="000E2554">
            <w:pPr>
              <w:spacing w:line="240" w:lineRule="auto"/>
              <w:jc w:val="right"/>
              <w:rPr>
                <w:rFonts w:cs="Arial"/>
                <w:color w:val="000000"/>
                <w:sz w:val="16"/>
                <w:szCs w:val="16"/>
              </w:rPr>
            </w:pPr>
          </w:p>
        </w:tc>
        <w:tc>
          <w:tcPr>
            <w:tcW w:w="500" w:type="pct"/>
            <w:vAlign w:val="center"/>
          </w:tcPr>
          <w:p w14:paraId="7CC83074" w14:textId="650551D9" w:rsidR="00C80CC3" w:rsidRPr="00794E4D" w:rsidRDefault="00C80CC3" w:rsidP="000E2554">
            <w:pPr>
              <w:spacing w:line="240" w:lineRule="auto"/>
              <w:jc w:val="right"/>
              <w:rPr>
                <w:rFonts w:cs="Arial"/>
                <w:color w:val="000000"/>
                <w:sz w:val="16"/>
                <w:szCs w:val="16"/>
              </w:rPr>
            </w:pPr>
          </w:p>
        </w:tc>
        <w:tc>
          <w:tcPr>
            <w:tcW w:w="501" w:type="pct"/>
            <w:vAlign w:val="center"/>
          </w:tcPr>
          <w:p w14:paraId="26F7BB91" w14:textId="4230CBC0" w:rsidR="00C80CC3" w:rsidRPr="00794E4D" w:rsidRDefault="00C80CC3" w:rsidP="000E2554">
            <w:pPr>
              <w:spacing w:line="240" w:lineRule="auto"/>
              <w:jc w:val="right"/>
              <w:rPr>
                <w:rFonts w:cs="Arial"/>
                <w:color w:val="000000"/>
                <w:sz w:val="16"/>
                <w:szCs w:val="16"/>
              </w:rPr>
            </w:pPr>
          </w:p>
        </w:tc>
        <w:tc>
          <w:tcPr>
            <w:tcW w:w="499" w:type="pct"/>
            <w:vAlign w:val="center"/>
          </w:tcPr>
          <w:p w14:paraId="08E37309" w14:textId="4507400B" w:rsidR="00C80CC3" w:rsidRPr="00794E4D" w:rsidRDefault="00C80CC3" w:rsidP="000E2554">
            <w:pPr>
              <w:spacing w:line="240" w:lineRule="auto"/>
              <w:jc w:val="right"/>
              <w:rPr>
                <w:rFonts w:cs="Arial"/>
                <w:color w:val="000000"/>
                <w:sz w:val="16"/>
                <w:szCs w:val="16"/>
              </w:rPr>
            </w:pPr>
          </w:p>
        </w:tc>
        <w:tc>
          <w:tcPr>
            <w:tcW w:w="500" w:type="pct"/>
            <w:vAlign w:val="center"/>
          </w:tcPr>
          <w:p w14:paraId="18C0CD14" w14:textId="567AEDF2" w:rsidR="00C80CC3" w:rsidRPr="00794E4D" w:rsidRDefault="00C80CC3" w:rsidP="000E2554">
            <w:pPr>
              <w:spacing w:line="240" w:lineRule="auto"/>
              <w:jc w:val="right"/>
              <w:rPr>
                <w:rFonts w:cs="Arial"/>
                <w:color w:val="000000"/>
                <w:sz w:val="16"/>
                <w:szCs w:val="16"/>
              </w:rPr>
            </w:pPr>
          </w:p>
        </w:tc>
        <w:tc>
          <w:tcPr>
            <w:tcW w:w="499" w:type="pct"/>
            <w:vAlign w:val="center"/>
          </w:tcPr>
          <w:p w14:paraId="37884392" w14:textId="559BD659" w:rsidR="00C80CC3" w:rsidRPr="00794E4D" w:rsidRDefault="00C80CC3" w:rsidP="000E2554">
            <w:pPr>
              <w:spacing w:line="240" w:lineRule="auto"/>
              <w:jc w:val="right"/>
              <w:rPr>
                <w:rFonts w:cs="Arial"/>
                <w:color w:val="000000"/>
                <w:sz w:val="16"/>
                <w:szCs w:val="16"/>
              </w:rPr>
            </w:pPr>
          </w:p>
        </w:tc>
        <w:tc>
          <w:tcPr>
            <w:tcW w:w="499" w:type="pct"/>
            <w:vAlign w:val="center"/>
          </w:tcPr>
          <w:p w14:paraId="01950093" w14:textId="1E73A55E" w:rsidR="00C80CC3" w:rsidRPr="00794E4D" w:rsidRDefault="00C80CC3" w:rsidP="000E2554">
            <w:pPr>
              <w:spacing w:line="240" w:lineRule="auto"/>
              <w:jc w:val="right"/>
              <w:rPr>
                <w:rFonts w:cs="Arial"/>
                <w:color w:val="000000"/>
                <w:sz w:val="16"/>
                <w:szCs w:val="16"/>
              </w:rPr>
            </w:pPr>
          </w:p>
        </w:tc>
      </w:tr>
      <w:tr w:rsidR="00C80CC3" w:rsidRPr="00794E4D" w14:paraId="52EC1C14" w14:textId="77777777" w:rsidTr="000E2554">
        <w:trPr>
          <w:jc w:val="center"/>
        </w:trPr>
        <w:tc>
          <w:tcPr>
            <w:tcW w:w="500" w:type="pct"/>
            <w:vAlign w:val="center"/>
          </w:tcPr>
          <w:p w14:paraId="5C6826CA" w14:textId="77777777" w:rsidR="00C80CC3" w:rsidRPr="00794E4D" w:rsidRDefault="00C80CC3" w:rsidP="000E2554">
            <w:pPr>
              <w:spacing w:line="240" w:lineRule="auto"/>
              <w:jc w:val="right"/>
              <w:rPr>
                <w:rFonts w:cs="Arial"/>
                <w:sz w:val="16"/>
                <w:szCs w:val="16"/>
              </w:rPr>
            </w:pPr>
            <w:r w:rsidRPr="00794E4D">
              <w:rPr>
                <w:rFonts w:cs="Arial"/>
                <w:sz w:val="16"/>
                <w:szCs w:val="16"/>
              </w:rPr>
              <w:t>7</w:t>
            </w:r>
          </w:p>
        </w:tc>
        <w:tc>
          <w:tcPr>
            <w:tcW w:w="500" w:type="pct"/>
            <w:vAlign w:val="center"/>
          </w:tcPr>
          <w:p w14:paraId="22A5099F" w14:textId="27600CEA" w:rsidR="00C80CC3" w:rsidRPr="00794E4D" w:rsidRDefault="00C80CC3" w:rsidP="000E2554">
            <w:pPr>
              <w:spacing w:line="240" w:lineRule="auto"/>
              <w:jc w:val="right"/>
              <w:rPr>
                <w:rFonts w:cs="Arial"/>
                <w:color w:val="000000"/>
                <w:sz w:val="16"/>
                <w:szCs w:val="16"/>
              </w:rPr>
            </w:pPr>
          </w:p>
        </w:tc>
        <w:tc>
          <w:tcPr>
            <w:tcW w:w="500" w:type="pct"/>
            <w:vAlign w:val="center"/>
          </w:tcPr>
          <w:p w14:paraId="306EE45E" w14:textId="5B820E00" w:rsidR="00C80CC3" w:rsidRPr="00794E4D" w:rsidRDefault="00C80CC3" w:rsidP="000E2554">
            <w:pPr>
              <w:spacing w:line="240" w:lineRule="auto"/>
              <w:jc w:val="right"/>
              <w:rPr>
                <w:rFonts w:cs="Arial"/>
                <w:color w:val="000000"/>
                <w:sz w:val="16"/>
                <w:szCs w:val="16"/>
              </w:rPr>
            </w:pPr>
          </w:p>
        </w:tc>
        <w:tc>
          <w:tcPr>
            <w:tcW w:w="501" w:type="pct"/>
            <w:vAlign w:val="center"/>
          </w:tcPr>
          <w:p w14:paraId="293BA831" w14:textId="773230AB" w:rsidR="00C80CC3" w:rsidRPr="00794E4D" w:rsidRDefault="00C80CC3" w:rsidP="000E2554">
            <w:pPr>
              <w:spacing w:line="240" w:lineRule="auto"/>
              <w:jc w:val="right"/>
              <w:rPr>
                <w:rFonts w:cs="Arial"/>
                <w:color w:val="000000"/>
                <w:sz w:val="16"/>
                <w:szCs w:val="16"/>
              </w:rPr>
            </w:pPr>
          </w:p>
        </w:tc>
        <w:tc>
          <w:tcPr>
            <w:tcW w:w="500" w:type="pct"/>
            <w:vAlign w:val="center"/>
          </w:tcPr>
          <w:p w14:paraId="70B0228F" w14:textId="02AE63AA" w:rsidR="00C80CC3" w:rsidRPr="00794E4D" w:rsidRDefault="00C80CC3" w:rsidP="000E2554">
            <w:pPr>
              <w:spacing w:line="240" w:lineRule="auto"/>
              <w:jc w:val="right"/>
              <w:rPr>
                <w:rFonts w:cs="Arial"/>
                <w:color w:val="000000"/>
                <w:sz w:val="16"/>
                <w:szCs w:val="16"/>
              </w:rPr>
            </w:pPr>
          </w:p>
        </w:tc>
        <w:tc>
          <w:tcPr>
            <w:tcW w:w="501" w:type="pct"/>
            <w:vAlign w:val="center"/>
          </w:tcPr>
          <w:p w14:paraId="302AC215" w14:textId="7C090FC1" w:rsidR="00C80CC3" w:rsidRPr="00794E4D" w:rsidRDefault="00C80CC3" w:rsidP="000E2554">
            <w:pPr>
              <w:spacing w:line="240" w:lineRule="auto"/>
              <w:jc w:val="right"/>
              <w:rPr>
                <w:rFonts w:cs="Arial"/>
                <w:color w:val="000000"/>
                <w:sz w:val="16"/>
                <w:szCs w:val="16"/>
              </w:rPr>
            </w:pPr>
          </w:p>
        </w:tc>
        <w:tc>
          <w:tcPr>
            <w:tcW w:w="499" w:type="pct"/>
            <w:vAlign w:val="center"/>
          </w:tcPr>
          <w:p w14:paraId="73647C76" w14:textId="6DA8B3DD" w:rsidR="00C80CC3" w:rsidRPr="00794E4D" w:rsidRDefault="00C80CC3" w:rsidP="000E2554">
            <w:pPr>
              <w:spacing w:line="240" w:lineRule="auto"/>
              <w:jc w:val="right"/>
              <w:rPr>
                <w:rFonts w:cs="Arial"/>
                <w:color w:val="000000"/>
                <w:sz w:val="16"/>
                <w:szCs w:val="16"/>
              </w:rPr>
            </w:pPr>
          </w:p>
        </w:tc>
        <w:tc>
          <w:tcPr>
            <w:tcW w:w="500" w:type="pct"/>
            <w:vAlign w:val="center"/>
          </w:tcPr>
          <w:p w14:paraId="7107BD17" w14:textId="22DF5ABC" w:rsidR="00C80CC3" w:rsidRPr="00794E4D" w:rsidRDefault="00C80CC3" w:rsidP="000E2554">
            <w:pPr>
              <w:spacing w:line="240" w:lineRule="auto"/>
              <w:jc w:val="right"/>
              <w:rPr>
                <w:rFonts w:cs="Arial"/>
                <w:color w:val="000000"/>
                <w:sz w:val="16"/>
                <w:szCs w:val="16"/>
              </w:rPr>
            </w:pPr>
          </w:p>
        </w:tc>
        <w:tc>
          <w:tcPr>
            <w:tcW w:w="499" w:type="pct"/>
            <w:vAlign w:val="center"/>
          </w:tcPr>
          <w:p w14:paraId="50EE0FDE" w14:textId="6284FCB3" w:rsidR="00C80CC3" w:rsidRPr="00794E4D" w:rsidRDefault="00C80CC3" w:rsidP="000E2554">
            <w:pPr>
              <w:spacing w:line="240" w:lineRule="auto"/>
              <w:jc w:val="right"/>
              <w:rPr>
                <w:rFonts w:cs="Arial"/>
                <w:color w:val="000000"/>
                <w:sz w:val="16"/>
                <w:szCs w:val="16"/>
              </w:rPr>
            </w:pPr>
          </w:p>
        </w:tc>
        <w:tc>
          <w:tcPr>
            <w:tcW w:w="499" w:type="pct"/>
            <w:vAlign w:val="center"/>
          </w:tcPr>
          <w:p w14:paraId="57E3A2DF" w14:textId="2256443F" w:rsidR="00C80CC3" w:rsidRPr="00794E4D" w:rsidRDefault="00C80CC3" w:rsidP="000E2554">
            <w:pPr>
              <w:spacing w:line="240" w:lineRule="auto"/>
              <w:jc w:val="right"/>
              <w:rPr>
                <w:rFonts w:cs="Arial"/>
                <w:color w:val="000000"/>
                <w:sz w:val="16"/>
                <w:szCs w:val="16"/>
              </w:rPr>
            </w:pPr>
          </w:p>
        </w:tc>
      </w:tr>
      <w:tr w:rsidR="00C80CC3" w:rsidRPr="00794E4D" w14:paraId="26F84E6B" w14:textId="77777777" w:rsidTr="000E2554">
        <w:trPr>
          <w:jc w:val="center"/>
        </w:trPr>
        <w:tc>
          <w:tcPr>
            <w:tcW w:w="500" w:type="pct"/>
            <w:vAlign w:val="center"/>
          </w:tcPr>
          <w:p w14:paraId="46FE07A7" w14:textId="77777777" w:rsidR="00C80CC3" w:rsidRPr="00794E4D" w:rsidRDefault="00C80CC3" w:rsidP="000E2554">
            <w:pPr>
              <w:spacing w:line="240" w:lineRule="auto"/>
              <w:jc w:val="right"/>
              <w:rPr>
                <w:rFonts w:cs="Arial"/>
                <w:sz w:val="16"/>
                <w:szCs w:val="16"/>
              </w:rPr>
            </w:pPr>
            <w:r w:rsidRPr="00794E4D">
              <w:rPr>
                <w:rFonts w:cs="Arial"/>
                <w:sz w:val="16"/>
                <w:szCs w:val="16"/>
              </w:rPr>
              <w:t>8</w:t>
            </w:r>
          </w:p>
        </w:tc>
        <w:tc>
          <w:tcPr>
            <w:tcW w:w="500" w:type="pct"/>
            <w:vAlign w:val="center"/>
          </w:tcPr>
          <w:p w14:paraId="1A786A16" w14:textId="4C9B6143" w:rsidR="00C80CC3" w:rsidRPr="00794E4D" w:rsidRDefault="00C80CC3" w:rsidP="000E2554">
            <w:pPr>
              <w:spacing w:line="240" w:lineRule="auto"/>
              <w:jc w:val="right"/>
              <w:rPr>
                <w:rFonts w:cs="Arial"/>
                <w:color w:val="000000"/>
                <w:sz w:val="16"/>
                <w:szCs w:val="16"/>
              </w:rPr>
            </w:pPr>
          </w:p>
        </w:tc>
        <w:tc>
          <w:tcPr>
            <w:tcW w:w="500" w:type="pct"/>
            <w:vAlign w:val="center"/>
          </w:tcPr>
          <w:p w14:paraId="188A8E5C" w14:textId="57D62020" w:rsidR="00C80CC3" w:rsidRPr="00794E4D" w:rsidRDefault="00C80CC3" w:rsidP="000E2554">
            <w:pPr>
              <w:spacing w:line="240" w:lineRule="auto"/>
              <w:jc w:val="right"/>
              <w:rPr>
                <w:rFonts w:cs="Arial"/>
                <w:color w:val="000000"/>
                <w:sz w:val="16"/>
                <w:szCs w:val="16"/>
              </w:rPr>
            </w:pPr>
          </w:p>
        </w:tc>
        <w:tc>
          <w:tcPr>
            <w:tcW w:w="501" w:type="pct"/>
            <w:vAlign w:val="center"/>
          </w:tcPr>
          <w:p w14:paraId="16841406" w14:textId="4E1A08F3" w:rsidR="00C80CC3" w:rsidRPr="00794E4D" w:rsidRDefault="00C80CC3" w:rsidP="000E2554">
            <w:pPr>
              <w:spacing w:line="240" w:lineRule="auto"/>
              <w:jc w:val="right"/>
              <w:rPr>
                <w:rFonts w:cs="Arial"/>
                <w:color w:val="000000"/>
                <w:sz w:val="16"/>
                <w:szCs w:val="16"/>
              </w:rPr>
            </w:pPr>
          </w:p>
        </w:tc>
        <w:tc>
          <w:tcPr>
            <w:tcW w:w="500" w:type="pct"/>
            <w:vAlign w:val="center"/>
          </w:tcPr>
          <w:p w14:paraId="6400F149" w14:textId="71366051" w:rsidR="00C80CC3" w:rsidRPr="00794E4D" w:rsidRDefault="00C80CC3" w:rsidP="000E2554">
            <w:pPr>
              <w:spacing w:line="240" w:lineRule="auto"/>
              <w:jc w:val="right"/>
              <w:rPr>
                <w:rFonts w:cs="Arial"/>
                <w:color w:val="000000"/>
                <w:sz w:val="16"/>
                <w:szCs w:val="16"/>
              </w:rPr>
            </w:pPr>
          </w:p>
        </w:tc>
        <w:tc>
          <w:tcPr>
            <w:tcW w:w="501" w:type="pct"/>
            <w:vAlign w:val="center"/>
          </w:tcPr>
          <w:p w14:paraId="133565D3" w14:textId="1B6E4AC0" w:rsidR="00C80CC3" w:rsidRPr="00794E4D" w:rsidRDefault="00C80CC3" w:rsidP="000E2554">
            <w:pPr>
              <w:spacing w:line="240" w:lineRule="auto"/>
              <w:jc w:val="right"/>
              <w:rPr>
                <w:rFonts w:cs="Arial"/>
                <w:color w:val="000000"/>
                <w:sz w:val="16"/>
                <w:szCs w:val="16"/>
              </w:rPr>
            </w:pPr>
          </w:p>
        </w:tc>
        <w:tc>
          <w:tcPr>
            <w:tcW w:w="499" w:type="pct"/>
            <w:vAlign w:val="center"/>
          </w:tcPr>
          <w:p w14:paraId="028FFD23" w14:textId="794D0964" w:rsidR="00C80CC3" w:rsidRPr="00794E4D" w:rsidRDefault="00C80CC3" w:rsidP="000E2554">
            <w:pPr>
              <w:spacing w:line="240" w:lineRule="auto"/>
              <w:jc w:val="right"/>
              <w:rPr>
                <w:rFonts w:cs="Arial"/>
                <w:color w:val="000000"/>
                <w:sz w:val="16"/>
                <w:szCs w:val="16"/>
              </w:rPr>
            </w:pPr>
          </w:p>
        </w:tc>
        <w:tc>
          <w:tcPr>
            <w:tcW w:w="500" w:type="pct"/>
            <w:vAlign w:val="center"/>
          </w:tcPr>
          <w:p w14:paraId="68EEE501" w14:textId="504B7179" w:rsidR="00C80CC3" w:rsidRPr="00794E4D" w:rsidRDefault="00C80CC3" w:rsidP="000E2554">
            <w:pPr>
              <w:spacing w:line="240" w:lineRule="auto"/>
              <w:jc w:val="right"/>
              <w:rPr>
                <w:rFonts w:cs="Arial"/>
                <w:color w:val="000000"/>
                <w:sz w:val="16"/>
                <w:szCs w:val="16"/>
              </w:rPr>
            </w:pPr>
          </w:p>
        </w:tc>
        <w:tc>
          <w:tcPr>
            <w:tcW w:w="499" w:type="pct"/>
            <w:vAlign w:val="center"/>
          </w:tcPr>
          <w:p w14:paraId="2FD44789" w14:textId="5B5B1542" w:rsidR="00C80CC3" w:rsidRPr="00794E4D" w:rsidRDefault="00C80CC3" w:rsidP="000E2554">
            <w:pPr>
              <w:spacing w:line="240" w:lineRule="auto"/>
              <w:jc w:val="right"/>
              <w:rPr>
                <w:rFonts w:cs="Arial"/>
                <w:color w:val="000000"/>
                <w:sz w:val="16"/>
                <w:szCs w:val="16"/>
              </w:rPr>
            </w:pPr>
          </w:p>
        </w:tc>
        <w:tc>
          <w:tcPr>
            <w:tcW w:w="499" w:type="pct"/>
            <w:vAlign w:val="center"/>
          </w:tcPr>
          <w:p w14:paraId="7DC91A06" w14:textId="2ADC2A9A" w:rsidR="00C80CC3" w:rsidRPr="00794E4D" w:rsidRDefault="00C80CC3" w:rsidP="000E2554">
            <w:pPr>
              <w:spacing w:line="240" w:lineRule="auto"/>
              <w:jc w:val="right"/>
              <w:rPr>
                <w:rFonts w:cs="Arial"/>
                <w:color w:val="000000"/>
                <w:sz w:val="16"/>
                <w:szCs w:val="16"/>
              </w:rPr>
            </w:pPr>
          </w:p>
        </w:tc>
      </w:tr>
      <w:tr w:rsidR="00C80CC3" w:rsidRPr="00794E4D" w14:paraId="19D6FDD6" w14:textId="77777777" w:rsidTr="000E2554">
        <w:trPr>
          <w:jc w:val="center"/>
        </w:trPr>
        <w:tc>
          <w:tcPr>
            <w:tcW w:w="500" w:type="pct"/>
            <w:vAlign w:val="center"/>
          </w:tcPr>
          <w:p w14:paraId="1EE52AA0" w14:textId="77777777" w:rsidR="00C80CC3" w:rsidRPr="00794E4D" w:rsidRDefault="00C80CC3" w:rsidP="000E2554">
            <w:pPr>
              <w:spacing w:line="240" w:lineRule="auto"/>
              <w:jc w:val="right"/>
              <w:rPr>
                <w:rFonts w:cs="Arial"/>
                <w:sz w:val="16"/>
                <w:szCs w:val="16"/>
              </w:rPr>
            </w:pPr>
            <w:r w:rsidRPr="00794E4D">
              <w:rPr>
                <w:rFonts w:cs="Arial"/>
                <w:sz w:val="16"/>
                <w:szCs w:val="16"/>
              </w:rPr>
              <w:t>D</w:t>
            </w:r>
          </w:p>
        </w:tc>
        <w:tc>
          <w:tcPr>
            <w:tcW w:w="500" w:type="pct"/>
            <w:vAlign w:val="center"/>
          </w:tcPr>
          <w:p w14:paraId="58A1081A" w14:textId="53143C28" w:rsidR="00C80CC3" w:rsidRPr="00794E4D" w:rsidRDefault="00C80CC3" w:rsidP="000E2554">
            <w:pPr>
              <w:spacing w:line="240" w:lineRule="auto"/>
              <w:jc w:val="right"/>
              <w:rPr>
                <w:rFonts w:cs="Arial"/>
                <w:color w:val="000000"/>
                <w:sz w:val="16"/>
                <w:szCs w:val="16"/>
              </w:rPr>
            </w:pPr>
          </w:p>
        </w:tc>
        <w:tc>
          <w:tcPr>
            <w:tcW w:w="500" w:type="pct"/>
            <w:vAlign w:val="center"/>
          </w:tcPr>
          <w:p w14:paraId="34C0AE54" w14:textId="7C4DE341" w:rsidR="00C80CC3" w:rsidRPr="00794E4D" w:rsidRDefault="00C80CC3" w:rsidP="000E2554">
            <w:pPr>
              <w:spacing w:line="240" w:lineRule="auto"/>
              <w:jc w:val="right"/>
              <w:rPr>
                <w:rFonts w:cs="Arial"/>
                <w:color w:val="000000"/>
                <w:sz w:val="16"/>
                <w:szCs w:val="16"/>
              </w:rPr>
            </w:pPr>
          </w:p>
        </w:tc>
        <w:tc>
          <w:tcPr>
            <w:tcW w:w="501" w:type="pct"/>
            <w:vAlign w:val="center"/>
          </w:tcPr>
          <w:p w14:paraId="5EECA108" w14:textId="1F5433A4" w:rsidR="00C80CC3" w:rsidRPr="00794E4D" w:rsidRDefault="00C80CC3" w:rsidP="000E2554">
            <w:pPr>
              <w:spacing w:line="240" w:lineRule="auto"/>
              <w:jc w:val="right"/>
              <w:rPr>
                <w:rFonts w:cs="Arial"/>
                <w:color w:val="000000"/>
                <w:sz w:val="16"/>
                <w:szCs w:val="16"/>
              </w:rPr>
            </w:pPr>
          </w:p>
        </w:tc>
        <w:tc>
          <w:tcPr>
            <w:tcW w:w="500" w:type="pct"/>
            <w:vAlign w:val="center"/>
          </w:tcPr>
          <w:p w14:paraId="36EAABEA" w14:textId="1952FA2C" w:rsidR="00C80CC3" w:rsidRPr="00794E4D" w:rsidRDefault="00C80CC3" w:rsidP="000E2554">
            <w:pPr>
              <w:spacing w:line="240" w:lineRule="auto"/>
              <w:jc w:val="right"/>
              <w:rPr>
                <w:rFonts w:cs="Arial"/>
                <w:color w:val="000000"/>
                <w:sz w:val="16"/>
                <w:szCs w:val="16"/>
              </w:rPr>
            </w:pPr>
          </w:p>
        </w:tc>
        <w:tc>
          <w:tcPr>
            <w:tcW w:w="501" w:type="pct"/>
            <w:vAlign w:val="center"/>
          </w:tcPr>
          <w:p w14:paraId="63D1FB16" w14:textId="2A339E77" w:rsidR="00C80CC3" w:rsidRPr="00794E4D" w:rsidRDefault="00C80CC3" w:rsidP="000E2554">
            <w:pPr>
              <w:spacing w:line="240" w:lineRule="auto"/>
              <w:jc w:val="right"/>
              <w:rPr>
                <w:rFonts w:cs="Arial"/>
                <w:color w:val="000000"/>
                <w:sz w:val="16"/>
                <w:szCs w:val="16"/>
              </w:rPr>
            </w:pPr>
          </w:p>
        </w:tc>
        <w:tc>
          <w:tcPr>
            <w:tcW w:w="499" w:type="pct"/>
            <w:vAlign w:val="center"/>
          </w:tcPr>
          <w:p w14:paraId="099A54FC" w14:textId="518303BF" w:rsidR="00C80CC3" w:rsidRPr="00794E4D" w:rsidRDefault="00C80CC3" w:rsidP="000E2554">
            <w:pPr>
              <w:spacing w:line="240" w:lineRule="auto"/>
              <w:jc w:val="right"/>
              <w:rPr>
                <w:rFonts w:cs="Arial"/>
                <w:color w:val="000000"/>
                <w:sz w:val="16"/>
                <w:szCs w:val="16"/>
              </w:rPr>
            </w:pPr>
          </w:p>
        </w:tc>
        <w:tc>
          <w:tcPr>
            <w:tcW w:w="500" w:type="pct"/>
            <w:vAlign w:val="center"/>
          </w:tcPr>
          <w:p w14:paraId="00BB00CC" w14:textId="4027CA27" w:rsidR="00C80CC3" w:rsidRPr="00794E4D" w:rsidRDefault="00C80CC3" w:rsidP="000E2554">
            <w:pPr>
              <w:spacing w:line="240" w:lineRule="auto"/>
              <w:jc w:val="right"/>
              <w:rPr>
                <w:rFonts w:cs="Arial"/>
                <w:color w:val="000000"/>
                <w:sz w:val="16"/>
                <w:szCs w:val="16"/>
              </w:rPr>
            </w:pPr>
          </w:p>
        </w:tc>
        <w:tc>
          <w:tcPr>
            <w:tcW w:w="499" w:type="pct"/>
            <w:vAlign w:val="center"/>
          </w:tcPr>
          <w:p w14:paraId="211A3CE5" w14:textId="14DB67BF" w:rsidR="00C80CC3" w:rsidRPr="00794E4D" w:rsidRDefault="00C80CC3" w:rsidP="000E2554">
            <w:pPr>
              <w:spacing w:line="240" w:lineRule="auto"/>
              <w:jc w:val="right"/>
              <w:rPr>
                <w:rFonts w:cs="Arial"/>
                <w:color w:val="000000"/>
                <w:sz w:val="16"/>
                <w:szCs w:val="16"/>
              </w:rPr>
            </w:pPr>
          </w:p>
        </w:tc>
        <w:tc>
          <w:tcPr>
            <w:tcW w:w="499" w:type="pct"/>
            <w:vAlign w:val="center"/>
          </w:tcPr>
          <w:p w14:paraId="069EEC2C" w14:textId="7FEF27EB" w:rsidR="00C80CC3" w:rsidRPr="00794E4D" w:rsidRDefault="00C80CC3" w:rsidP="000E2554">
            <w:pPr>
              <w:spacing w:line="240" w:lineRule="auto"/>
              <w:jc w:val="right"/>
              <w:rPr>
                <w:rFonts w:cs="Arial"/>
                <w:color w:val="000000"/>
                <w:sz w:val="16"/>
                <w:szCs w:val="16"/>
              </w:rPr>
            </w:pPr>
          </w:p>
        </w:tc>
      </w:tr>
    </w:tbl>
    <w:p w14:paraId="310D17AD" w14:textId="77777777" w:rsidR="009119D0" w:rsidRDefault="009119D0" w:rsidP="00C80CC3">
      <w:pPr>
        <w:pStyle w:val="Caption"/>
        <w:rPr>
          <w:rFonts w:cs="Arial"/>
        </w:rPr>
      </w:pPr>
    </w:p>
    <w:p w14:paraId="67D4AC28" w14:textId="77777777" w:rsidR="00C80CC3" w:rsidRPr="00794E4D" w:rsidRDefault="00C80CC3" w:rsidP="00C80CC3">
      <w:pPr>
        <w:pStyle w:val="Caption"/>
        <w:rPr>
          <w:rFonts w:cs="Arial"/>
        </w:rPr>
      </w:pPr>
      <w:r w:rsidRPr="00794E4D">
        <w:rPr>
          <w:rFonts w:cs="Arial"/>
        </w:rPr>
        <w:t xml:space="preserve">Table </w:t>
      </w:r>
      <w:r w:rsidRPr="00794E4D">
        <w:rPr>
          <w:rFonts w:cs="Arial"/>
        </w:rPr>
        <w:fldChar w:fldCharType="begin"/>
      </w:r>
      <w:r w:rsidRPr="00794E4D">
        <w:rPr>
          <w:rFonts w:cs="Arial"/>
        </w:rPr>
        <w:instrText xml:space="preserve"> SEQ Table \</w:instrText>
      </w:r>
      <w:r w:rsidRPr="00794E4D">
        <w:rPr>
          <w:rFonts w:cs="Arial"/>
          <w:bCs/>
          <w:cs/>
        </w:rPr>
        <w:instrText xml:space="preserve">* </w:instrText>
      </w:r>
      <w:r w:rsidRPr="00794E4D">
        <w:rPr>
          <w:rFonts w:cs="Arial"/>
        </w:rPr>
        <w:instrText xml:space="preserve">ARABIC </w:instrText>
      </w:r>
      <w:r w:rsidRPr="00794E4D">
        <w:rPr>
          <w:rFonts w:cs="Arial"/>
        </w:rPr>
        <w:fldChar w:fldCharType="separate"/>
      </w:r>
      <w:r w:rsidR="00CC7D55">
        <w:rPr>
          <w:rFonts w:cs="Arial"/>
          <w:noProof/>
        </w:rPr>
        <w:t>13</w:t>
      </w:r>
      <w:r w:rsidRPr="00794E4D">
        <w:rPr>
          <w:rFonts w:cs="Arial"/>
        </w:rPr>
        <w:fldChar w:fldCharType="end"/>
      </w:r>
      <w:r w:rsidRPr="00794E4D">
        <w:rPr>
          <w:rFonts w:cs="Arial"/>
        </w:rPr>
        <w:t>, Final Generator matrix</w:t>
      </w:r>
    </w:p>
    <w:p w14:paraId="64DD5F92" w14:textId="77777777" w:rsidR="00C80CC3" w:rsidRPr="00794E4D" w:rsidRDefault="00C80CC3" w:rsidP="00C80CC3">
      <w:pPr>
        <w:pStyle w:val="Heading3"/>
        <w:numPr>
          <w:ilvl w:val="2"/>
          <w:numId w:val="2"/>
        </w:numPr>
        <w:rPr>
          <w:rFonts w:cs="Arial"/>
        </w:rPr>
      </w:pPr>
      <w:r w:rsidRPr="00794E4D">
        <w:rPr>
          <w:rFonts w:cs="Arial"/>
        </w:rPr>
        <w:t>Non</w:t>
      </w:r>
      <w:r w:rsidRPr="00794E4D">
        <w:rPr>
          <w:rFonts w:cs="Arial"/>
          <w:bCs/>
          <w:szCs w:val="24"/>
          <w:cs/>
        </w:rPr>
        <w:t>-</w:t>
      </w:r>
      <w:r w:rsidRPr="00794E4D">
        <w:rPr>
          <w:rFonts w:cs="Arial"/>
        </w:rPr>
        <w:t xml:space="preserve">homogeneous curve adjustment </w:t>
      </w:r>
      <m:oMath>
        <m:r>
          <m:rPr>
            <m:sty m:val="bi"/>
          </m:rPr>
          <w:rPr>
            <w:rFonts w:ascii="Cambria Math" w:hAnsi="Cambria Math" w:cs="Cambria Math" w:hint="cs"/>
            <w:szCs w:val="24"/>
            <w:cs/>
          </w:rPr>
          <m:t>α</m:t>
        </m:r>
        <m:r>
          <m:rPr>
            <m:sty m:val="bi"/>
          </m:rPr>
          <w:rPr>
            <w:rFonts w:ascii="Cambria Math" w:hAnsi="Cambria Math" w:cs="Arial"/>
          </w:rPr>
          <m:t>,</m:t>
        </m:r>
        <m:r>
          <m:rPr>
            <m:sty m:val="bi"/>
          </m:rPr>
          <w:rPr>
            <w:rFonts w:ascii="Cambria Math" w:hAnsi="Cambria Math" w:cs="Cambria Math" w:hint="cs"/>
            <w:szCs w:val="24"/>
            <w:cs/>
          </w:rPr>
          <m:t>β</m:t>
        </m:r>
      </m:oMath>
    </w:p>
    <w:p w14:paraId="1BA84EE4" w14:textId="77777777" w:rsidR="00C80CC3" w:rsidRPr="00794E4D" w:rsidRDefault="00C80CC3" w:rsidP="00C80CC3">
      <w:pPr>
        <w:rPr>
          <w:rFonts w:cs="Arial"/>
        </w:rPr>
      </w:pPr>
      <w:r w:rsidRPr="00794E4D">
        <w:rPr>
          <w:rFonts w:cs="Arial"/>
        </w:rPr>
        <w:t>In this section, we will explain how to obtain an optimal choice of alpha and beta to best fit the model</w:t>
      </w:r>
      <w:r w:rsidRPr="00794E4D">
        <w:rPr>
          <w:rFonts w:cs="Arial"/>
          <w:szCs w:val="22"/>
          <w:cs/>
        </w:rPr>
        <w:t xml:space="preserve">. </w:t>
      </w:r>
      <w:r w:rsidRPr="00794E4D">
        <w:rPr>
          <w:rFonts w:cs="Arial"/>
        </w:rPr>
        <w:t xml:space="preserve"> Suppose that</w:t>
      </w:r>
      <w:r w:rsidRPr="00794E4D">
        <w:rPr>
          <w:rFonts w:cs="Arial"/>
          <w:szCs w:val="22"/>
          <w:cs/>
        </w:rPr>
        <w:t xml:space="preserve"> </w:t>
      </w:r>
      <m:oMath>
        <m:sSub>
          <m:sSubPr>
            <m:ctrlPr>
              <w:rPr>
                <w:rFonts w:ascii="Cambria Math" w:hAnsi="Cambria Math" w:cs="Arial"/>
                <w:i/>
              </w:rPr>
            </m:ctrlPr>
          </m:sSubPr>
          <m:e>
            <m:r>
              <m:rPr>
                <m:scr m:val="script"/>
              </m:rPr>
              <w:rPr>
                <w:rFonts w:ascii="Cambria Math" w:hAnsi="Cambria Math" w:cs="Cambria Math" w:hint="cs"/>
                <w:szCs w:val="22"/>
                <w:cs/>
              </w:rPr>
              <m:t>P</m:t>
            </m:r>
          </m:e>
          <m:sub>
            <m:r>
              <w:rPr>
                <w:rFonts w:ascii="Cambria Math" w:hAnsi="Cambria Math" w:cs="Cambria Math" w:hint="cs"/>
                <w:szCs w:val="22"/>
                <w:cs/>
              </w:rPr>
              <m:t>t</m:t>
            </m:r>
          </m:sub>
        </m:sSub>
      </m:oMath>
      <w:r w:rsidRPr="00794E4D">
        <w:rPr>
          <w:rFonts w:cs="Arial"/>
        </w:rPr>
        <w:t xml:space="preserve"> is output of taking an exponential of the non</w:t>
      </w:r>
      <w:r w:rsidRPr="00794E4D">
        <w:rPr>
          <w:rFonts w:cs="Arial"/>
          <w:szCs w:val="22"/>
          <w:cs/>
        </w:rPr>
        <w:t>-</w:t>
      </w:r>
      <w:r w:rsidRPr="00794E4D">
        <w:rPr>
          <w:rFonts w:cs="Arial"/>
        </w:rPr>
        <w:t xml:space="preserve">homogenous transition matrix </w:t>
      </w:r>
      <m:oMath>
        <m:r>
          <w:rPr>
            <w:rFonts w:ascii="Cambria Math" w:hAnsi="Cambria Math" w:cs="Cambria Math" w:hint="cs"/>
            <w:szCs w:val="22"/>
            <w:cs/>
          </w:rPr>
          <m:t>t</m:t>
        </m:r>
        <m:sSub>
          <m:sSubPr>
            <m:ctrlPr>
              <w:rPr>
                <w:rFonts w:ascii="Cambria Math" w:hAnsi="Cambria Math" w:cs="Arial"/>
                <w:i/>
              </w:rPr>
            </m:ctrlPr>
          </m:sSubPr>
          <m:e>
            <m:r>
              <w:rPr>
                <w:rFonts w:ascii="Cambria Math" w:hAnsi="Cambria Math" w:cs="Cambria Math" w:hint="cs"/>
                <w:szCs w:val="22"/>
                <w:cs/>
              </w:rPr>
              <m:t>Q</m:t>
            </m:r>
          </m:e>
          <m:sub>
            <m:r>
              <w:rPr>
                <w:rFonts w:ascii="Cambria Math" w:hAnsi="Cambria Math" w:cs="Cambria Math" w:hint="cs"/>
                <w:szCs w:val="22"/>
                <w:cs/>
              </w:rPr>
              <m:t>t</m:t>
            </m:r>
          </m:sub>
        </m:sSub>
      </m:oMath>
      <w:r w:rsidRPr="00794E4D">
        <w:rPr>
          <w:rFonts w:cs="Arial"/>
        </w:rPr>
        <w:t xml:space="preserve"> as follow</w:t>
      </w:r>
    </w:p>
    <w:p w14:paraId="22E7350E" w14:textId="77777777" w:rsidR="00C80CC3" w:rsidRPr="00794E4D" w:rsidRDefault="004B1401" w:rsidP="00C80CC3">
      <w:pPr>
        <w:rPr>
          <w:rFonts w:eastAsiaTheme="minorEastAsia" w:cs="Arial"/>
        </w:rPr>
      </w:pPr>
      <m:oMathPara>
        <m:oMath>
          <m:sSub>
            <m:sSubPr>
              <m:ctrlPr>
                <w:rPr>
                  <w:rFonts w:ascii="Cambria Math" w:hAnsi="Cambria Math" w:cs="Arial"/>
                  <w:i/>
                </w:rPr>
              </m:ctrlPr>
            </m:sSubPr>
            <m:e>
              <m:r>
                <m:rPr>
                  <m:scr m:val="script"/>
                </m:rPr>
                <w:rPr>
                  <w:rFonts w:ascii="Cambria Math" w:hAnsi="Cambria Math" w:cs="Cambria Math" w:hint="cs"/>
                  <w:szCs w:val="22"/>
                  <w:cs/>
                </w:rPr>
                <m:t>P</m:t>
              </m:r>
            </m:e>
            <m:sub>
              <m:r>
                <w:rPr>
                  <w:rFonts w:ascii="Cambria Math" w:hAnsi="Cambria Math" w:cs="Cambria Math" w:hint="cs"/>
                  <w:szCs w:val="22"/>
                  <w:cs/>
                </w:rPr>
                <m:t>t</m:t>
              </m:r>
            </m:sub>
          </m:sSub>
          <m:r>
            <w:rPr>
              <w:rFonts w:ascii="Cambria Math" w:hAnsi="Cambria Math" w:cs="Arial"/>
              <w:szCs w:val="22"/>
              <w:cs/>
            </w:rPr>
            <m:t>=</m:t>
          </m:r>
          <m:func>
            <m:funcPr>
              <m:ctrlPr>
                <w:rPr>
                  <w:rFonts w:ascii="Cambria Math" w:hAnsi="Cambria Math" w:cs="Arial"/>
                  <w:i/>
                </w:rPr>
              </m:ctrlPr>
            </m:funcPr>
            <m:fName>
              <m:r>
                <m:rPr>
                  <m:sty m:val="p"/>
                </m:rPr>
                <w:rPr>
                  <w:rFonts w:ascii="Cambria Math" w:hAnsi="Cambria Math" w:cs="Arial"/>
                </w:rPr>
                <m:t>exp</m:t>
              </m:r>
            </m:fName>
            <m:e>
              <m:d>
                <m:dPr>
                  <m:ctrlPr>
                    <w:rPr>
                      <w:rFonts w:ascii="Cambria Math" w:hAnsi="Cambria Math" w:cs="Arial"/>
                      <w:i/>
                    </w:rPr>
                  </m:ctrlPr>
                </m:dPr>
                <m:e>
                  <m:r>
                    <w:rPr>
                      <w:rFonts w:ascii="Cambria Math" w:hAnsi="Cambria Math" w:cs="Cambria Math" w:hint="cs"/>
                      <w:szCs w:val="22"/>
                      <w:cs/>
                    </w:rPr>
                    <m:t>t</m:t>
                  </m:r>
                  <m:sSub>
                    <m:sSubPr>
                      <m:ctrlPr>
                        <w:rPr>
                          <w:rFonts w:ascii="Cambria Math" w:hAnsi="Cambria Math" w:cs="Arial"/>
                          <w:i/>
                        </w:rPr>
                      </m:ctrlPr>
                    </m:sSubPr>
                    <m:e>
                      <m:r>
                        <w:rPr>
                          <w:rFonts w:ascii="Cambria Math" w:hAnsi="Cambria Math" w:cs="Cambria Math" w:hint="cs"/>
                          <w:szCs w:val="22"/>
                          <w:cs/>
                        </w:rPr>
                        <m:t>Q</m:t>
                      </m:r>
                    </m:e>
                    <m:sub>
                      <m:r>
                        <w:rPr>
                          <w:rFonts w:ascii="Cambria Math" w:hAnsi="Cambria Math" w:cs="Cambria Math" w:hint="cs"/>
                          <w:szCs w:val="22"/>
                          <w:cs/>
                        </w:rPr>
                        <m:t>t</m:t>
                      </m:r>
                    </m:sub>
                  </m:sSub>
                </m:e>
              </m:d>
              <m:r>
                <w:rPr>
                  <w:rFonts w:ascii="Cambria Math" w:hAnsi="Cambria Math" w:cs="Arial"/>
                  <w:szCs w:val="22"/>
                  <w:cs/>
                </w:rPr>
                <m:t>=</m:t>
              </m:r>
            </m:e>
          </m:func>
          <m:d>
            <m:dPr>
              <m:begChr m:val="["/>
              <m:endChr m:val="]"/>
              <m:ctrlPr>
                <w:rPr>
                  <w:rFonts w:ascii="Cambria Math" w:eastAsiaTheme="minorEastAsia" w:hAnsi="Cambria Math" w:cs="Arial"/>
                  <w:i/>
                </w:rPr>
              </m:ctrlPr>
            </m:dPr>
            <m:e>
              <m:m>
                <m:mPr>
                  <m:mcs>
                    <m:mc>
                      <m:mcPr>
                        <m:count m:val="3"/>
                        <m:mcJc m:val="center"/>
                      </m:mcPr>
                    </m:mc>
                  </m:mcs>
                  <m:ctrlPr>
                    <w:rPr>
                      <w:rFonts w:ascii="Cambria Math" w:hAnsi="Cambria Math" w:cs="Arial"/>
                      <w:i/>
                    </w:rPr>
                  </m:ctrlPr>
                </m:mPr>
                <m:mr>
                  <m:e>
                    <m:m>
                      <m:mPr>
                        <m:mcs>
                          <m:mc>
                            <m:mcPr>
                              <m:count m:val="2"/>
                              <m:mcJc m:val="center"/>
                            </m:mcPr>
                          </m:mc>
                        </m:mcs>
                        <m:ctrlPr>
                          <w:rPr>
                            <w:rFonts w:ascii="Cambria Math" w:hAnsi="Cambria Math" w:cs="Arial"/>
                            <w:i/>
                          </w:rPr>
                        </m:ctrlPr>
                      </m:mPr>
                      <m:mr>
                        <m:e>
                          <m:sSub>
                            <m:sSubPr>
                              <m:ctrlPr>
                                <w:rPr>
                                  <w:rFonts w:ascii="Cambria Math" w:hAnsi="Cambria Math" w:cs="Arial"/>
                                  <w:i/>
                                </w:rPr>
                              </m:ctrlPr>
                            </m:sSubPr>
                            <m:e>
                              <m:r>
                                <m:rPr>
                                  <m:scr m:val="script"/>
                                </m:rPr>
                                <w:rPr>
                                  <w:rFonts w:ascii="Cambria Math" w:hAnsi="Cambria Math" w:cs="Cambria Math" w:hint="cs"/>
                                  <w:szCs w:val="22"/>
                                  <w:cs/>
                                </w:rPr>
                                <m:t>p</m:t>
                              </m:r>
                            </m:e>
                            <m:sub>
                              <m:r>
                                <w:rPr>
                                  <w:rFonts w:ascii="Cambria Math" w:hAnsi="Cambria Math" w:cs="Arial"/>
                                </w:rPr>
                                <m:t>1,1,</m:t>
                              </m:r>
                              <m:r>
                                <w:rPr>
                                  <w:rFonts w:ascii="Cambria Math" w:hAnsi="Cambria Math" w:cs="Cambria Math" w:hint="cs"/>
                                  <w:szCs w:val="22"/>
                                  <w:cs/>
                                </w:rPr>
                                <m:t>t</m:t>
                              </m:r>
                            </m:sub>
                          </m:sSub>
                        </m:e>
                        <m:e>
                          <m:sSub>
                            <m:sSubPr>
                              <m:ctrlPr>
                                <w:rPr>
                                  <w:rFonts w:ascii="Cambria Math" w:hAnsi="Cambria Math" w:cs="Arial"/>
                                  <w:i/>
                                </w:rPr>
                              </m:ctrlPr>
                            </m:sSubPr>
                            <m:e>
                              <m:r>
                                <m:rPr>
                                  <m:scr m:val="script"/>
                                </m:rPr>
                                <w:rPr>
                                  <w:rFonts w:ascii="Cambria Math" w:hAnsi="Cambria Math" w:cs="Cambria Math" w:hint="cs"/>
                                  <w:szCs w:val="22"/>
                                  <w:cs/>
                                </w:rPr>
                                <m:t>p</m:t>
                              </m:r>
                            </m:e>
                            <m:sub>
                              <m:r>
                                <w:rPr>
                                  <w:rFonts w:ascii="Cambria Math" w:hAnsi="Cambria Math" w:cs="Arial"/>
                                </w:rPr>
                                <m:t>1,2,</m:t>
                              </m:r>
                              <m:r>
                                <w:rPr>
                                  <w:rFonts w:ascii="Cambria Math" w:hAnsi="Cambria Math" w:cs="Cambria Math" w:hint="cs"/>
                                  <w:szCs w:val="22"/>
                                  <w:cs/>
                                </w:rPr>
                                <m:t>t</m:t>
                              </m:r>
                            </m:sub>
                          </m:sSub>
                        </m:e>
                      </m:mr>
                      <m:mr>
                        <m:e>
                          <m:sSub>
                            <m:sSubPr>
                              <m:ctrlPr>
                                <w:rPr>
                                  <w:rFonts w:ascii="Cambria Math" w:hAnsi="Cambria Math" w:cs="Arial"/>
                                  <w:i/>
                                </w:rPr>
                              </m:ctrlPr>
                            </m:sSubPr>
                            <m:e>
                              <m:r>
                                <m:rPr>
                                  <m:scr m:val="script"/>
                                </m:rPr>
                                <w:rPr>
                                  <w:rFonts w:ascii="Cambria Math" w:hAnsi="Cambria Math" w:cs="Cambria Math" w:hint="cs"/>
                                  <w:szCs w:val="22"/>
                                  <w:cs/>
                                </w:rPr>
                                <m:t>p</m:t>
                              </m:r>
                            </m:e>
                            <m:sub>
                              <m:r>
                                <w:rPr>
                                  <w:rFonts w:ascii="Cambria Math" w:hAnsi="Cambria Math" w:cs="Arial"/>
                                </w:rPr>
                                <m:t>2,1,</m:t>
                              </m:r>
                              <m:r>
                                <w:rPr>
                                  <w:rFonts w:ascii="Cambria Math" w:hAnsi="Cambria Math" w:cs="Cambria Math" w:hint="cs"/>
                                  <w:szCs w:val="22"/>
                                  <w:cs/>
                                </w:rPr>
                                <m:t>t</m:t>
                              </m:r>
                            </m:sub>
                          </m:sSub>
                        </m:e>
                        <m:e>
                          <m:sSub>
                            <m:sSubPr>
                              <m:ctrlPr>
                                <w:rPr>
                                  <w:rFonts w:ascii="Cambria Math" w:hAnsi="Cambria Math" w:cs="Arial"/>
                                  <w:i/>
                                </w:rPr>
                              </m:ctrlPr>
                            </m:sSubPr>
                            <m:e>
                              <m:r>
                                <m:rPr>
                                  <m:scr m:val="script"/>
                                </m:rPr>
                                <w:rPr>
                                  <w:rFonts w:ascii="Cambria Math" w:hAnsi="Cambria Math" w:cs="Cambria Math" w:hint="cs"/>
                                  <w:szCs w:val="22"/>
                                  <w:cs/>
                                </w:rPr>
                                <m:t>p</m:t>
                              </m:r>
                            </m:e>
                            <m:sub>
                              <m:r>
                                <w:rPr>
                                  <w:rFonts w:ascii="Cambria Math" w:hAnsi="Cambria Math" w:cs="Arial"/>
                                </w:rPr>
                                <m:t>2,2,</m:t>
                              </m:r>
                              <m:r>
                                <w:rPr>
                                  <w:rFonts w:ascii="Cambria Math" w:hAnsi="Cambria Math" w:cs="Cambria Math" w:hint="cs"/>
                                  <w:szCs w:val="22"/>
                                  <w:cs/>
                                </w:rPr>
                                <m:t>t</m:t>
                              </m:r>
                            </m:sub>
                          </m:sSub>
                        </m:e>
                      </m:mr>
                    </m:m>
                  </m:e>
                  <m:e>
                    <m:r>
                      <w:rPr>
                        <w:rFonts w:ascii="Cambria Math" w:hAnsi="Cambria Math" w:cs="Arial"/>
                      </w:rPr>
                      <m:t>⋯</m:t>
                    </m:r>
                  </m:e>
                  <m:e>
                    <m:m>
                      <m:mPr>
                        <m:mcs>
                          <m:mc>
                            <m:mcPr>
                              <m:count m:val="2"/>
                              <m:mcJc m:val="center"/>
                            </m:mcPr>
                          </m:mc>
                        </m:mcs>
                        <m:ctrlPr>
                          <w:rPr>
                            <w:rFonts w:ascii="Cambria Math" w:hAnsi="Cambria Math" w:cs="Arial"/>
                            <w:i/>
                          </w:rPr>
                        </m:ctrlPr>
                      </m:mPr>
                      <m:mr>
                        <m:e>
                          <m:sSub>
                            <m:sSubPr>
                              <m:ctrlPr>
                                <w:rPr>
                                  <w:rFonts w:ascii="Cambria Math" w:hAnsi="Cambria Math" w:cs="Arial"/>
                                  <w:i/>
                                </w:rPr>
                              </m:ctrlPr>
                            </m:sSubPr>
                            <m:e>
                              <m:r>
                                <m:rPr>
                                  <m:scr m:val="script"/>
                                </m:rPr>
                                <w:rPr>
                                  <w:rFonts w:ascii="Cambria Math" w:hAnsi="Cambria Math" w:cs="Cambria Math" w:hint="cs"/>
                                  <w:szCs w:val="22"/>
                                  <w:cs/>
                                </w:rPr>
                                <m:t>p</m:t>
                              </m:r>
                            </m:e>
                            <m:sub>
                              <m:r>
                                <w:rPr>
                                  <w:rFonts w:ascii="Cambria Math" w:hAnsi="Cambria Math" w:cs="Arial"/>
                                </w:rPr>
                                <m:t>1,</m:t>
                              </m:r>
                              <m:r>
                                <w:rPr>
                                  <w:rFonts w:ascii="Cambria Math" w:hAnsi="Cambria Math" w:cs="Cambria Math" w:hint="cs"/>
                                  <w:szCs w:val="22"/>
                                  <w:cs/>
                                </w:rPr>
                                <m:t>N</m:t>
                              </m:r>
                              <m:r>
                                <w:rPr>
                                  <w:rFonts w:ascii="Cambria Math" w:hAnsi="Cambria Math" w:cs="Arial"/>
                                  <w:szCs w:val="22"/>
                                  <w:cs/>
                                </w:rPr>
                                <m:t>-</m:t>
                              </m:r>
                              <m:r>
                                <w:rPr>
                                  <w:rFonts w:ascii="Cambria Math" w:hAnsi="Cambria Math" w:cs="Arial"/>
                                </w:rPr>
                                <m:t>1,</m:t>
                              </m:r>
                              <m:r>
                                <w:rPr>
                                  <w:rFonts w:ascii="Cambria Math" w:hAnsi="Cambria Math" w:cs="Cambria Math" w:hint="cs"/>
                                  <w:szCs w:val="22"/>
                                  <w:cs/>
                                </w:rPr>
                                <m:t>t</m:t>
                              </m:r>
                            </m:sub>
                          </m:sSub>
                        </m:e>
                        <m:e>
                          <m:sSub>
                            <m:sSubPr>
                              <m:ctrlPr>
                                <w:rPr>
                                  <w:rFonts w:ascii="Cambria Math" w:hAnsi="Cambria Math" w:cs="Arial"/>
                                  <w:i/>
                                </w:rPr>
                              </m:ctrlPr>
                            </m:sSubPr>
                            <m:e>
                              <m:r>
                                <m:rPr>
                                  <m:scr m:val="script"/>
                                </m:rPr>
                                <w:rPr>
                                  <w:rFonts w:ascii="Cambria Math" w:hAnsi="Cambria Math" w:cs="Cambria Math" w:hint="cs"/>
                                  <w:szCs w:val="22"/>
                                  <w:cs/>
                                </w:rPr>
                                <m:t>p</m:t>
                              </m:r>
                            </m:e>
                            <m:sub>
                              <m:r>
                                <w:rPr>
                                  <w:rFonts w:ascii="Cambria Math" w:hAnsi="Cambria Math" w:cs="Arial"/>
                                </w:rPr>
                                <m:t>1,</m:t>
                              </m:r>
                              <m:r>
                                <w:rPr>
                                  <w:rFonts w:ascii="Cambria Math" w:hAnsi="Cambria Math" w:cs="Cambria Math" w:hint="cs"/>
                                  <w:szCs w:val="22"/>
                                  <w:cs/>
                                </w:rPr>
                                <m:t>N</m:t>
                              </m:r>
                              <m:r>
                                <w:rPr>
                                  <w:rFonts w:ascii="Cambria Math" w:hAnsi="Cambria Math" w:cs="Arial"/>
                                </w:rPr>
                                <m:t>,</m:t>
                              </m:r>
                              <m:r>
                                <w:rPr>
                                  <w:rFonts w:ascii="Cambria Math" w:hAnsi="Cambria Math" w:cs="Cambria Math" w:hint="cs"/>
                                  <w:szCs w:val="22"/>
                                  <w:cs/>
                                </w:rPr>
                                <m:t>t</m:t>
                              </m:r>
                            </m:sub>
                          </m:sSub>
                        </m:e>
                      </m:mr>
                      <m:mr>
                        <m:e>
                          <m:sSub>
                            <m:sSubPr>
                              <m:ctrlPr>
                                <w:rPr>
                                  <w:rFonts w:ascii="Cambria Math" w:hAnsi="Cambria Math" w:cs="Arial"/>
                                  <w:i/>
                                </w:rPr>
                              </m:ctrlPr>
                            </m:sSubPr>
                            <m:e>
                              <m:r>
                                <m:rPr>
                                  <m:scr m:val="script"/>
                                </m:rPr>
                                <w:rPr>
                                  <w:rFonts w:ascii="Cambria Math" w:hAnsi="Cambria Math" w:cs="Cambria Math" w:hint="cs"/>
                                  <w:szCs w:val="22"/>
                                  <w:cs/>
                                </w:rPr>
                                <m:t>p</m:t>
                              </m:r>
                            </m:e>
                            <m:sub>
                              <m:r>
                                <w:rPr>
                                  <w:rFonts w:ascii="Cambria Math" w:hAnsi="Cambria Math" w:cs="Arial"/>
                                </w:rPr>
                                <m:t>2,</m:t>
                              </m:r>
                              <m:r>
                                <w:rPr>
                                  <w:rFonts w:ascii="Cambria Math" w:hAnsi="Cambria Math" w:cs="Cambria Math" w:hint="cs"/>
                                  <w:szCs w:val="22"/>
                                  <w:cs/>
                                </w:rPr>
                                <m:t>N</m:t>
                              </m:r>
                              <m:r>
                                <w:rPr>
                                  <w:rFonts w:ascii="Cambria Math" w:hAnsi="Cambria Math" w:cs="Arial"/>
                                  <w:szCs w:val="22"/>
                                  <w:cs/>
                                </w:rPr>
                                <m:t>-</m:t>
                              </m:r>
                              <m:r>
                                <w:rPr>
                                  <w:rFonts w:ascii="Cambria Math" w:hAnsi="Cambria Math" w:cs="Arial"/>
                                </w:rPr>
                                <m:t>1,</m:t>
                              </m:r>
                              <m:r>
                                <w:rPr>
                                  <w:rFonts w:ascii="Cambria Math" w:hAnsi="Cambria Math" w:cs="Cambria Math" w:hint="cs"/>
                                  <w:szCs w:val="22"/>
                                  <w:cs/>
                                </w:rPr>
                                <m:t>t</m:t>
                              </m:r>
                            </m:sub>
                          </m:sSub>
                        </m:e>
                        <m:e>
                          <m:sSub>
                            <m:sSubPr>
                              <m:ctrlPr>
                                <w:rPr>
                                  <w:rFonts w:ascii="Cambria Math" w:hAnsi="Cambria Math" w:cs="Arial"/>
                                  <w:i/>
                                </w:rPr>
                              </m:ctrlPr>
                            </m:sSubPr>
                            <m:e>
                              <m:r>
                                <m:rPr>
                                  <m:scr m:val="script"/>
                                </m:rPr>
                                <w:rPr>
                                  <w:rFonts w:ascii="Cambria Math" w:hAnsi="Cambria Math" w:cs="Cambria Math" w:hint="cs"/>
                                  <w:szCs w:val="22"/>
                                  <w:cs/>
                                </w:rPr>
                                <m:t>p</m:t>
                              </m:r>
                            </m:e>
                            <m:sub>
                              <m:r>
                                <w:rPr>
                                  <w:rFonts w:ascii="Cambria Math" w:hAnsi="Cambria Math" w:cs="Arial"/>
                                </w:rPr>
                                <m:t>2,</m:t>
                              </m:r>
                              <m:r>
                                <w:rPr>
                                  <w:rFonts w:ascii="Cambria Math" w:hAnsi="Cambria Math" w:cs="Cambria Math" w:hint="cs"/>
                                  <w:szCs w:val="22"/>
                                  <w:cs/>
                                </w:rPr>
                                <m:t>N</m:t>
                              </m:r>
                              <m:r>
                                <w:rPr>
                                  <w:rFonts w:ascii="Cambria Math" w:hAnsi="Cambria Math" w:cs="Arial"/>
                                </w:rPr>
                                <m:t>,</m:t>
                              </m:r>
                              <m:r>
                                <w:rPr>
                                  <w:rFonts w:ascii="Cambria Math" w:hAnsi="Cambria Math" w:cs="Cambria Math" w:hint="cs"/>
                                  <w:szCs w:val="22"/>
                                  <w:cs/>
                                </w:rPr>
                                <m:t>t</m:t>
                              </m:r>
                            </m:sub>
                          </m:sSub>
                        </m:e>
                      </m:mr>
                    </m:m>
                  </m:e>
                </m:mr>
                <m:mr>
                  <m:e>
                    <m:r>
                      <w:rPr>
                        <w:rFonts w:ascii="Cambria Math" w:hAnsi="Cambria Math" w:cs="Arial"/>
                      </w:rPr>
                      <m:t>⋮</m:t>
                    </m:r>
                  </m:e>
                  <m:e>
                    <m:r>
                      <w:rPr>
                        <w:rFonts w:ascii="Cambria Math" w:hAnsi="Cambria Math" w:cs="Arial"/>
                      </w:rPr>
                      <m:t>⋱</m:t>
                    </m:r>
                  </m:e>
                  <m:e>
                    <m:r>
                      <w:rPr>
                        <w:rFonts w:ascii="Cambria Math" w:hAnsi="Cambria Math" w:cs="Arial"/>
                      </w:rPr>
                      <m:t>⋮</m:t>
                    </m:r>
                  </m:e>
                </m:mr>
                <m:mr>
                  <m:e>
                    <m:m>
                      <m:mPr>
                        <m:mcs>
                          <m:mc>
                            <m:mcPr>
                              <m:count m:val="2"/>
                              <m:mcJc m:val="center"/>
                            </m:mcPr>
                          </m:mc>
                        </m:mcs>
                        <m:ctrlPr>
                          <w:rPr>
                            <w:rFonts w:ascii="Cambria Math" w:hAnsi="Cambria Math" w:cs="Arial"/>
                            <w:i/>
                          </w:rPr>
                        </m:ctrlPr>
                      </m:mPr>
                      <m:mr>
                        <m:e>
                          <m:sSub>
                            <m:sSubPr>
                              <m:ctrlPr>
                                <w:rPr>
                                  <w:rFonts w:ascii="Cambria Math" w:hAnsi="Cambria Math" w:cs="Arial"/>
                                  <w:i/>
                                </w:rPr>
                              </m:ctrlPr>
                            </m:sSubPr>
                            <m:e>
                              <m:r>
                                <m:rPr>
                                  <m:scr m:val="script"/>
                                </m:rPr>
                                <w:rPr>
                                  <w:rFonts w:ascii="Cambria Math" w:hAnsi="Cambria Math" w:cs="Cambria Math" w:hint="cs"/>
                                  <w:szCs w:val="22"/>
                                  <w:cs/>
                                </w:rPr>
                                <m:t>p</m:t>
                              </m:r>
                            </m:e>
                            <m:sub>
                              <m:r>
                                <w:rPr>
                                  <w:rFonts w:ascii="Cambria Math" w:hAnsi="Cambria Math" w:cs="Cambria Math" w:hint="cs"/>
                                  <w:szCs w:val="22"/>
                                  <w:cs/>
                                </w:rPr>
                                <m:t>N</m:t>
                              </m:r>
                              <m:r>
                                <w:rPr>
                                  <w:rFonts w:ascii="Cambria Math" w:hAnsi="Cambria Math" w:cs="Arial"/>
                                  <w:szCs w:val="22"/>
                                  <w:cs/>
                                </w:rPr>
                                <m:t>-</m:t>
                              </m:r>
                              <m:r>
                                <w:rPr>
                                  <w:rFonts w:ascii="Cambria Math" w:hAnsi="Cambria Math" w:cs="Arial"/>
                                </w:rPr>
                                <m:t>1,1,</m:t>
                              </m:r>
                              <m:r>
                                <w:rPr>
                                  <w:rFonts w:ascii="Cambria Math" w:hAnsi="Cambria Math" w:cs="Cambria Math" w:hint="cs"/>
                                  <w:szCs w:val="22"/>
                                  <w:cs/>
                                </w:rPr>
                                <m:t>t</m:t>
                              </m:r>
                            </m:sub>
                          </m:sSub>
                        </m:e>
                        <m:e>
                          <m:sSub>
                            <m:sSubPr>
                              <m:ctrlPr>
                                <w:rPr>
                                  <w:rFonts w:ascii="Cambria Math" w:hAnsi="Cambria Math" w:cs="Arial"/>
                                  <w:i/>
                                </w:rPr>
                              </m:ctrlPr>
                            </m:sSubPr>
                            <m:e>
                              <m:r>
                                <m:rPr>
                                  <m:scr m:val="script"/>
                                </m:rPr>
                                <w:rPr>
                                  <w:rFonts w:ascii="Cambria Math" w:hAnsi="Cambria Math" w:cs="Cambria Math" w:hint="cs"/>
                                  <w:szCs w:val="22"/>
                                  <w:cs/>
                                </w:rPr>
                                <m:t>p</m:t>
                              </m:r>
                            </m:e>
                            <m:sub>
                              <m:r>
                                <w:rPr>
                                  <w:rFonts w:ascii="Cambria Math" w:hAnsi="Cambria Math" w:cs="Cambria Math" w:hint="cs"/>
                                  <w:szCs w:val="22"/>
                                  <w:cs/>
                                </w:rPr>
                                <m:t>N</m:t>
                              </m:r>
                              <m:r>
                                <w:rPr>
                                  <w:rFonts w:ascii="Cambria Math" w:hAnsi="Cambria Math" w:cs="Arial"/>
                                  <w:szCs w:val="22"/>
                                  <w:cs/>
                                </w:rPr>
                                <m:t>-</m:t>
                              </m:r>
                              <m:r>
                                <w:rPr>
                                  <w:rFonts w:ascii="Cambria Math" w:hAnsi="Cambria Math" w:cs="Arial"/>
                                </w:rPr>
                                <m:t>1,2,</m:t>
                              </m:r>
                              <m:r>
                                <w:rPr>
                                  <w:rFonts w:ascii="Cambria Math" w:hAnsi="Cambria Math" w:cs="Cambria Math" w:hint="cs"/>
                                  <w:szCs w:val="22"/>
                                  <w:cs/>
                                </w:rPr>
                                <m:t>t</m:t>
                              </m:r>
                            </m:sub>
                          </m:sSub>
                        </m:e>
                      </m:mr>
                      <m:mr>
                        <m:e>
                          <m:r>
                            <w:rPr>
                              <w:rFonts w:ascii="Cambria Math" w:hAnsi="Cambria Math" w:cs="Arial"/>
                            </w:rPr>
                            <m:t>0</m:t>
                          </m:r>
                        </m:e>
                        <m:e>
                          <m:r>
                            <w:rPr>
                              <w:rFonts w:ascii="Cambria Math" w:hAnsi="Cambria Math" w:cs="Arial"/>
                            </w:rPr>
                            <m:t>0</m:t>
                          </m:r>
                        </m:e>
                      </m:mr>
                    </m:m>
                  </m:e>
                  <m:e>
                    <m:r>
                      <w:rPr>
                        <w:rFonts w:ascii="Cambria Math" w:hAnsi="Cambria Math" w:cs="Arial"/>
                      </w:rPr>
                      <m:t>⋯</m:t>
                    </m:r>
                  </m:e>
                  <m:e>
                    <m:m>
                      <m:mPr>
                        <m:mcs>
                          <m:mc>
                            <m:mcPr>
                              <m:count m:val="2"/>
                              <m:mcJc m:val="center"/>
                            </m:mcPr>
                          </m:mc>
                        </m:mcs>
                        <m:ctrlPr>
                          <w:rPr>
                            <w:rFonts w:ascii="Cambria Math" w:hAnsi="Cambria Math" w:cs="Arial"/>
                            <w:i/>
                          </w:rPr>
                        </m:ctrlPr>
                      </m:mPr>
                      <m:mr>
                        <m:e>
                          <m:sSub>
                            <m:sSubPr>
                              <m:ctrlPr>
                                <w:rPr>
                                  <w:rFonts w:ascii="Cambria Math" w:hAnsi="Cambria Math" w:cs="Arial"/>
                                  <w:i/>
                                </w:rPr>
                              </m:ctrlPr>
                            </m:sSubPr>
                            <m:e>
                              <m:r>
                                <m:rPr>
                                  <m:scr m:val="script"/>
                                </m:rPr>
                                <w:rPr>
                                  <w:rFonts w:ascii="Cambria Math" w:hAnsi="Cambria Math" w:cs="Cambria Math" w:hint="cs"/>
                                  <w:szCs w:val="22"/>
                                  <w:cs/>
                                </w:rPr>
                                <m:t>p</m:t>
                              </m:r>
                            </m:e>
                            <m:sub>
                              <m:r>
                                <w:rPr>
                                  <w:rFonts w:ascii="Cambria Math" w:hAnsi="Cambria Math" w:cs="Cambria Math" w:hint="cs"/>
                                  <w:szCs w:val="22"/>
                                  <w:cs/>
                                </w:rPr>
                                <m:t>N</m:t>
                              </m:r>
                              <m:r>
                                <w:rPr>
                                  <w:rFonts w:ascii="Cambria Math" w:hAnsi="Cambria Math" w:cs="Arial"/>
                                  <w:szCs w:val="22"/>
                                  <w:cs/>
                                </w:rPr>
                                <m:t>-</m:t>
                              </m:r>
                              <m:r>
                                <w:rPr>
                                  <w:rFonts w:ascii="Cambria Math" w:hAnsi="Cambria Math" w:cs="Arial"/>
                                </w:rPr>
                                <m:t>1,</m:t>
                              </m:r>
                              <m:r>
                                <w:rPr>
                                  <w:rFonts w:ascii="Cambria Math" w:hAnsi="Cambria Math" w:cs="Cambria Math" w:hint="cs"/>
                                  <w:szCs w:val="22"/>
                                  <w:cs/>
                                </w:rPr>
                                <m:t>N</m:t>
                              </m:r>
                              <m:r>
                                <w:rPr>
                                  <w:rFonts w:ascii="Cambria Math" w:hAnsi="Cambria Math" w:cs="Arial"/>
                                  <w:szCs w:val="22"/>
                                  <w:cs/>
                                </w:rPr>
                                <m:t>-</m:t>
                              </m:r>
                              <m:r>
                                <w:rPr>
                                  <w:rFonts w:ascii="Cambria Math" w:hAnsi="Cambria Math" w:cs="Arial"/>
                                </w:rPr>
                                <m:t>1,</m:t>
                              </m:r>
                              <m:r>
                                <w:rPr>
                                  <w:rFonts w:ascii="Cambria Math" w:hAnsi="Cambria Math" w:cs="Cambria Math" w:hint="cs"/>
                                  <w:szCs w:val="22"/>
                                  <w:cs/>
                                </w:rPr>
                                <m:t>t</m:t>
                              </m:r>
                            </m:sub>
                          </m:sSub>
                        </m:e>
                        <m:e>
                          <m:sSub>
                            <m:sSubPr>
                              <m:ctrlPr>
                                <w:rPr>
                                  <w:rFonts w:ascii="Cambria Math" w:hAnsi="Cambria Math" w:cs="Arial"/>
                                  <w:i/>
                                </w:rPr>
                              </m:ctrlPr>
                            </m:sSubPr>
                            <m:e>
                              <m:r>
                                <m:rPr>
                                  <m:scr m:val="script"/>
                                </m:rPr>
                                <w:rPr>
                                  <w:rFonts w:ascii="Cambria Math" w:hAnsi="Cambria Math" w:cs="Cambria Math" w:hint="cs"/>
                                  <w:szCs w:val="22"/>
                                  <w:cs/>
                                </w:rPr>
                                <m:t>p</m:t>
                              </m:r>
                            </m:e>
                            <m:sub>
                              <m:r>
                                <w:rPr>
                                  <w:rFonts w:ascii="Cambria Math" w:hAnsi="Cambria Math" w:cs="Cambria Math" w:hint="cs"/>
                                  <w:szCs w:val="22"/>
                                  <w:cs/>
                                </w:rPr>
                                <m:t>N</m:t>
                              </m:r>
                              <m:r>
                                <w:rPr>
                                  <w:rFonts w:ascii="Cambria Math" w:hAnsi="Cambria Math" w:cs="Arial"/>
                                  <w:szCs w:val="22"/>
                                  <w:cs/>
                                </w:rPr>
                                <m:t>-</m:t>
                              </m:r>
                              <m:r>
                                <w:rPr>
                                  <w:rFonts w:ascii="Cambria Math" w:hAnsi="Cambria Math" w:cs="Arial"/>
                                </w:rPr>
                                <m:t>1,</m:t>
                              </m:r>
                              <m:r>
                                <w:rPr>
                                  <w:rFonts w:ascii="Cambria Math" w:hAnsi="Cambria Math" w:cs="Cambria Math" w:hint="cs"/>
                                  <w:szCs w:val="22"/>
                                  <w:cs/>
                                </w:rPr>
                                <m:t>N</m:t>
                              </m:r>
                              <m:r>
                                <w:rPr>
                                  <w:rFonts w:ascii="Cambria Math" w:hAnsi="Cambria Math" w:cs="Arial"/>
                                </w:rPr>
                                <m:t>,</m:t>
                              </m:r>
                              <m:r>
                                <w:rPr>
                                  <w:rFonts w:ascii="Cambria Math" w:hAnsi="Cambria Math" w:cs="Cambria Math" w:hint="cs"/>
                                  <w:szCs w:val="22"/>
                                  <w:cs/>
                                </w:rPr>
                                <m:t>t</m:t>
                              </m:r>
                            </m:sub>
                          </m:sSub>
                        </m:e>
                      </m:mr>
                      <m:mr>
                        <m:e>
                          <m:r>
                            <w:rPr>
                              <w:rFonts w:ascii="Cambria Math" w:hAnsi="Cambria Math" w:cs="Arial"/>
                            </w:rPr>
                            <m:t>0</m:t>
                          </m:r>
                        </m:e>
                        <m:e>
                          <m:r>
                            <w:rPr>
                              <w:rFonts w:ascii="Cambria Math" w:hAnsi="Cambria Math" w:cs="Arial"/>
                            </w:rPr>
                            <m:t>1</m:t>
                          </m:r>
                        </m:e>
                      </m:mr>
                    </m:m>
                  </m:e>
                </m:mr>
              </m:m>
            </m:e>
          </m:d>
        </m:oMath>
      </m:oMathPara>
    </w:p>
    <w:p w14:paraId="1AEB24B8" w14:textId="77777777" w:rsidR="00C80CC3" w:rsidRPr="00794E4D" w:rsidRDefault="00C80CC3" w:rsidP="00C80CC3">
      <w:pPr>
        <w:rPr>
          <w:rFonts w:cs="Arial"/>
        </w:rPr>
      </w:pPr>
      <w:r w:rsidRPr="00794E4D">
        <w:rPr>
          <w:rFonts w:eastAsiaTheme="minorEastAsia" w:cs="Arial"/>
        </w:rPr>
        <w:t xml:space="preserve">The output </w:t>
      </w:r>
      <m:oMath>
        <m:sSub>
          <m:sSubPr>
            <m:ctrlPr>
              <w:rPr>
                <w:rFonts w:ascii="Cambria Math" w:eastAsiaTheme="minorEastAsia" w:hAnsi="Cambria Math" w:cs="Arial"/>
                <w:i/>
              </w:rPr>
            </m:ctrlPr>
          </m:sSubPr>
          <m:e>
            <m:r>
              <m:rPr>
                <m:scr m:val="script"/>
              </m:rPr>
              <w:rPr>
                <w:rFonts w:ascii="Cambria Math" w:eastAsiaTheme="minorEastAsia" w:hAnsi="Cambria Math" w:cs="Cambria Math" w:hint="cs"/>
                <w:szCs w:val="22"/>
                <w:cs/>
              </w:rPr>
              <m:t>P</m:t>
            </m:r>
          </m:e>
          <m:sub>
            <m:r>
              <w:rPr>
                <w:rFonts w:ascii="Cambria Math" w:eastAsiaTheme="minorEastAsia" w:hAnsi="Cambria Math" w:cs="Cambria Math" w:hint="cs"/>
                <w:szCs w:val="22"/>
                <w:cs/>
              </w:rPr>
              <m:t>t</m:t>
            </m:r>
          </m:sub>
        </m:sSub>
      </m:oMath>
      <w:r w:rsidRPr="00794E4D">
        <w:rPr>
          <w:rFonts w:eastAsiaTheme="minorEastAsia" w:cs="Arial"/>
        </w:rPr>
        <w:t xml:space="preserve"> is highly dependent on the curve adjustment function </w:t>
      </w:r>
      <m:oMath>
        <m:sSub>
          <m:sSubPr>
            <m:ctrlPr>
              <w:rPr>
                <w:rFonts w:ascii="Cambria Math" w:hAnsi="Cambria Math" w:cs="Arial"/>
                <w:i/>
              </w:rPr>
            </m:ctrlPr>
          </m:sSubPr>
          <m:e>
            <m:r>
              <w:rPr>
                <w:rFonts w:ascii="Cambria Math" w:hAnsi="Cambria Math" w:cs="Arial"/>
              </w:rPr>
              <m:t>∅</m:t>
            </m:r>
            <m:ctrlPr>
              <w:rPr>
                <w:rFonts w:ascii="Cambria Math" w:hAnsi="Cambria Math" w:cs="Arial"/>
                <w:i/>
                <w:iCs/>
              </w:rPr>
            </m:ctrlPr>
          </m:e>
          <m:sub>
            <m:r>
              <w:rPr>
                <w:rFonts w:ascii="Cambria Math" w:hAnsi="Cambria Math" w:cs="Cambria Math" w:hint="cs"/>
                <w:szCs w:val="22"/>
                <w:cs/>
              </w:rPr>
              <m:t>α</m:t>
            </m:r>
            <m:r>
              <w:rPr>
                <w:rFonts w:ascii="Cambria Math" w:hAnsi="Cambria Math" w:cs="Arial"/>
              </w:rPr>
              <m:t>,</m:t>
            </m:r>
            <m:r>
              <w:rPr>
                <w:rFonts w:ascii="Cambria Math" w:hAnsi="Cambria Math" w:cs="Cambria Math" w:hint="cs"/>
                <w:szCs w:val="22"/>
                <w:cs/>
              </w:rPr>
              <m:t>β</m:t>
            </m:r>
            <m:r>
              <w:rPr>
                <w:rFonts w:ascii="Cambria Math" w:hAnsi="Cambria Math" w:cs="Arial"/>
              </w:rPr>
              <m:t>,</m:t>
            </m:r>
            <m:r>
              <w:rPr>
                <w:rFonts w:ascii="Cambria Math" w:hAnsi="Cambria Math" w:cs="Cambria Math" w:hint="cs"/>
                <w:szCs w:val="22"/>
                <w:cs/>
              </w:rPr>
              <m:t>t</m:t>
            </m:r>
          </m:sub>
        </m:sSub>
      </m:oMath>
      <w:r w:rsidRPr="00794E4D">
        <w:rPr>
          <w:rFonts w:eastAsiaTheme="minorEastAsia" w:cs="Arial"/>
        </w:rPr>
        <w:t xml:space="preserve"> as reviewed in the methodology review section</w:t>
      </w:r>
      <w:r w:rsidRPr="00794E4D">
        <w:rPr>
          <w:rFonts w:eastAsiaTheme="minorEastAsia" w:cs="Arial"/>
          <w:szCs w:val="22"/>
          <w:cs/>
        </w:rPr>
        <w:t xml:space="preserve">. </w:t>
      </w:r>
      <w:r w:rsidRPr="00794E4D">
        <w:rPr>
          <w:rFonts w:cs="Arial"/>
        </w:rPr>
        <w:t>Mathematically speaking, one can construct the optimization equation to find the scalar of alpha</w:t>
      </w:r>
      <w:r w:rsidRPr="00794E4D">
        <w:rPr>
          <w:rFonts w:cs="Arial"/>
          <w:szCs w:val="22"/>
          <w:cs/>
        </w:rPr>
        <w:t xml:space="preserve"> </w:t>
      </w:r>
      <m:oMath>
        <m:r>
          <w:rPr>
            <w:rFonts w:ascii="Cambria Math" w:hAnsi="Cambria Math" w:cs="Cambria Math" w:hint="cs"/>
            <w:szCs w:val="22"/>
            <w:cs/>
          </w:rPr>
          <m:t>α</m:t>
        </m:r>
      </m:oMath>
      <w:r w:rsidRPr="00794E4D">
        <w:rPr>
          <w:rFonts w:eastAsiaTheme="minorEastAsia" w:cs="Arial"/>
          <w:szCs w:val="22"/>
          <w:cs/>
        </w:rPr>
        <w:t xml:space="preserve"> </w:t>
      </w:r>
      <w:r w:rsidRPr="00794E4D">
        <w:rPr>
          <w:rFonts w:cs="Arial"/>
        </w:rPr>
        <w:t>and beta</w:t>
      </w:r>
      <w:r w:rsidRPr="00794E4D">
        <w:rPr>
          <w:rFonts w:cs="Arial"/>
          <w:szCs w:val="22"/>
          <w:cs/>
        </w:rPr>
        <w:t xml:space="preserve"> </w:t>
      </w:r>
      <m:oMath>
        <m:r>
          <w:rPr>
            <w:rFonts w:ascii="Cambria Math" w:hAnsi="Cambria Math" w:cs="Cambria Math" w:hint="cs"/>
            <w:szCs w:val="22"/>
            <w:cs/>
          </w:rPr>
          <m:t>β</m:t>
        </m:r>
      </m:oMath>
      <w:r w:rsidRPr="00794E4D">
        <w:rPr>
          <w:rFonts w:cs="Arial"/>
        </w:rPr>
        <w:t xml:space="preserve"> such that the modelled probability term structure is the closest to the actual cumulative default rate at any time </w:t>
      </w:r>
      <m:oMath>
        <m:r>
          <w:rPr>
            <w:rFonts w:ascii="Cambria Math" w:hAnsi="Cambria Math" w:cs="Cambria Math" w:hint="cs"/>
            <w:szCs w:val="22"/>
            <w:cs/>
          </w:rPr>
          <m:t>t</m:t>
        </m:r>
      </m:oMath>
      <w:r w:rsidRPr="00794E4D">
        <w:rPr>
          <w:rFonts w:eastAsiaTheme="minorEastAsia" w:cs="Arial"/>
        </w:rPr>
        <w:t xml:space="preserve"> i</w:t>
      </w:r>
      <w:r w:rsidRPr="00794E4D">
        <w:rPr>
          <w:rFonts w:eastAsiaTheme="minorEastAsia" w:cs="Arial"/>
          <w:szCs w:val="22"/>
          <w:cs/>
        </w:rPr>
        <w:t>.</w:t>
      </w:r>
      <w:r w:rsidRPr="00794E4D">
        <w:rPr>
          <w:rFonts w:eastAsiaTheme="minorEastAsia" w:cs="Arial"/>
        </w:rPr>
        <w:t>e</w:t>
      </w:r>
      <w:r w:rsidRPr="00794E4D">
        <w:rPr>
          <w:rFonts w:eastAsiaTheme="minorEastAsia" w:cs="Arial"/>
          <w:szCs w:val="22"/>
          <w:cs/>
        </w:rPr>
        <w:t>.</w:t>
      </w:r>
      <w:r w:rsidRPr="00794E4D">
        <w:rPr>
          <w:rFonts w:cs="Arial"/>
          <w:szCs w:val="22"/>
          <w:cs/>
        </w:rPr>
        <w:t xml:space="preserve"> </w:t>
      </w:r>
    </w:p>
    <w:p w14:paraId="49EC5706" w14:textId="77777777" w:rsidR="00C80CC3" w:rsidRPr="00794E4D" w:rsidRDefault="004B1401" w:rsidP="00C80CC3">
      <w:pPr>
        <w:rPr>
          <w:rFonts w:eastAsiaTheme="minorEastAsia" w:cs="Arial"/>
        </w:rPr>
      </w:pPr>
      <m:oMathPara>
        <m:oMath>
          <m:func>
            <m:funcPr>
              <m:ctrlPr>
                <w:rPr>
                  <w:rFonts w:ascii="Cambria Math" w:eastAsiaTheme="minorEastAsia" w:hAnsi="Cambria Math" w:cs="Arial"/>
                  <w:i/>
                </w:rPr>
              </m:ctrlPr>
            </m:funcPr>
            <m:fName>
              <m:r>
                <m:rPr>
                  <m:sty m:val="p"/>
                </m:rPr>
                <w:rPr>
                  <w:rFonts w:ascii="Cambria Math" w:eastAsiaTheme="minorEastAsia" w:hAnsi="Cambria Math" w:cs="Arial"/>
                </w:rPr>
                <m:t>min</m:t>
              </m:r>
            </m:fName>
            <m:e>
              <m:sSub>
                <m:sSubPr>
                  <m:ctrlPr>
                    <w:rPr>
                      <w:rFonts w:ascii="Cambria Math" w:eastAsiaTheme="minorEastAsia" w:hAnsi="Cambria Math" w:cs="Arial"/>
                      <w:i/>
                    </w:rPr>
                  </m:ctrlPr>
                </m:sSubPr>
                <m:e>
                  <m:d>
                    <m:dPr>
                      <m:begChr m:val="‖"/>
                      <m:endChr m:val="‖"/>
                      <m:ctrlPr>
                        <w:rPr>
                          <w:rFonts w:ascii="Cambria Math" w:hAnsi="Cambria Math" w:cs="Arial"/>
                          <w:i/>
                        </w:rPr>
                      </m:ctrlPr>
                    </m:dPr>
                    <m:e>
                      <m:r>
                        <w:rPr>
                          <w:rFonts w:ascii="Cambria Math" w:hAnsi="Cambria Math" w:cs="Cambria Math" w:hint="cs"/>
                          <w:szCs w:val="22"/>
                          <w:cs/>
                        </w:rPr>
                        <m:t>D</m:t>
                      </m:r>
                      <m:sSub>
                        <m:sSubPr>
                          <m:ctrlPr>
                            <w:rPr>
                              <w:rFonts w:ascii="Cambria Math" w:hAnsi="Cambria Math" w:cs="Arial"/>
                              <w:i/>
                            </w:rPr>
                          </m:ctrlPr>
                        </m:sSubPr>
                        <m:e>
                          <m:r>
                            <w:rPr>
                              <w:rFonts w:ascii="Cambria Math" w:hAnsi="Cambria Math" w:cs="Cambria Math" w:hint="cs"/>
                              <w:szCs w:val="22"/>
                              <w:cs/>
                            </w:rPr>
                            <m:t>R</m:t>
                          </m:r>
                        </m:e>
                        <m:sub>
                          <m:r>
                            <w:rPr>
                              <w:rFonts w:ascii="Cambria Math" w:hAnsi="Cambria Math" w:cs="Cambria Math" w:hint="cs"/>
                              <w:szCs w:val="22"/>
                              <w:cs/>
                            </w:rPr>
                            <m:t>R</m:t>
                          </m:r>
                          <m:r>
                            <w:rPr>
                              <w:rFonts w:ascii="Cambria Math" w:hAnsi="Cambria Math" w:cs="Arial"/>
                            </w:rPr>
                            <m:t>,</m:t>
                          </m:r>
                          <m:r>
                            <w:rPr>
                              <w:rFonts w:ascii="Cambria Math" w:hAnsi="Cambria Math" w:cs="Cambria Math" w:hint="cs"/>
                              <w:szCs w:val="22"/>
                              <w:cs/>
                            </w:rPr>
                            <m:t>t</m:t>
                          </m:r>
                        </m:sub>
                      </m:sSub>
                      <m:r>
                        <w:rPr>
                          <w:rFonts w:ascii="Cambria Math" w:hAnsi="Cambria Math" w:cs="Arial"/>
                          <w:szCs w:val="22"/>
                          <w:cs/>
                        </w:rPr>
                        <m:t>-</m:t>
                      </m:r>
                      <m:sSub>
                        <m:sSubPr>
                          <m:ctrlPr>
                            <w:rPr>
                              <w:rFonts w:ascii="Cambria Math" w:hAnsi="Cambria Math" w:cs="Arial"/>
                              <w:i/>
                            </w:rPr>
                          </m:ctrlPr>
                        </m:sSubPr>
                        <m:e>
                          <m:r>
                            <m:rPr>
                              <m:scr m:val="script"/>
                            </m:rPr>
                            <w:rPr>
                              <w:rFonts w:ascii="Cambria Math" w:hAnsi="Cambria Math" w:cs="Cambria Math" w:hint="cs"/>
                              <w:szCs w:val="22"/>
                              <w:cs/>
                            </w:rPr>
                            <m:t>p</m:t>
                          </m:r>
                        </m:e>
                        <m:sub>
                          <m:r>
                            <w:rPr>
                              <w:rFonts w:ascii="Cambria Math" w:hAnsi="Cambria Math" w:cs="Cambria Math" w:hint="cs"/>
                              <w:szCs w:val="22"/>
                              <w:cs/>
                            </w:rPr>
                            <m:t>R</m:t>
                          </m:r>
                          <m:r>
                            <w:rPr>
                              <w:rFonts w:ascii="Cambria Math" w:hAnsi="Cambria Math" w:cs="Arial"/>
                            </w:rPr>
                            <m:t>,</m:t>
                          </m:r>
                          <m:r>
                            <w:rPr>
                              <w:rFonts w:ascii="Cambria Math" w:hAnsi="Cambria Math" w:cs="Cambria Math" w:hint="cs"/>
                              <w:szCs w:val="22"/>
                              <w:cs/>
                            </w:rPr>
                            <m:t>N</m:t>
                          </m:r>
                          <m:r>
                            <w:rPr>
                              <w:rFonts w:ascii="Cambria Math" w:hAnsi="Cambria Math" w:cs="Arial"/>
                            </w:rPr>
                            <m:t>,</m:t>
                          </m:r>
                          <m:r>
                            <w:rPr>
                              <w:rFonts w:ascii="Cambria Math" w:hAnsi="Cambria Math" w:cs="Cambria Math" w:hint="cs"/>
                              <w:szCs w:val="22"/>
                              <w:cs/>
                            </w:rPr>
                            <m:t>t</m:t>
                          </m:r>
                        </m:sub>
                      </m:sSub>
                      <m:r>
                        <w:rPr>
                          <w:rFonts w:ascii="Cambria Math" w:hAnsi="Cambria Math" w:cs="Arial"/>
                          <w:szCs w:val="22"/>
                          <w:cs/>
                        </w:rPr>
                        <m:t xml:space="preserve"> </m:t>
                      </m:r>
                    </m:e>
                  </m:d>
                </m:e>
                <m:sub>
                  <m:r>
                    <w:rPr>
                      <w:rFonts w:ascii="Cambria Math" w:eastAsiaTheme="minorEastAsia" w:hAnsi="Cambria Math" w:cs="Arial"/>
                    </w:rPr>
                    <m:t>2</m:t>
                  </m:r>
                </m:sub>
              </m:sSub>
            </m:e>
          </m:func>
        </m:oMath>
      </m:oMathPara>
    </w:p>
    <w:p w14:paraId="0AD35328" w14:textId="77777777" w:rsidR="00C80CC3" w:rsidRPr="00794E4D" w:rsidRDefault="00C80CC3" w:rsidP="00C80CC3">
      <w:pPr>
        <w:rPr>
          <w:rFonts w:cs="Arial"/>
        </w:rPr>
      </w:pPr>
      <m:oMathPara>
        <m:oMath>
          <m:r>
            <w:rPr>
              <w:rFonts w:ascii="Cambria Math" w:hAnsi="Cambria Math" w:cs="Cambria Math" w:hint="cs"/>
              <w:szCs w:val="22"/>
              <w:cs/>
            </w:rPr>
            <m:t>subject</m:t>
          </m:r>
          <m:r>
            <w:rPr>
              <w:rFonts w:ascii="Cambria Math" w:hAnsi="Cambria Math" w:cs="Arial"/>
              <w:szCs w:val="22"/>
              <w:cs/>
            </w:rPr>
            <m:t xml:space="preserve"> </m:t>
          </m:r>
          <m:r>
            <w:rPr>
              <w:rFonts w:ascii="Cambria Math" w:hAnsi="Cambria Math" w:cs="Cambria Math" w:hint="cs"/>
              <w:szCs w:val="22"/>
              <w:cs/>
            </w:rPr>
            <m:t>to</m:t>
          </m:r>
          <m:r>
            <w:rPr>
              <w:rFonts w:ascii="Cambria Math" w:hAnsi="Cambria Math" w:cs="Arial"/>
              <w:szCs w:val="22"/>
              <w:cs/>
            </w:rPr>
            <m:t xml:space="preserve"> </m:t>
          </m:r>
          <m:r>
            <w:rPr>
              <w:rFonts w:ascii="Cambria Math" w:hAnsi="Cambria Math" w:cs="Cambria Math" w:hint="cs"/>
              <w:szCs w:val="22"/>
              <w:cs/>
            </w:rPr>
            <m:t>D</m:t>
          </m:r>
          <m:sSub>
            <m:sSubPr>
              <m:ctrlPr>
                <w:rPr>
                  <w:rFonts w:ascii="Cambria Math" w:hAnsi="Cambria Math" w:cs="Arial"/>
                  <w:i/>
                </w:rPr>
              </m:ctrlPr>
            </m:sSubPr>
            <m:e>
              <m:r>
                <w:rPr>
                  <w:rFonts w:ascii="Cambria Math" w:hAnsi="Cambria Math" w:cs="Cambria Math" w:hint="cs"/>
                  <w:szCs w:val="22"/>
                  <w:cs/>
                </w:rPr>
                <m:t>R</m:t>
              </m:r>
            </m:e>
            <m:sub>
              <m:r>
                <w:rPr>
                  <w:rFonts w:ascii="Cambria Math" w:hAnsi="Cambria Math" w:cs="Cambria Math" w:hint="cs"/>
                  <w:szCs w:val="22"/>
                  <w:cs/>
                </w:rPr>
                <m:t>R</m:t>
              </m:r>
              <m:r>
                <w:rPr>
                  <w:rFonts w:ascii="Cambria Math" w:hAnsi="Cambria Math" w:cs="Arial"/>
                </w:rPr>
                <m:t>,</m:t>
              </m:r>
              <m:r>
                <w:rPr>
                  <w:rFonts w:ascii="Cambria Math" w:hAnsi="Cambria Math" w:cs="Cambria Math" w:hint="cs"/>
                  <w:szCs w:val="22"/>
                  <w:cs/>
                </w:rPr>
                <m:t>t</m:t>
              </m:r>
            </m:sub>
          </m:sSub>
          <m:r>
            <w:rPr>
              <w:rFonts w:ascii="Cambria Math" w:hAnsi="Cambria Math" w:cs="Arial"/>
              <w:szCs w:val="22"/>
              <w:cs/>
            </w:rPr>
            <m:t>-</m:t>
          </m:r>
          <m:sSub>
            <m:sSubPr>
              <m:ctrlPr>
                <w:rPr>
                  <w:rFonts w:ascii="Cambria Math" w:hAnsi="Cambria Math" w:cs="Arial"/>
                  <w:i/>
                </w:rPr>
              </m:ctrlPr>
            </m:sSubPr>
            <m:e>
              <m:r>
                <m:rPr>
                  <m:scr m:val="script"/>
                </m:rPr>
                <w:rPr>
                  <w:rFonts w:ascii="Cambria Math" w:hAnsi="Cambria Math" w:cs="Cambria Math" w:hint="cs"/>
                  <w:szCs w:val="22"/>
                  <w:cs/>
                </w:rPr>
                <m:t>p</m:t>
              </m:r>
            </m:e>
            <m:sub>
              <m:r>
                <w:rPr>
                  <w:rFonts w:ascii="Cambria Math" w:hAnsi="Cambria Math" w:cs="Cambria Math" w:hint="cs"/>
                  <w:szCs w:val="22"/>
                  <w:cs/>
                </w:rPr>
                <m:t>R</m:t>
              </m:r>
              <m:r>
                <w:rPr>
                  <w:rFonts w:ascii="Cambria Math" w:hAnsi="Cambria Math" w:cs="Arial"/>
                </w:rPr>
                <m:t>,</m:t>
              </m:r>
              <m:r>
                <w:rPr>
                  <w:rFonts w:ascii="Cambria Math" w:hAnsi="Cambria Math" w:cs="Cambria Math" w:hint="cs"/>
                  <w:szCs w:val="22"/>
                  <w:cs/>
                </w:rPr>
                <m:t>N</m:t>
              </m:r>
              <m:r>
                <w:rPr>
                  <w:rFonts w:ascii="Cambria Math" w:hAnsi="Cambria Math" w:cs="Arial"/>
                </w:rPr>
                <m:t>,</m:t>
              </m:r>
              <m:r>
                <w:rPr>
                  <w:rFonts w:ascii="Cambria Math" w:hAnsi="Cambria Math" w:cs="Cambria Math" w:hint="cs"/>
                  <w:szCs w:val="22"/>
                  <w:cs/>
                </w:rPr>
                <m:t>t</m:t>
              </m:r>
            </m:sub>
          </m:sSub>
          <m:r>
            <w:rPr>
              <w:rFonts w:ascii="Cambria Math" w:hAnsi="Cambria Math" w:cs="Arial"/>
            </w:rPr>
            <m:t>&lt;0</m:t>
          </m:r>
        </m:oMath>
      </m:oMathPara>
    </w:p>
    <w:p w14:paraId="6829CE11" w14:textId="77777777" w:rsidR="00C80CC3" w:rsidRPr="00794E4D" w:rsidRDefault="00C80CC3" w:rsidP="00C80CC3">
      <w:pPr>
        <w:ind w:left="1440" w:hanging="1440"/>
        <w:rPr>
          <w:rFonts w:cs="Arial"/>
        </w:rPr>
      </w:pPr>
      <w:proofErr w:type="gramStart"/>
      <w:r w:rsidRPr="00794E4D">
        <w:rPr>
          <w:rFonts w:cs="Arial"/>
        </w:rPr>
        <w:t>where</w:t>
      </w:r>
      <w:proofErr w:type="gramEnd"/>
      <w:r w:rsidRPr="00794E4D">
        <w:rPr>
          <w:rFonts w:cs="Arial"/>
        </w:rPr>
        <w:t xml:space="preserve"> </w:t>
      </w:r>
      <w:r w:rsidRPr="00794E4D">
        <w:rPr>
          <w:rFonts w:cs="Arial"/>
        </w:rPr>
        <w:tab/>
      </w:r>
      <m:oMath>
        <m:r>
          <w:rPr>
            <w:rFonts w:ascii="Cambria Math" w:hAnsi="Cambria Math" w:cs="Cambria Math" w:hint="cs"/>
            <w:szCs w:val="22"/>
            <w:cs/>
          </w:rPr>
          <m:t>R</m:t>
        </m:r>
      </m:oMath>
      <w:r w:rsidRPr="00794E4D">
        <w:rPr>
          <w:rFonts w:eastAsiaTheme="minorEastAsia" w:cs="Arial"/>
        </w:rPr>
        <w:t xml:space="preserve"> is the rating in consideration</w:t>
      </w:r>
    </w:p>
    <w:p w14:paraId="26D34648" w14:textId="77777777" w:rsidR="00C80CC3" w:rsidRPr="00794E4D" w:rsidRDefault="00C80CC3" w:rsidP="00C80CC3">
      <w:pPr>
        <w:ind w:left="1440"/>
        <w:rPr>
          <w:rFonts w:cs="Arial"/>
        </w:rPr>
      </w:pPr>
      <m:oMath>
        <m:r>
          <w:rPr>
            <w:rFonts w:ascii="Cambria Math" w:hAnsi="Cambria Math" w:cs="Cambria Math" w:hint="cs"/>
            <w:szCs w:val="22"/>
            <w:cs/>
          </w:rPr>
          <m:t>D</m:t>
        </m:r>
        <m:sSub>
          <m:sSubPr>
            <m:ctrlPr>
              <w:rPr>
                <w:rFonts w:ascii="Cambria Math" w:hAnsi="Cambria Math" w:cs="Arial"/>
                <w:i/>
              </w:rPr>
            </m:ctrlPr>
          </m:sSubPr>
          <m:e>
            <m:r>
              <w:rPr>
                <w:rFonts w:ascii="Cambria Math" w:hAnsi="Cambria Math" w:cs="Cambria Math" w:hint="cs"/>
                <w:szCs w:val="22"/>
                <w:cs/>
              </w:rPr>
              <m:t>R</m:t>
            </m:r>
          </m:e>
          <m:sub>
            <m:r>
              <w:rPr>
                <w:rFonts w:ascii="Cambria Math" w:hAnsi="Cambria Math" w:cs="Cambria Math" w:hint="cs"/>
                <w:szCs w:val="22"/>
                <w:cs/>
              </w:rPr>
              <m:t>R</m:t>
            </m:r>
            <m:r>
              <w:rPr>
                <w:rFonts w:ascii="Cambria Math" w:hAnsi="Cambria Math" w:cs="Arial"/>
              </w:rPr>
              <m:t>,</m:t>
            </m:r>
            <m:r>
              <w:rPr>
                <w:rFonts w:ascii="Cambria Math" w:hAnsi="Cambria Math" w:cs="Cambria Math" w:hint="cs"/>
                <w:szCs w:val="22"/>
                <w:cs/>
              </w:rPr>
              <m:t>t</m:t>
            </m:r>
          </m:sub>
        </m:sSub>
      </m:oMath>
      <w:r w:rsidRPr="00794E4D">
        <w:rPr>
          <w:rFonts w:eastAsiaTheme="minorEastAsia" w:cs="Arial"/>
          <w:szCs w:val="22"/>
          <w:cs/>
        </w:rPr>
        <w:t xml:space="preserve"> </w:t>
      </w:r>
      <w:proofErr w:type="gramStart"/>
      <w:r w:rsidRPr="00794E4D">
        <w:rPr>
          <w:rFonts w:cs="Arial"/>
        </w:rPr>
        <w:t>is</w:t>
      </w:r>
      <w:proofErr w:type="gramEnd"/>
      <w:r w:rsidRPr="00794E4D">
        <w:rPr>
          <w:rFonts w:cs="Arial"/>
        </w:rPr>
        <w:t xml:space="preserve"> the historically</w:t>
      </w:r>
      <w:r w:rsidRPr="00794E4D">
        <w:rPr>
          <w:rFonts w:cs="Arial"/>
          <w:szCs w:val="22"/>
          <w:cs/>
        </w:rPr>
        <w:t xml:space="preserve"> </w:t>
      </w:r>
      <w:r w:rsidRPr="00794E4D">
        <w:rPr>
          <w:rFonts w:cs="Arial"/>
        </w:rPr>
        <w:t xml:space="preserve">cumulative default rate of each rating at time </w:t>
      </w:r>
      <m:oMath>
        <m:r>
          <w:rPr>
            <w:rFonts w:ascii="Cambria Math" w:hAnsi="Cambria Math" w:cs="Cambria Math" w:hint="cs"/>
            <w:szCs w:val="22"/>
            <w:cs/>
          </w:rPr>
          <m:t>t</m:t>
        </m:r>
      </m:oMath>
    </w:p>
    <w:p w14:paraId="123C0569" w14:textId="77777777" w:rsidR="00C80CC3" w:rsidRPr="00794E4D" w:rsidRDefault="004B1401" w:rsidP="00C80CC3">
      <w:pPr>
        <w:ind w:left="1440"/>
        <w:rPr>
          <w:rFonts w:cs="Arial"/>
          <w:szCs w:val="22"/>
        </w:rPr>
      </w:pPr>
      <m:oMath>
        <m:sSub>
          <m:sSubPr>
            <m:ctrlPr>
              <w:rPr>
                <w:rFonts w:ascii="Cambria Math" w:hAnsi="Cambria Math" w:cs="Arial"/>
                <w:i/>
              </w:rPr>
            </m:ctrlPr>
          </m:sSubPr>
          <m:e>
            <m:r>
              <m:rPr>
                <m:scr m:val="script"/>
              </m:rPr>
              <w:rPr>
                <w:rFonts w:ascii="Cambria Math" w:hAnsi="Cambria Math" w:cs="Cambria Math" w:hint="cs"/>
                <w:szCs w:val="22"/>
                <w:cs/>
              </w:rPr>
              <m:t>p</m:t>
            </m:r>
          </m:e>
          <m:sub>
            <m:r>
              <w:rPr>
                <w:rFonts w:ascii="Cambria Math" w:hAnsi="Cambria Math" w:cs="Cambria Math" w:hint="cs"/>
                <w:szCs w:val="22"/>
                <w:cs/>
              </w:rPr>
              <m:t>R</m:t>
            </m:r>
            <m:r>
              <w:rPr>
                <w:rFonts w:ascii="Cambria Math" w:hAnsi="Cambria Math" w:cs="Arial"/>
              </w:rPr>
              <m:t>,</m:t>
            </m:r>
            <m:r>
              <w:rPr>
                <w:rFonts w:ascii="Cambria Math" w:hAnsi="Cambria Math" w:cs="Cambria Math" w:hint="cs"/>
                <w:szCs w:val="22"/>
                <w:cs/>
              </w:rPr>
              <m:t>N</m:t>
            </m:r>
            <m:r>
              <w:rPr>
                <w:rFonts w:ascii="Cambria Math" w:hAnsi="Cambria Math" w:cs="Arial"/>
              </w:rPr>
              <m:t>,</m:t>
            </m:r>
            <m:r>
              <w:rPr>
                <w:rFonts w:ascii="Cambria Math" w:hAnsi="Cambria Math" w:cs="Cambria Math" w:hint="cs"/>
                <w:szCs w:val="22"/>
                <w:cs/>
              </w:rPr>
              <m:t>t</m:t>
            </m:r>
          </m:sub>
        </m:sSub>
      </m:oMath>
      <w:r w:rsidR="00C80CC3" w:rsidRPr="00794E4D">
        <w:rPr>
          <w:rFonts w:eastAsiaTheme="minorEastAsia" w:cs="Arial"/>
          <w:szCs w:val="22"/>
          <w:cs/>
        </w:rPr>
        <w:t xml:space="preserve"> </w:t>
      </w:r>
      <w:proofErr w:type="gramStart"/>
      <w:r w:rsidR="00C80CC3" w:rsidRPr="00794E4D">
        <w:rPr>
          <w:rFonts w:cs="Arial"/>
        </w:rPr>
        <w:t>is</w:t>
      </w:r>
      <w:proofErr w:type="gramEnd"/>
      <w:r w:rsidR="00C80CC3" w:rsidRPr="00794E4D">
        <w:rPr>
          <w:rFonts w:cs="Arial"/>
        </w:rPr>
        <w:t xml:space="preserve"> the PD for</w:t>
      </w:r>
      <w:r w:rsidR="00C80CC3" w:rsidRPr="00794E4D">
        <w:rPr>
          <w:rFonts w:cs="Arial"/>
          <w:szCs w:val="22"/>
          <w:cs/>
        </w:rPr>
        <w:t xml:space="preserve"> </w:t>
      </w:r>
      <w:r w:rsidR="00C80CC3" w:rsidRPr="00794E4D">
        <w:rPr>
          <w:rFonts w:cs="Arial"/>
        </w:rPr>
        <w:t>each rating</w:t>
      </w:r>
      <w:r w:rsidR="00C80CC3" w:rsidRPr="00794E4D">
        <w:rPr>
          <w:rFonts w:cs="Arial"/>
          <w:szCs w:val="22"/>
          <w:cs/>
        </w:rPr>
        <w:t xml:space="preserve"> </w:t>
      </w:r>
      <m:oMath>
        <m:r>
          <w:rPr>
            <w:rFonts w:ascii="Cambria Math" w:hAnsi="Cambria Math" w:cs="Cambria Math" w:hint="cs"/>
            <w:szCs w:val="22"/>
            <w:cs/>
          </w:rPr>
          <m:t>R</m:t>
        </m:r>
      </m:oMath>
      <w:r w:rsidR="00C80CC3" w:rsidRPr="00794E4D">
        <w:rPr>
          <w:rFonts w:cs="Arial"/>
        </w:rPr>
        <w:t xml:space="preserve"> from the generator matrix Q at time </w:t>
      </w:r>
      <m:oMath>
        <m:r>
          <w:rPr>
            <w:rFonts w:ascii="Cambria Math" w:hAnsi="Cambria Math" w:cs="Cambria Math" w:hint="cs"/>
            <w:szCs w:val="22"/>
            <w:cs/>
          </w:rPr>
          <m:t>t</m:t>
        </m:r>
      </m:oMath>
      <w:r w:rsidR="00C80CC3" w:rsidRPr="00794E4D">
        <w:rPr>
          <w:rFonts w:cs="Arial"/>
          <w:szCs w:val="22"/>
          <w:cs/>
        </w:rPr>
        <w:t xml:space="preserve"> . </w:t>
      </w:r>
    </w:p>
    <w:p w14:paraId="23A84B0A" w14:textId="77777777" w:rsidR="00C80CC3" w:rsidRPr="00794E4D" w:rsidRDefault="00C80CC3" w:rsidP="00C80CC3">
      <w:pPr>
        <w:rPr>
          <w:rFonts w:cs="Arial"/>
          <w:szCs w:val="22"/>
        </w:rPr>
      </w:pPr>
      <w:r w:rsidRPr="00794E4D">
        <w:rPr>
          <w:rFonts w:cs="Arial"/>
        </w:rPr>
        <w:t>The inequality constraint is to ascertain that probability of default from the model will always be higher than the actual DR at any point on the term structure</w:t>
      </w:r>
      <w:r w:rsidRPr="00794E4D">
        <w:rPr>
          <w:rFonts w:cs="Arial"/>
          <w:szCs w:val="22"/>
          <w:cs/>
        </w:rPr>
        <w:t xml:space="preserve">. </w:t>
      </w:r>
      <w:r w:rsidRPr="00794E4D">
        <w:rPr>
          <w:rFonts w:cs="Arial"/>
          <w:szCs w:val="22"/>
        </w:rPr>
        <w:t>W</w:t>
      </w:r>
      <w:r w:rsidRPr="00794E4D">
        <w:rPr>
          <w:rFonts w:cs="Arial"/>
        </w:rPr>
        <w:t>e adopt R programming with function “solnp” available within the “RSolnp” library</w:t>
      </w:r>
      <w:r w:rsidRPr="00794E4D">
        <w:rPr>
          <w:rFonts w:cs="Arial"/>
          <w:szCs w:val="22"/>
          <w:cs/>
        </w:rPr>
        <w:t xml:space="preserve"> </w:t>
      </w:r>
      <w:r w:rsidRPr="00794E4D">
        <w:rPr>
          <w:rFonts w:cs="Arial"/>
        </w:rPr>
        <w:t>as our optimization tool</w:t>
      </w:r>
      <w:r w:rsidRPr="00794E4D">
        <w:rPr>
          <w:rFonts w:cs="Arial"/>
          <w:szCs w:val="22"/>
          <w:cs/>
        </w:rPr>
        <w:t>.</w:t>
      </w:r>
    </w:p>
    <w:p w14:paraId="0A537376" w14:textId="77777777" w:rsidR="00C80CC3" w:rsidRPr="00794E4D" w:rsidRDefault="00C80CC3" w:rsidP="00C80CC3">
      <w:pPr>
        <w:rPr>
          <w:rFonts w:cs="Arial"/>
          <w:szCs w:val="22"/>
        </w:rPr>
      </w:pPr>
      <w:r w:rsidRPr="00794E4D">
        <w:rPr>
          <w:rFonts w:cs="Arial"/>
        </w:rPr>
        <w:t xml:space="preserve">The </w:t>
      </w:r>
      <w:r w:rsidRPr="00794E4D">
        <w:rPr>
          <w:rFonts w:cs="Arial"/>
          <w:position w:val="-14"/>
        </w:rPr>
        <w:object w:dxaOrig="580" w:dyaOrig="380" w14:anchorId="40233AFA">
          <v:shape id="_x0000_i1030" type="#_x0000_t75" style="width:29.25pt;height:18.75pt" o:ole="">
            <v:imagedata r:id="rId26" o:title=""/>
          </v:shape>
          <o:OLEObject Type="Embed" ProgID="Equation.3" ShapeID="_x0000_i1030" DrawAspect="Content" ObjectID="_1622987543" r:id="rId27"/>
        </w:object>
      </w:r>
      <w:r w:rsidRPr="00794E4D">
        <w:rPr>
          <w:rFonts w:cs="Arial"/>
        </w:rPr>
        <w:t xml:space="preserve"> is obtained from observing an average 5 year historically marginal default rate of performing account in the sample between 201201</w:t>
      </w:r>
      <w:r w:rsidRPr="00794E4D">
        <w:rPr>
          <w:rFonts w:cs="Arial"/>
          <w:szCs w:val="22"/>
          <w:cs/>
        </w:rPr>
        <w:t>-</w:t>
      </w:r>
      <w:r w:rsidRPr="00794E4D">
        <w:rPr>
          <w:rFonts w:cs="Arial"/>
        </w:rPr>
        <w:t>201206 and then sum up each year to obtain cumulative</w:t>
      </w:r>
      <w:r w:rsidRPr="00794E4D">
        <w:rPr>
          <w:rFonts w:cs="Arial"/>
          <w:szCs w:val="22"/>
          <w:cs/>
        </w:rPr>
        <w:t>.</w:t>
      </w:r>
      <w:r w:rsidRPr="00794E4D">
        <w:rPr>
          <w:rFonts w:cs="Arial"/>
        </w:rPr>
        <w:t xml:space="preserve"> The default definition is the same as in the previous exercise i</w:t>
      </w:r>
      <w:r w:rsidRPr="00794E4D">
        <w:rPr>
          <w:rFonts w:cs="Arial"/>
          <w:szCs w:val="22"/>
          <w:cs/>
        </w:rPr>
        <w:t>.</w:t>
      </w:r>
      <w:r w:rsidRPr="00794E4D">
        <w:rPr>
          <w:rFonts w:cs="Arial"/>
        </w:rPr>
        <w:t>e</w:t>
      </w:r>
      <w:r w:rsidRPr="00794E4D">
        <w:rPr>
          <w:rFonts w:cs="Arial"/>
          <w:szCs w:val="22"/>
          <w:cs/>
        </w:rPr>
        <w:t xml:space="preserve">. </w:t>
      </w:r>
      <w:r w:rsidRPr="00794E4D">
        <w:rPr>
          <w:rFonts w:cs="Arial"/>
        </w:rPr>
        <w:t>90</w:t>
      </w:r>
      <w:r w:rsidRPr="00794E4D">
        <w:rPr>
          <w:rFonts w:cs="Arial"/>
          <w:szCs w:val="22"/>
          <w:cs/>
        </w:rPr>
        <w:t xml:space="preserve">+ </w:t>
      </w:r>
      <w:r w:rsidRPr="00794E4D">
        <w:rPr>
          <w:rFonts w:cs="Arial"/>
        </w:rPr>
        <w:lastRenderedPageBreak/>
        <w:t xml:space="preserve">DPD and behavioral default </w:t>
      </w:r>
      <w:r w:rsidRPr="00794E4D">
        <w:rPr>
          <w:rFonts w:cs="Arial"/>
          <w:szCs w:val="22"/>
          <w:cs/>
        </w:rPr>
        <w:t>(</w:t>
      </w:r>
      <w:r w:rsidRPr="00794E4D">
        <w:rPr>
          <w:rFonts w:cs="Arial"/>
        </w:rPr>
        <w:t>from 2016 onwards</w:t>
      </w:r>
      <w:r w:rsidRPr="00794E4D">
        <w:rPr>
          <w:rFonts w:cs="Arial"/>
          <w:szCs w:val="22"/>
          <w:cs/>
        </w:rPr>
        <w:t xml:space="preserve">). </w:t>
      </w:r>
      <w:r w:rsidRPr="00794E4D">
        <w:rPr>
          <w:rFonts w:cs="Arial"/>
        </w:rPr>
        <w:t>For example, for observe point 201201, the marginal default rate for rating 1 can be illustrated as per the following figure</w:t>
      </w:r>
    </w:p>
    <w:p w14:paraId="3E812B84" w14:textId="77777777" w:rsidR="00C80CC3" w:rsidRPr="00794E4D" w:rsidRDefault="00C80CC3" w:rsidP="00C80CC3">
      <w:pPr>
        <w:keepNext/>
        <w:rPr>
          <w:rFonts w:cs="Arial"/>
        </w:rPr>
      </w:pPr>
      <w:r w:rsidRPr="00794E4D">
        <w:rPr>
          <w:rFonts w:cs="Arial"/>
          <w:szCs w:val="22"/>
        </w:rPr>
        <w:object w:dxaOrig="9574" w:dyaOrig="5390" w14:anchorId="229A4DC2">
          <v:shape id="_x0000_i1031" type="#_x0000_t75" style="width:478.7pt;height:270.05pt" o:ole="">
            <v:imagedata r:id="rId28" o:title=""/>
          </v:shape>
          <o:OLEObject Type="Embed" ProgID="PowerPoint.Slide.12" ShapeID="_x0000_i1031" DrawAspect="Content" ObjectID="_1622987544" r:id="rId29"/>
        </w:object>
      </w:r>
    </w:p>
    <w:p w14:paraId="7C6F42E3" w14:textId="77777777" w:rsidR="00C80CC3" w:rsidRPr="00794E4D" w:rsidRDefault="00C80CC3" w:rsidP="00C80CC3">
      <w:pPr>
        <w:pStyle w:val="Caption"/>
        <w:rPr>
          <w:rFonts w:cs="Arial"/>
        </w:rPr>
      </w:pPr>
      <w:r w:rsidRPr="00794E4D">
        <w:rPr>
          <w:rFonts w:cs="Arial"/>
        </w:rPr>
        <w:t xml:space="preserve">Figure </w:t>
      </w:r>
      <w:r w:rsidRPr="00794E4D">
        <w:rPr>
          <w:rFonts w:cs="Arial"/>
        </w:rPr>
        <w:fldChar w:fldCharType="begin"/>
      </w:r>
      <w:r w:rsidRPr="00794E4D">
        <w:rPr>
          <w:rFonts w:cs="Arial"/>
        </w:rPr>
        <w:instrText xml:space="preserve"> SEQ Figure \</w:instrText>
      </w:r>
      <w:r w:rsidRPr="00794E4D">
        <w:rPr>
          <w:rFonts w:cs="Arial"/>
          <w:bCs/>
          <w:cs/>
        </w:rPr>
        <w:instrText xml:space="preserve">* </w:instrText>
      </w:r>
      <w:r w:rsidRPr="00794E4D">
        <w:rPr>
          <w:rFonts w:cs="Arial"/>
        </w:rPr>
        <w:instrText xml:space="preserve">ARABIC </w:instrText>
      </w:r>
      <w:r w:rsidRPr="00794E4D">
        <w:rPr>
          <w:rFonts w:cs="Arial"/>
        </w:rPr>
        <w:fldChar w:fldCharType="separate"/>
      </w:r>
      <w:r w:rsidR="00CC7D55">
        <w:rPr>
          <w:rFonts w:cs="Arial"/>
          <w:noProof/>
        </w:rPr>
        <w:t>5</w:t>
      </w:r>
      <w:r w:rsidRPr="00794E4D">
        <w:rPr>
          <w:rFonts w:cs="Arial"/>
        </w:rPr>
        <w:fldChar w:fldCharType="end"/>
      </w:r>
      <w:r w:rsidRPr="00794E4D">
        <w:rPr>
          <w:rFonts w:cs="Arial"/>
        </w:rPr>
        <w:t>, Observable default rate term structure</w:t>
      </w:r>
    </w:p>
    <w:p w14:paraId="5365F9CC" w14:textId="77777777" w:rsidR="00C80CC3" w:rsidRPr="00794E4D" w:rsidRDefault="00C80CC3" w:rsidP="00C80CC3">
      <w:pPr>
        <w:rPr>
          <w:rFonts w:cs="Arial"/>
        </w:rPr>
      </w:pPr>
      <w:r w:rsidRPr="00794E4D">
        <w:rPr>
          <w:rFonts w:cs="Arial"/>
        </w:rPr>
        <w:t>The cumulative default rate for each rating for salary earner and entrepreneur that will be use in the calibration of our PD term structure is as follow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2"/>
        <w:gridCol w:w="567"/>
        <w:gridCol w:w="567"/>
        <w:gridCol w:w="567"/>
        <w:gridCol w:w="568"/>
        <w:gridCol w:w="567"/>
        <w:gridCol w:w="567"/>
      </w:tblGrid>
      <w:tr w:rsidR="00C80CC3" w:rsidRPr="00794E4D" w14:paraId="173E438B" w14:textId="77777777" w:rsidTr="006D36BF">
        <w:trPr>
          <w:trHeight w:val="20"/>
          <w:jc w:val="center"/>
        </w:trPr>
        <w:tc>
          <w:tcPr>
            <w:tcW w:w="0" w:type="auto"/>
            <w:vMerge w:val="restart"/>
            <w:shd w:val="clear" w:color="auto" w:fill="auto"/>
            <w:vAlign w:val="center"/>
            <w:hideMark/>
          </w:tcPr>
          <w:p w14:paraId="0A2CE05A" w14:textId="77777777" w:rsidR="00C80CC3" w:rsidRPr="00794E4D" w:rsidRDefault="00C80CC3" w:rsidP="000E2554">
            <w:pPr>
              <w:spacing w:after="0" w:line="240" w:lineRule="auto"/>
              <w:jc w:val="center"/>
              <w:rPr>
                <w:rFonts w:eastAsia="Times New Roman" w:cs="Arial"/>
                <w:color w:val="000000"/>
                <w:sz w:val="16"/>
                <w:szCs w:val="16"/>
              </w:rPr>
            </w:pPr>
            <w:r w:rsidRPr="00794E4D">
              <w:rPr>
                <w:rFonts w:eastAsia="Times New Roman" w:cs="Arial"/>
                <w:color w:val="000000"/>
                <w:sz w:val="16"/>
              </w:rPr>
              <w:t>Supermaster</w:t>
            </w:r>
            <w:r w:rsidRPr="00794E4D">
              <w:rPr>
                <w:rFonts w:eastAsia="Times New Roman" w:cs="Arial"/>
                <w:color w:val="000000"/>
                <w:sz w:val="16"/>
              </w:rPr>
              <w:br/>
              <w:t>Rating</w:t>
            </w:r>
          </w:p>
        </w:tc>
        <w:tc>
          <w:tcPr>
            <w:tcW w:w="3402" w:type="dxa"/>
            <w:gridSpan w:val="6"/>
            <w:shd w:val="clear" w:color="auto" w:fill="auto"/>
            <w:noWrap/>
            <w:vAlign w:val="bottom"/>
            <w:hideMark/>
          </w:tcPr>
          <w:p w14:paraId="76A79CFB" w14:textId="77777777" w:rsidR="00C80CC3" w:rsidRPr="00794E4D" w:rsidRDefault="00C80CC3" w:rsidP="000E2554">
            <w:pPr>
              <w:spacing w:after="0" w:line="240" w:lineRule="auto"/>
              <w:jc w:val="center"/>
              <w:rPr>
                <w:rFonts w:eastAsia="Times New Roman" w:cs="Arial"/>
                <w:color w:val="000000"/>
                <w:sz w:val="16"/>
                <w:szCs w:val="16"/>
              </w:rPr>
            </w:pPr>
            <w:r w:rsidRPr="00794E4D">
              <w:rPr>
                <w:rFonts w:eastAsia="Times New Roman" w:cs="Arial"/>
                <w:color w:val="000000"/>
                <w:sz w:val="16"/>
                <w:szCs w:val="16"/>
              </w:rPr>
              <w:t>Year</w:t>
            </w:r>
          </w:p>
        </w:tc>
      </w:tr>
      <w:tr w:rsidR="00C80CC3" w:rsidRPr="00794E4D" w14:paraId="616465A6" w14:textId="77777777" w:rsidTr="006D36BF">
        <w:trPr>
          <w:trHeight w:val="20"/>
          <w:jc w:val="center"/>
        </w:trPr>
        <w:tc>
          <w:tcPr>
            <w:tcW w:w="0" w:type="auto"/>
            <w:vMerge/>
            <w:vAlign w:val="center"/>
            <w:hideMark/>
          </w:tcPr>
          <w:p w14:paraId="4AB1F6CC" w14:textId="77777777" w:rsidR="00C80CC3" w:rsidRPr="00794E4D" w:rsidRDefault="00C80CC3" w:rsidP="000E2554">
            <w:pPr>
              <w:spacing w:after="0" w:line="240" w:lineRule="auto"/>
              <w:rPr>
                <w:rFonts w:eastAsia="Times New Roman" w:cs="Arial"/>
                <w:color w:val="000000"/>
                <w:sz w:val="16"/>
                <w:szCs w:val="16"/>
              </w:rPr>
            </w:pPr>
          </w:p>
        </w:tc>
        <w:tc>
          <w:tcPr>
            <w:tcW w:w="567" w:type="dxa"/>
            <w:shd w:val="clear" w:color="auto" w:fill="auto"/>
            <w:vAlign w:val="center"/>
            <w:hideMark/>
          </w:tcPr>
          <w:p w14:paraId="2855DF01" w14:textId="77777777" w:rsidR="00C80CC3" w:rsidRPr="00794E4D" w:rsidRDefault="00C80CC3" w:rsidP="000E2554">
            <w:pPr>
              <w:spacing w:after="0" w:line="240" w:lineRule="auto"/>
              <w:jc w:val="center"/>
              <w:rPr>
                <w:rFonts w:eastAsia="Times New Roman" w:cs="Arial"/>
                <w:color w:val="000000"/>
                <w:sz w:val="16"/>
                <w:szCs w:val="16"/>
              </w:rPr>
            </w:pPr>
            <w:r w:rsidRPr="00794E4D">
              <w:rPr>
                <w:rFonts w:eastAsia="Times New Roman" w:cs="Arial"/>
                <w:color w:val="000000"/>
                <w:sz w:val="16"/>
                <w:szCs w:val="16"/>
              </w:rPr>
              <w:t>0</w:t>
            </w:r>
          </w:p>
        </w:tc>
        <w:tc>
          <w:tcPr>
            <w:tcW w:w="567" w:type="dxa"/>
            <w:shd w:val="clear" w:color="auto" w:fill="auto"/>
            <w:vAlign w:val="center"/>
            <w:hideMark/>
          </w:tcPr>
          <w:p w14:paraId="0158FC9D" w14:textId="77777777" w:rsidR="00C80CC3" w:rsidRPr="00794E4D" w:rsidRDefault="00C80CC3" w:rsidP="000E2554">
            <w:pPr>
              <w:spacing w:after="0" w:line="240" w:lineRule="auto"/>
              <w:jc w:val="center"/>
              <w:rPr>
                <w:rFonts w:eastAsia="Times New Roman" w:cs="Arial"/>
                <w:color w:val="000000"/>
                <w:sz w:val="16"/>
                <w:szCs w:val="16"/>
              </w:rPr>
            </w:pPr>
            <w:r w:rsidRPr="00794E4D">
              <w:rPr>
                <w:rFonts w:eastAsia="Times New Roman" w:cs="Arial"/>
                <w:color w:val="000000"/>
                <w:sz w:val="16"/>
              </w:rPr>
              <w:t>1</w:t>
            </w:r>
          </w:p>
        </w:tc>
        <w:tc>
          <w:tcPr>
            <w:tcW w:w="567" w:type="dxa"/>
            <w:shd w:val="clear" w:color="auto" w:fill="auto"/>
            <w:vAlign w:val="center"/>
            <w:hideMark/>
          </w:tcPr>
          <w:p w14:paraId="4DDFBEF1" w14:textId="77777777" w:rsidR="00C80CC3" w:rsidRPr="00794E4D" w:rsidRDefault="00C80CC3" w:rsidP="000E2554">
            <w:pPr>
              <w:spacing w:after="0" w:line="240" w:lineRule="auto"/>
              <w:jc w:val="center"/>
              <w:rPr>
                <w:rFonts w:eastAsia="Times New Roman" w:cs="Arial"/>
                <w:color w:val="000000"/>
                <w:sz w:val="16"/>
                <w:szCs w:val="16"/>
              </w:rPr>
            </w:pPr>
            <w:r w:rsidRPr="00794E4D">
              <w:rPr>
                <w:rFonts w:eastAsia="Times New Roman" w:cs="Arial"/>
                <w:color w:val="000000"/>
                <w:sz w:val="16"/>
              </w:rPr>
              <w:t>2</w:t>
            </w:r>
          </w:p>
        </w:tc>
        <w:tc>
          <w:tcPr>
            <w:tcW w:w="568" w:type="dxa"/>
            <w:shd w:val="clear" w:color="auto" w:fill="auto"/>
            <w:vAlign w:val="center"/>
            <w:hideMark/>
          </w:tcPr>
          <w:p w14:paraId="1BAD0E54" w14:textId="77777777" w:rsidR="00C80CC3" w:rsidRPr="00794E4D" w:rsidRDefault="00C80CC3" w:rsidP="000E2554">
            <w:pPr>
              <w:spacing w:after="0" w:line="240" w:lineRule="auto"/>
              <w:jc w:val="center"/>
              <w:rPr>
                <w:rFonts w:eastAsia="Times New Roman" w:cs="Arial"/>
                <w:color w:val="000000"/>
                <w:sz w:val="16"/>
                <w:szCs w:val="16"/>
              </w:rPr>
            </w:pPr>
            <w:r w:rsidRPr="00794E4D">
              <w:rPr>
                <w:rFonts w:eastAsia="Times New Roman" w:cs="Arial"/>
                <w:color w:val="000000"/>
                <w:sz w:val="16"/>
              </w:rPr>
              <w:t>3</w:t>
            </w:r>
          </w:p>
        </w:tc>
        <w:tc>
          <w:tcPr>
            <w:tcW w:w="567" w:type="dxa"/>
            <w:shd w:val="clear" w:color="auto" w:fill="auto"/>
            <w:vAlign w:val="center"/>
            <w:hideMark/>
          </w:tcPr>
          <w:p w14:paraId="590B653C" w14:textId="77777777" w:rsidR="00C80CC3" w:rsidRPr="00794E4D" w:rsidRDefault="00C80CC3" w:rsidP="000E2554">
            <w:pPr>
              <w:spacing w:after="0" w:line="240" w:lineRule="auto"/>
              <w:jc w:val="center"/>
              <w:rPr>
                <w:rFonts w:eastAsia="Times New Roman" w:cs="Arial"/>
                <w:color w:val="000000"/>
                <w:sz w:val="16"/>
                <w:szCs w:val="16"/>
              </w:rPr>
            </w:pPr>
            <w:r w:rsidRPr="00794E4D">
              <w:rPr>
                <w:rFonts w:eastAsia="Times New Roman" w:cs="Arial"/>
                <w:color w:val="000000"/>
                <w:sz w:val="16"/>
              </w:rPr>
              <w:t>4</w:t>
            </w:r>
          </w:p>
        </w:tc>
        <w:tc>
          <w:tcPr>
            <w:tcW w:w="567" w:type="dxa"/>
            <w:shd w:val="clear" w:color="auto" w:fill="auto"/>
            <w:vAlign w:val="center"/>
            <w:hideMark/>
          </w:tcPr>
          <w:p w14:paraId="25379BE5" w14:textId="77777777" w:rsidR="00C80CC3" w:rsidRPr="00794E4D" w:rsidRDefault="00C80CC3" w:rsidP="000E2554">
            <w:pPr>
              <w:spacing w:after="0" w:line="240" w:lineRule="auto"/>
              <w:jc w:val="center"/>
              <w:rPr>
                <w:rFonts w:eastAsia="Times New Roman" w:cs="Arial"/>
                <w:color w:val="000000"/>
                <w:sz w:val="16"/>
                <w:szCs w:val="16"/>
              </w:rPr>
            </w:pPr>
            <w:r w:rsidRPr="00794E4D">
              <w:rPr>
                <w:rFonts w:eastAsia="Times New Roman" w:cs="Arial"/>
                <w:color w:val="000000"/>
                <w:sz w:val="16"/>
              </w:rPr>
              <w:t>5</w:t>
            </w:r>
          </w:p>
        </w:tc>
      </w:tr>
      <w:tr w:rsidR="00C80CC3" w:rsidRPr="00794E4D" w14:paraId="77461A71" w14:textId="77777777" w:rsidTr="006D36BF">
        <w:trPr>
          <w:trHeight w:val="20"/>
          <w:jc w:val="center"/>
        </w:trPr>
        <w:tc>
          <w:tcPr>
            <w:tcW w:w="0" w:type="auto"/>
            <w:shd w:val="clear" w:color="auto" w:fill="auto"/>
            <w:vAlign w:val="center"/>
            <w:hideMark/>
          </w:tcPr>
          <w:p w14:paraId="639C79C1" w14:textId="77777777" w:rsidR="00C80CC3" w:rsidRPr="00794E4D" w:rsidRDefault="00C80CC3" w:rsidP="000E2554">
            <w:pPr>
              <w:spacing w:after="0" w:line="240" w:lineRule="auto"/>
              <w:jc w:val="center"/>
              <w:rPr>
                <w:rFonts w:eastAsia="Times New Roman" w:cs="Arial"/>
                <w:color w:val="000000"/>
                <w:sz w:val="16"/>
                <w:szCs w:val="16"/>
              </w:rPr>
            </w:pPr>
            <w:r w:rsidRPr="00794E4D">
              <w:rPr>
                <w:rFonts w:eastAsia="Times New Roman" w:cs="Arial"/>
                <w:color w:val="000000"/>
                <w:sz w:val="16"/>
              </w:rPr>
              <w:t>1</w:t>
            </w:r>
          </w:p>
        </w:tc>
        <w:tc>
          <w:tcPr>
            <w:tcW w:w="567" w:type="dxa"/>
            <w:shd w:val="clear" w:color="auto" w:fill="auto"/>
            <w:noWrap/>
            <w:vAlign w:val="center"/>
          </w:tcPr>
          <w:p w14:paraId="04F7C2E6" w14:textId="16A2D2B4" w:rsidR="00C80CC3" w:rsidRPr="00794E4D" w:rsidRDefault="00C80CC3" w:rsidP="000E2554">
            <w:pPr>
              <w:spacing w:after="0" w:line="240" w:lineRule="auto"/>
              <w:jc w:val="right"/>
              <w:rPr>
                <w:rFonts w:cs="Arial"/>
                <w:color w:val="000000"/>
                <w:sz w:val="16"/>
                <w:szCs w:val="16"/>
              </w:rPr>
            </w:pPr>
          </w:p>
        </w:tc>
        <w:tc>
          <w:tcPr>
            <w:tcW w:w="567" w:type="dxa"/>
            <w:shd w:val="clear" w:color="auto" w:fill="auto"/>
            <w:noWrap/>
            <w:vAlign w:val="center"/>
          </w:tcPr>
          <w:p w14:paraId="2FFCA69B" w14:textId="52AECAB1" w:rsidR="00C80CC3" w:rsidRPr="00794E4D" w:rsidRDefault="00C80CC3" w:rsidP="000E2554">
            <w:pPr>
              <w:spacing w:after="0" w:line="240" w:lineRule="auto"/>
              <w:jc w:val="right"/>
              <w:rPr>
                <w:rFonts w:cs="Arial"/>
                <w:color w:val="000000"/>
                <w:sz w:val="16"/>
                <w:szCs w:val="16"/>
              </w:rPr>
            </w:pPr>
          </w:p>
        </w:tc>
        <w:tc>
          <w:tcPr>
            <w:tcW w:w="567" w:type="dxa"/>
            <w:shd w:val="clear" w:color="auto" w:fill="auto"/>
            <w:noWrap/>
            <w:vAlign w:val="center"/>
          </w:tcPr>
          <w:p w14:paraId="0A9052DE" w14:textId="3C9246B1" w:rsidR="00C80CC3" w:rsidRPr="00794E4D" w:rsidRDefault="00C80CC3" w:rsidP="000E2554">
            <w:pPr>
              <w:spacing w:after="0" w:line="240" w:lineRule="auto"/>
              <w:jc w:val="right"/>
              <w:rPr>
                <w:rFonts w:cs="Arial"/>
                <w:color w:val="000000"/>
                <w:sz w:val="16"/>
                <w:szCs w:val="16"/>
              </w:rPr>
            </w:pPr>
          </w:p>
        </w:tc>
        <w:tc>
          <w:tcPr>
            <w:tcW w:w="568" w:type="dxa"/>
            <w:shd w:val="clear" w:color="auto" w:fill="auto"/>
            <w:noWrap/>
            <w:vAlign w:val="center"/>
          </w:tcPr>
          <w:p w14:paraId="5DC7B7DC" w14:textId="4495A972" w:rsidR="00C80CC3" w:rsidRPr="00794E4D" w:rsidRDefault="00C80CC3" w:rsidP="000E2554">
            <w:pPr>
              <w:spacing w:after="0" w:line="240" w:lineRule="auto"/>
              <w:jc w:val="right"/>
              <w:rPr>
                <w:rFonts w:cs="Arial"/>
                <w:color w:val="000000"/>
                <w:sz w:val="16"/>
                <w:szCs w:val="16"/>
              </w:rPr>
            </w:pPr>
          </w:p>
        </w:tc>
        <w:tc>
          <w:tcPr>
            <w:tcW w:w="567" w:type="dxa"/>
            <w:shd w:val="clear" w:color="auto" w:fill="auto"/>
            <w:noWrap/>
            <w:vAlign w:val="center"/>
          </w:tcPr>
          <w:p w14:paraId="51E54904" w14:textId="2F96BB21" w:rsidR="00C80CC3" w:rsidRPr="00794E4D" w:rsidRDefault="00C80CC3" w:rsidP="000E2554">
            <w:pPr>
              <w:spacing w:after="0" w:line="240" w:lineRule="auto"/>
              <w:jc w:val="right"/>
              <w:rPr>
                <w:rFonts w:cs="Arial"/>
                <w:color w:val="000000"/>
                <w:sz w:val="16"/>
                <w:szCs w:val="16"/>
              </w:rPr>
            </w:pPr>
          </w:p>
        </w:tc>
        <w:tc>
          <w:tcPr>
            <w:tcW w:w="567" w:type="dxa"/>
            <w:shd w:val="clear" w:color="auto" w:fill="auto"/>
            <w:noWrap/>
            <w:vAlign w:val="center"/>
          </w:tcPr>
          <w:p w14:paraId="642EECFA" w14:textId="4A54BB00" w:rsidR="00C80CC3" w:rsidRPr="00794E4D" w:rsidRDefault="00C80CC3" w:rsidP="000E2554">
            <w:pPr>
              <w:spacing w:after="0" w:line="240" w:lineRule="auto"/>
              <w:jc w:val="right"/>
              <w:rPr>
                <w:rFonts w:cs="Arial"/>
                <w:color w:val="000000"/>
                <w:sz w:val="16"/>
                <w:szCs w:val="16"/>
              </w:rPr>
            </w:pPr>
          </w:p>
        </w:tc>
      </w:tr>
      <w:tr w:rsidR="00C80CC3" w:rsidRPr="00794E4D" w14:paraId="6276FDF8" w14:textId="77777777" w:rsidTr="006D36BF">
        <w:trPr>
          <w:trHeight w:val="20"/>
          <w:jc w:val="center"/>
        </w:trPr>
        <w:tc>
          <w:tcPr>
            <w:tcW w:w="0" w:type="auto"/>
            <w:shd w:val="clear" w:color="auto" w:fill="auto"/>
            <w:vAlign w:val="center"/>
            <w:hideMark/>
          </w:tcPr>
          <w:p w14:paraId="57716945" w14:textId="77777777" w:rsidR="00C80CC3" w:rsidRPr="00794E4D" w:rsidRDefault="00C80CC3" w:rsidP="000E2554">
            <w:pPr>
              <w:spacing w:after="0" w:line="240" w:lineRule="auto"/>
              <w:jc w:val="center"/>
              <w:rPr>
                <w:rFonts w:eastAsia="Times New Roman" w:cs="Arial"/>
                <w:color w:val="000000"/>
                <w:sz w:val="16"/>
                <w:szCs w:val="16"/>
              </w:rPr>
            </w:pPr>
            <w:r w:rsidRPr="00794E4D">
              <w:rPr>
                <w:rFonts w:eastAsia="Times New Roman" w:cs="Arial"/>
                <w:color w:val="000000"/>
                <w:sz w:val="16"/>
              </w:rPr>
              <w:t>2</w:t>
            </w:r>
          </w:p>
        </w:tc>
        <w:tc>
          <w:tcPr>
            <w:tcW w:w="567" w:type="dxa"/>
            <w:shd w:val="clear" w:color="auto" w:fill="auto"/>
            <w:noWrap/>
            <w:vAlign w:val="center"/>
          </w:tcPr>
          <w:p w14:paraId="34E05E99" w14:textId="73B1800A" w:rsidR="00C80CC3" w:rsidRPr="00794E4D" w:rsidRDefault="00C80CC3" w:rsidP="000E2554">
            <w:pPr>
              <w:spacing w:after="0" w:line="240" w:lineRule="auto"/>
              <w:jc w:val="right"/>
              <w:rPr>
                <w:rFonts w:cs="Arial"/>
                <w:color w:val="000000"/>
                <w:sz w:val="16"/>
                <w:szCs w:val="16"/>
              </w:rPr>
            </w:pPr>
          </w:p>
        </w:tc>
        <w:tc>
          <w:tcPr>
            <w:tcW w:w="567" w:type="dxa"/>
            <w:shd w:val="clear" w:color="auto" w:fill="auto"/>
            <w:noWrap/>
            <w:vAlign w:val="center"/>
          </w:tcPr>
          <w:p w14:paraId="1E99E7F4" w14:textId="4DE8B696" w:rsidR="00C80CC3" w:rsidRPr="00794E4D" w:rsidRDefault="00C80CC3" w:rsidP="000E2554">
            <w:pPr>
              <w:spacing w:after="0" w:line="240" w:lineRule="auto"/>
              <w:jc w:val="right"/>
              <w:rPr>
                <w:rFonts w:cs="Arial"/>
                <w:color w:val="000000"/>
                <w:sz w:val="16"/>
                <w:szCs w:val="16"/>
              </w:rPr>
            </w:pPr>
          </w:p>
        </w:tc>
        <w:tc>
          <w:tcPr>
            <w:tcW w:w="567" w:type="dxa"/>
            <w:shd w:val="clear" w:color="auto" w:fill="auto"/>
            <w:noWrap/>
            <w:vAlign w:val="center"/>
          </w:tcPr>
          <w:p w14:paraId="1164435A" w14:textId="06B0F662" w:rsidR="00C80CC3" w:rsidRPr="00794E4D" w:rsidRDefault="00C80CC3" w:rsidP="000E2554">
            <w:pPr>
              <w:spacing w:after="0" w:line="240" w:lineRule="auto"/>
              <w:jc w:val="right"/>
              <w:rPr>
                <w:rFonts w:cs="Arial"/>
                <w:color w:val="000000"/>
                <w:sz w:val="16"/>
                <w:szCs w:val="16"/>
              </w:rPr>
            </w:pPr>
          </w:p>
        </w:tc>
        <w:tc>
          <w:tcPr>
            <w:tcW w:w="568" w:type="dxa"/>
            <w:shd w:val="clear" w:color="auto" w:fill="auto"/>
            <w:noWrap/>
            <w:vAlign w:val="center"/>
          </w:tcPr>
          <w:p w14:paraId="4E7880A7" w14:textId="7B946343" w:rsidR="00C80CC3" w:rsidRPr="00794E4D" w:rsidRDefault="00C80CC3" w:rsidP="000E2554">
            <w:pPr>
              <w:spacing w:after="0" w:line="240" w:lineRule="auto"/>
              <w:jc w:val="right"/>
              <w:rPr>
                <w:rFonts w:cs="Arial"/>
                <w:color w:val="000000"/>
                <w:sz w:val="16"/>
                <w:szCs w:val="16"/>
              </w:rPr>
            </w:pPr>
          </w:p>
        </w:tc>
        <w:tc>
          <w:tcPr>
            <w:tcW w:w="567" w:type="dxa"/>
            <w:shd w:val="clear" w:color="auto" w:fill="auto"/>
            <w:noWrap/>
            <w:vAlign w:val="center"/>
          </w:tcPr>
          <w:p w14:paraId="7FEC5FE7" w14:textId="0498F8FB" w:rsidR="00C80CC3" w:rsidRPr="00794E4D" w:rsidRDefault="00C80CC3" w:rsidP="000E2554">
            <w:pPr>
              <w:spacing w:after="0" w:line="240" w:lineRule="auto"/>
              <w:jc w:val="right"/>
              <w:rPr>
                <w:rFonts w:cs="Arial"/>
                <w:color w:val="000000"/>
                <w:sz w:val="16"/>
                <w:szCs w:val="16"/>
              </w:rPr>
            </w:pPr>
          </w:p>
        </w:tc>
        <w:tc>
          <w:tcPr>
            <w:tcW w:w="567" w:type="dxa"/>
            <w:shd w:val="clear" w:color="auto" w:fill="auto"/>
            <w:noWrap/>
            <w:vAlign w:val="center"/>
          </w:tcPr>
          <w:p w14:paraId="2A282DEF" w14:textId="7F79F42A" w:rsidR="00C80CC3" w:rsidRPr="00794E4D" w:rsidRDefault="00C80CC3" w:rsidP="000E2554">
            <w:pPr>
              <w:spacing w:after="0" w:line="240" w:lineRule="auto"/>
              <w:jc w:val="right"/>
              <w:rPr>
                <w:rFonts w:cs="Arial"/>
                <w:color w:val="000000"/>
                <w:sz w:val="16"/>
                <w:szCs w:val="16"/>
              </w:rPr>
            </w:pPr>
          </w:p>
        </w:tc>
      </w:tr>
      <w:tr w:rsidR="00C80CC3" w:rsidRPr="00794E4D" w14:paraId="668149B4" w14:textId="77777777" w:rsidTr="006D36BF">
        <w:trPr>
          <w:trHeight w:val="20"/>
          <w:jc w:val="center"/>
        </w:trPr>
        <w:tc>
          <w:tcPr>
            <w:tcW w:w="0" w:type="auto"/>
            <w:shd w:val="clear" w:color="auto" w:fill="auto"/>
            <w:vAlign w:val="center"/>
            <w:hideMark/>
          </w:tcPr>
          <w:p w14:paraId="09F9EC43" w14:textId="77777777" w:rsidR="00C80CC3" w:rsidRPr="00794E4D" w:rsidRDefault="00C80CC3" w:rsidP="000E2554">
            <w:pPr>
              <w:spacing w:after="0" w:line="240" w:lineRule="auto"/>
              <w:jc w:val="center"/>
              <w:rPr>
                <w:rFonts w:eastAsia="Times New Roman" w:cs="Arial"/>
                <w:color w:val="000000"/>
                <w:sz w:val="16"/>
                <w:szCs w:val="16"/>
              </w:rPr>
            </w:pPr>
            <w:r w:rsidRPr="00794E4D">
              <w:rPr>
                <w:rFonts w:eastAsia="Times New Roman" w:cs="Arial"/>
                <w:color w:val="000000"/>
                <w:sz w:val="16"/>
              </w:rPr>
              <w:t>3</w:t>
            </w:r>
          </w:p>
        </w:tc>
        <w:tc>
          <w:tcPr>
            <w:tcW w:w="567" w:type="dxa"/>
            <w:shd w:val="clear" w:color="auto" w:fill="auto"/>
            <w:noWrap/>
            <w:vAlign w:val="center"/>
          </w:tcPr>
          <w:p w14:paraId="53E97FA9" w14:textId="3B3E3046" w:rsidR="00C80CC3" w:rsidRPr="00794E4D" w:rsidRDefault="00C80CC3" w:rsidP="000E2554">
            <w:pPr>
              <w:spacing w:after="0" w:line="240" w:lineRule="auto"/>
              <w:jc w:val="right"/>
              <w:rPr>
                <w:rFonts w:cs="Arial"/>
                <w:color w:val="000000"/>
                <w:sz w:val="16"/>
                <w:szCs w:val="16"/>
              </w:rPr>
            </w:pPr>
          </w:p>
        </w:tc>
        <w:tc>
          <w:tcPr>
            <w:tcW w:w="567" w:type="dxa"/>
            <w:shd w:val="clear" w:color="auto" w:fill="auto"/>
            <w:noWrap/>
            <w:vAlign w:val="center"/>
          </w:tcPr>
          <w:p w14:paraId="3FD34E83" w14:textId="460EA78A" w:rsidR="00C80CC3" w:rsidRPr="00794E4D" w:rsidRDefault="00C80CC3" w:rsidP="000E2554">
            <w:pPr>
              <w:spacing w:after="0" w:line="240" w:lineRule="auto"/>
              <w:jc w:val="right"/>
              <w:rPr>
                <w:rFonts w:cs="Arial"/>
                <w:color w:val="000000"/>
                <w:sz w:val="16"/>
                <w:szCs w:val="16"/>
              </w:rPr>
            </w:pPr>
          </w:p>
        </w:tc>
        <w:tc>
          <w:tcPr>
            <w:tcW w:w="567" w:type="dxa"/>
            <w:shd w:val="clear" w:color="auto" w:fill="auto"/>
            <w:noWrap/>
            <w:vAlign w:val="center"/>
          </w:tcPr>
          <w:p w14:paraId="2877C272" w14:textId="11961775" w:rsidR="00C80CC3" w:rsidRPr="00794E4D" w:rsidRDefault="00C80CC3" w:rsidP="000E2554">
            <w:pPr>
              <w:spacing w:after="0" w:line="240" w:lineRule="auto"/>
              <w:jc w:val="right"/>
              <w:rPr>
                <w:rFonts w:cs="Arial"/>
                <w:color w:val="000000"/>
                <w:sz w:val="16"/>
                <w:szCs w:val="16"/>
              </w:rPr>
            </w:pPr>
          </w:p>
        </w:tc>
        <w:tc>
          <w:tcPr>
            <w:tcW w:w="568" w:type="dxa"/>
            <w:shd w:val="clear" w:color="auto" w:fill="auto"/>
            <w:noWrap/>
            <w:vAlign w:val="center"/>
          </w:tcPr>
          <w:p w14:paraId="156B5480" w14:textId="4D961450" w:rsidR="00C80CC3" w:rsidRPr="00794E4D" w:rsidRDefault="00C80CC3" w:rsidP="000E2554">
            <w:pPr>
              <w:spacing w:after="0" w:line="240" w:lineRule="auto"/>
              <w:jc w:val="right"/>
              <w:rPr>
                <w:rFonts w:cs="Arial"/>
                <w:color w:val="000000"/>
                <w:sz w:val="16"/>
                <w:szCs w:val="16"/>
              </w:rPr>
            </w:pPr>
          </w:p>
        </w:tc>
        <w:tc>
          <w:tcPr>
            <w:tcW w:w="567" w:type="dxa"/>
            <w:shd w:val="clear" w:color="auto" w:fill="auto"/>
            <w:noWrap/>
            <w:vAlign w:val="center"/>
          </w:tcPr>
          <w:p w14:paraId="5195781C" w14:textId="7850C4AD" w:rsidR="00C80CC3" w:rsidRPr="00794E4D" w:rsidRDefault="00C80CC3" w:rsidP="000E2554">
            <w:pPr>
              <w:spacing w:after="0" w:line="240" w:lineRule="auto"/>
              <w:jc w:val="right"/>
              <w:rPr>
                <w:rFonts w:cs="Arial"/>
                <w:color w:val="000000"/>
                <w:sz w:val="16"/>
                <w:szCs w:val="16"/>
              </w:rPr>
            </w:pPr>
          </w:p>
        </w:tc>
        <w:tc>
          <w:tcPr>
            <w:tcW w:w="567" w:type="dxa"/>
            <w:shd w:val="clear" w:color="auto" w:fill="auto"/>
            <w:noWrap/>
            <w:vAlign w:val="center"/>
          </w:tcPr>
          <w:p w14:paraId="6E2D9A31" w14:textId="7B8A00E1" w:rsidR="00C80CC3" w:rsidRPr="00794E4D" w:rsidRDefault="00C80CC3" w:rsidP="000E2554">
            <w:pPr>
              <w:spacing w:after="0" w:line="240" w:lineRule="auto"/>
              <w:jc w:val="right"/>
              <w:rPr>
                <w:rFonts w:cs="Arial"/>
                <w:color w:val="000000"/>
                <w:sz w:val="16"/>
                <w:szCs w:val="16"/>
              </w:rPr>
            </w:pPr>
          </w:p>
        </w:tc>
      </w:tr>
      <w:tr w:rsidR="00C80CC3" w:rsidRPr="00794E4D" w14:paraId="3EC03CC9" w14:textId="77777777" w:rsidTr="006D36BF">
        <w:trPr>
          <w:trHeight w:val="20"/>
          <w:jc w:val="center"/>
        </w:trPr>
        <w:tc>
          <w:tcPr>
            <w:tcW w:w="0" w:type="auto"/>
            <w:shd w:val="clear" w:color="auto" w:fill="auto"/>
            <w:vAlign w:val="center"/>
            <w:hideMark/>
          </w:tcPr>
          <w:p w14:paraId="08F55AA2" w14:textId="77777777" w:rsidR="00C80CC3" w:rsidRPr="00794E4D" w:rsidRDefault="00C80CC3" w:rsidP="000E2554">
            <w:pPr>
              <w:spacing w:after="0" w:line="240" w:lineRule="auto"/>
              <w:jc w:val="center"/>
              <w:rPr>
                <w:rFonts w:eastAsia="Times New Roman" w:cs="Arial"/>
                <w:color w:val="000000"/>
                <w:sz w:val="16"/>
                <w:szCs w:val="16"/>
              </w:rPr>
            </w:pPr>
            <w:r w:rsidRPr="00794E4D">
              <w:rPr>
                <w:rFonts w:eastAsia="Times New Roman" w:cs="Arial"/>
                <w:color w:val="000000"/>
                <w:sz w:val="16"/>
              </w:rPr>
              <w:t>4</w:t>
            </w:r>
          </w:p>
        </w:tc>
        <w:tc>
          <w:tcPr>
            <w:tcW w:w="567" w:type="dxa"/>
            <w:shd w:val="clear" w:color="auto" w:fill="auto"/>
            <w:noWrap/>
            <w:vAlign w:val="center"/>
          </w:tcPr>
          <w:p w14:paraId="47A29CF8" w14:textId="16C24D01" w:rsidR="00C80CC3" w:rsidRPr="00794E4D" w:rsidRDefault="00C80CC3" w:rsidP="000E2554">
            <w:pPr>
              <w:spacing w:after="0" w:line="240" w:lineRule="auto"/>
              <w:jc w:val="right"/>
              <w:rPr>
                <w:rFonts w:cs="Arial"/>
                <w:color w:val="000000"/>
                <w:sz w:val="16"/>
                <w:szCs w:val="16"/>
              </w:rPr>
            </w:pPr>
          </w:p>
        </w:tc>
        <w:tc>
          <w:tcPr>
            <w:tcW w:w="567" w:type="dxa"/>
            <w:shd w:val="clear" w:color="auto" w:fill="auto"/>
            <w:noWrap/>
            <w:vAlign w:val="center"/>
          </w:tcPr>
          <w:p w14:paraId="446C9EB3" w14:textId="133C98E5" w:rsidR="00C80CC3" w:rsidRPr="00794E4D" w:rsidRDefault="00C80CC3" w:rsidP="000E2554">
            <w:pPr>
              <w:spacing w:after="0" w:line="240" w:lineRule="auto"/>
              <w:jc w:val="right"/>
              <w:rPr>
                <w:rFonts w:cs="Arial"/>
                <w:color w:val="000000"/>
                <w:sz w:val="16"/>
                <w:szCs w:val="16"/>
              </w:rPr>
            </w:pPr>
          </w:p>
        </w:tc>
        <w:tc>
          <w:tcPr>
            <w:tcW w:w="567" w:type="dxa"/>
            <w:shd w:val="clear" w:color="auto" w:fill="auto"/>
            <w:noWrap/>
            <w:vAlign w:val="center"/>
          </w:tcPr>
          <w:p w14:paraId="1611133E" w14:textId="499FD1B3" w:rsidR="00C80CC3" w:rsidRPr="00794E4D" w:rsidRDefault="00C80CC3" w:rsidP="000E2554">
            <w:pPr>
              <w:spacing w:after="0" w:line="240" w:lineRule="auto"/>
              <w:jc w:val="right"/>
              <w:rPr>
                <w:rFonts w:cs="Arial"/>
                <w:color w:val="000000"/>
                <w:sz w:val="16"/>
                <w:szCs w:val="16"/>
              </w:rPr>
            </w:pPr>
          </w:p>
        </w:tc>
        <w:tc>
          <w:tcPr>
            <w:tcW w:w="568" w:type="dxa"/>
            <w:shd w:val="clear" w:color="auto" w:fill="auto"/>
            <w:noWrap/>
            <w:vAlign w:val="center"/>
          </w:tcPr>
          <w:p w14:paraId="281BFFAD" w14:textId="4EB67B2A" w:rsidR="00C80CC3" w:rsidRPr="00794E4D" w:rsidRDefault="00C80CC3" w:rsidP="000E2554">
            <w:pPr>
              <w:spacing w:after="0" w:line="240" w:lineRule="auto"/>
              <w:jc w:val="right"/>
              <w:rPr>
                <w:rFonts w:cs="Arial"/>
                <w:color w:val="000000"/>
                <w:sz w:val="16"/>
                <w:szCs w:val="16"/>
              </w:rPr>
            </w:pPr>
          </w:p>
        </w:tc>
        <w:tc>
          <w:tcPr>
            <w:tcW w:w="567" w:type="dxa"/>
            <w:shd w:val="clear" w:color="auto" w:fill="auto"/>
            <w:noWrap/>
            <w:vAlign w:val="center"/>
          </w:tcPr>
          <w:p w14:paraId="552C54A2" w14:textId="282C8351" w:rsidR="00C80CC3" w:rsidRPr="00794E4D" w:rsidRDefault="00C80CC3" w:rsidP="000E2554">
            <w:pPr>
              <w:spacing w:after="0" w:line="240" w:lineRule="auto"/>
              <w:jc w:val="right"/>
              <w:rPr>
                <w:rFonts w:cs="Arial"/>
                <w:color w:val="000000"/>
                <w:sz w:val="16"/>
                <w:szCs w:val="16"/>
              </w:rPr>
            </w:pPr>
          </w:p>
        </w:tc>
        <w:tc>
          <w:tcPr>
            <w:tcW w:w="567" w:type="dxa"/>
            <w:shd w:val="clear" w:color="auto" w:fill="auto"/>
            <w:noWrap/>
            <w:vAlign w:val="center"/>
          </w:tcPr>
          <w:p w14:paraId="20B79AF4" w14:textId="5BCED0C9" w:rsidR="00C80CC3" w:rsidRPr="00794E4D" w:rsidRDefault="00C80CC3" w:rsidP="000E2554">
            <w:pPr>
              <w:spacing w:after="0" w:line="240" w:lineRule="auto"/>
              <w:jc w:val="right"/>
              <w:rPr>
                <w:rFonts w:cs="Arial"/>
                <w:color w:val="000000"/>
                <w:sz w:val="16"/>
                <w:szCs w:val="16"/>
              </w:rPr>
            </w:pPr>
          </w:p>
        </w:tc>
      </w:tr>
      <w:tr w:rsidR="00C80CC3" w:rsidRPr="00794E4D" w14:paraId="0E1C871D" w14:textId="77777777" w:rsidTr="006D36BF">
        <w:trPr>
          <w:trHeight w:val="20"/>
          <w:jc w:val="center"/>
        </w:trPr>
        <w:tc>
          <w:tcPr>
            <w:tcW w:w="0" w:type="auto"/>
            <w:shd w:val="clear" w:color="auto" w:fill="auto"/>
            <w:vAlign w:val="center"/>
            <w:hideMark/>
          </w:tcPr>
          <w:p w14:paraId="6FE8C30F" w14:textId="77777777" w:rsidR="00C80CC3" w:rsidRPr="00794E4D" w:rsidRDefault="00C80CC3" w:rsidP="000E2554">
            <w:pPr>
              <w:spacing w:after="0" w:line="240" w:lineRule="auto"/>
              <w:jc w:val="center"/>
              <w:rPr>
                <w:rFonts w:eastAsia="Times New Roman" w:cs="Arial"/>
                <w:color w:val="000000"/>
                <w:sz w:val="16"/>
                <w:szCs w:val="16"/>
              </w:rPr>
            </w:pPr>
            <w:r w:rsidRPr="00794E4D">
              <w:rPr>
                <w:rFonts w:eastAsia="Times New Roman" w:cs="Arial"/>
                <w:color w:val="000000"/>
                <w:sz w:val="16"/>
              </w:rPr>
              <w:t>5</w:t>
            </w:r>
          </w:p>
        </w:tc>
        <w:tc>
          <w:tcPr>
            <w:tcW w:w="567" w:type="dxa"/>
            <w:shd w:val="clear" w:color="auto" w:fill="auto"/>
            <w:noWrap/>
            <w:vAlign w:val="center"/>
          </w:tcPr>
          <w:p w14:paraId="4F9000B2" w14:textId="4E98869E" w:rsidR="00C80CC3" w:rsidRPr="00794E4D" w:rsidRDefault="00C80CC3" w:rsidP="000E2554">
            <w:pPr>
              <w:spacing w:after="0" w:line="240" w:lineRule="auto"/>
              <w:jc w:val="right"/>
              <w:rPr>
                <w:rFonts w:cs="Arial"/>
                <w:color w:val="000000"/>
                <w:sz w:val="16"/>
                <w:szCs w:val="16"/>
              </w:rPr>
            </w:pPr>
          </w:p>
        </w:tc>
        <w:tc>
          <w:tcPr>
            <w:tcW w:w="567" w:type="dxa"/>
            <w:shd w:val="clear" w:color="auto" w:fill="auto"/>
            <w:noWrap/>
            <w:vAlign w:val="center"/>
          </w:tcPr>
          <w:p w14:paraId="62779C61" w14:textId="620AACEA" w:rsidR="00C80CC3" w:rsidRPr="00794E4D" w:rsidRDefault="00C80CC3" w:rsidP="000E2554">
            <w:pPr>
              <w:spacing w:after="0" w:line="240" w:lineRule="auto"/>
              <w:jc w:val="right"/>
              <w:rPr>
                <w:rFonts w:cs="Arial"/>
                <w:color w:val="000000"/>
                <w:sz w:val="16"/>
                <w:szCs w:val="16"/>
              </w:rPr>
            </w:pPr>
          </w:p>
        </w:tc>
        <w:tc>
          <w:tcPr>
            <w:tcW w:w="567" w:type="dxa"/>
            <w:shd w:val="clear" w:color="auto" w:fill="auto"/>
            <w:noWrap/>
            <w:vAlign w:val="center"/>
          </w:tcPr>
          <w:p w14:paraId="21B72EC6" w14:textId="732809BE" w:rsidR="00C80CC3" w:rsidRPr="00794E4D" w:rsidRDefault="00C80CC3" w:rsidP="000E2554">
            <w:pPr>
              <w:spacing w:after="0" w:line="240" w:lineRule="auto"/>
              <w:jc w:val="right"/>
              <w:rPr>
                <w:rFonts w:cs="Arial"/>
                <w:color w:val="000000"/>
                <w:sz w:val="16"/>
                <w:szCs w:val="16"/>
              </w:rPr>
            </w:pPr>
          </w:p>
        </w:tc>
        <w:tc>
          <w:tcPr>
            <w:tcW w:w="568" w:type="dxa"/>
            <w:shd w:val="clear" w:color="auto" w:fill="auto"/>
            <w:noWrap/>
            <w:vAlign w:val="center"/>
          </w:tcPr>
          <w:p w14:paraId="0B8A2D3C" w14:textId="5B4B4F24" w:rsidR="00C80CC3" w:rsidRPr="00794E4D" w:rsidRDefault="00C80CC3" w:rsidP="000E2554">
            <w:pPr>
              <w:spacing w:after="0" w:line="240" w:lineRule="auto"/>
              <w:jc w:val="right"/>
              <w:rPr>
                <w:rFonts w:cs="Arial"/>
                <w:color w:val="000000"/>
                <w:sz w:val="16"/>
                <w:szCs w:val="16"/>
              </w:rPr>
            </w:pPr>
          </w:p>
        </w:tc>
        <w:tc>
          <w:tcPr>
            <w:tcW w:w="567" w:type="dxa"/>
            <w:shd w:val="clear" w:color="auto" w:fill="auto"/>
            <w:noWrap/>
            <w:vAlign w:val="center"/>
          </w:tcPr>
          <w:p w14:paraId="4EF61F54" w14:textId="1DAB9A4D" w:rsidR="00C80CC3" w:rsidRPr="00794E4D" w:rsidRDefault="00C80CC3" w:rsidP="000E2554">
            <w:pPr>
              <w:spacing w:after="0" w:line="240" w:lineRule="auto"/>
              <w:jc w:val="right"/>
              <w:rPr>
                <w:rFonts w:cs="Arial"/>
                <w:color w:val="000000"/>
                <w:sz w:val="16"/>
                <w:szCs w:val="16"/>
              </w:rPr>
            </w:pPr>
          </w:p>
        </w:tc>
        <w:tc>
          <w:tcPr>
            <w:tcW w:w="567" w:type="dxa"/>
            <w:shd w:val="clear" w:color="auto" w:fill="auto"/>
            <w:noWrap/>
            <w:vAlign w:val="center"/>
          </w:tcPr>
          <w:p w14:paraId="531CACC3" w14:textId="3710E19A" w:rsidR="00C80CC3" w:rsidRPr="00794E4D" w:rsidRDefault="00C80CC3" w:rsidP="000E2554">
            <w:pPr>
              <w:spacing w:after="0" w:line="240" w:lineRule="auto"/>
              <w:jc w:val="right"/>
              <w:rPr>
                <w:rFonts w:cs="Arial"/>
                <w:color w:val="000000"/>
                <w:sz w:val="16"/>
                <w:szCs w:val="16"/>
              </w:rPr>
            </w:pPr>
          </w:p>
        </w:tc>
      </w:tr>
      <w:tr w:rsidR="00C80CC3" w:rsidRPr="00794E4D" w14:paraId="79AFFE83" w14:textId="77777777" w:rsidTr="006D36BF">
        <w:trPr>
          <w:trHeight w:val="20"/>
          <w:jc w:val="center"/>
        </w:trPr>
        <w:tc>
          <w:tcPr>
            <w:tcW w:w="0" w:type="auto"/>
            <w:shd w:val="clear" w:color="auto" w:fill="auto"/>
            <w:vAlign w:val="center"/>
            <w:hideMark/>
          </w:tcPr>
          <w:p w14:paraId="777827F1" w14:textId="77777777" w:rsidR="00C80CC3" w:rsidRPr="00794E4D" w:rsidRDefault="00C80CC3" w:rsidP="000E2554">
            <w:pPr>
              <w:spacing w:after="0" w:line="240" w:lineRule="auto"/>
              <w:jc w:val="center"/>
              <w:rPr>
                <w:rFonts w:eastAsia="Times New Roman" w:cs="Arial"/>
                <w:color w:val="000000"/>
                <w:sz w:val="16"/>
                <w:szCs w:val="16"/>
              </w:rPr>
            </w:pPr>
            <w:r w:rsidRPr="00794E4D">
              <w:rPr>
                <w:rFonts w:eastAsia="Times New Roman" w:cs="Arial"/>
                <w:color w:val="000000"/>
                <w:sz w:val="16"/>
              </w:rPr>
              <w:t>6</w:t>
            </w:r>
          </w:p>
        </w:tc>
        <w:tc>
          <w:tcPr>
            <w:tcW w:w="567" w:type="dxa"/>
            <w:shd w:val="clear" w:color="auto" w:fill="auto"/>
            <w:noWrap/>
            <w:vAlign w:val="center"/>
          </w:tcPr>
          <w:p w14:paraId="57A14288" w14:textId="6160A4ED" w:rsidR="00C80CC3" w:rsidRPr="00794E4D" w:rsidRDefault="00C80CC3" w:rsidP="000E2554">
            <w:pPr>
              <w:spacing w:after="0" w:line="240" w:lineRule="auto"/>
              <w:jc w:val="right"/>
              <w:rPr>
                <w:rFonts w:cs="Arial"/>
                <w:color w:val="000000"/>
                <w:sz w:val="16"/>
                <w:szCs w:val="16"/>
              </w:rPr>
            </w:pPr>
          </w:p>
        </w:tc>
        <w:tc>
          <w:tcPr>
            <w:tcW w:w="567" w:type="dxa"/>
            <w:shd w:val="clear" w:color="auto" w:fill="auto"/>
            <w:noWrap/>
            <w:vAlign w:val="center"/>
          </w:tcPr>
          <w:p w14:paraId="60825084" w14:textId="75D7583A" w:rsidR="00C80CC3" w:rsidRPr="00794E4D" w:rsidRDefault="00C80CC3" w:rsidP="000E2554">
            <w:pPr>
              <w:spacing w:after="0" w:line="240" w:lineRule="auto"/>
              <w:jc w:val="right"/>
              <w:rPr>
                <w:rFonts w:cs="Arial"/>
                <w:color w:val="000000"/>
                <w:sz w:val="16"/>
                <w:szCs w:val="16"/>
              </w:rPr>
            </w:pPr>
          </w:p>
        </w:tc>
        <w:tc>
          <w:tcPr>
            <w:tcW w:w="567" w:type="dxa"/>
            <w:shd w:val="clear" w:color="auto" w:fill="auto"/>
            <w:noWrap/>
            <w:vAlign w:val="center"/>
          </w:tcPr>
          <w:p w14:paraId="0257D47D" w14:textId="36264950" w:rsidR="00C80CC3" w:rsidRPr="00794E4D" w:rsidRDefault="00C80CC3" w:rsidP="000E2554">
            <w:pPr>
              <w:spacing w:after="0" w:line="240" w:lineRule="auto"/>
              <w:jc w:val="right"/>
              <w:rPr>
                <w:rFonts w:cs="Arial"/>
                <w:color w:val="000000"/>
                <w:sz w:val="16"/>
                <w:szCs w:val="16"/>
              </w:rPr>
            </w:pPr>
          </w:p>
        </w:tc>
        <w:tc>
          <w:tcPr>
            <w:tcW w:w="568" w:type="dxa"/>
            <w:shd w:val="clear" w:color="auto" w:fill="auto"/>
            <w:noWrap/>
            <w:vAlign w:val="center"/>
          </w:tcPr>
          <w:p w14:paraId="7E7F6E89" w14:textId="56C09BCF" w:rsidR="00C80CC3" w:rsidRPr="00794E4D" w:rsidRDefault="00C80CC3" w:rsidP="000E2554">
            <w:pPr>
              <w:spacing w:after="0" w:line="240" w:lineRule="auto"/>
              <w:jc w:val="right"/>
              <w:rPr>
                <w:rFonts w:cs="Arial"/>
                <w:color w:val="000000"/>
                <w:sz w:val="16"/>
                <w:szCs w:val="16"/>
              </w:rPr>
            </w:pPr>
          </w:p>
        </w:tc>
        <w:tc>
          <w:tcPr>
            <w:tcW w:w="567" w:type="dxa"/>
            <w:shd w:val="clear" w:color="auto" w:fill="auto"/>
            <w:noWrap/>
            <w:vAlign w:val="center"/>
          </w:tcPr>
          <w:p w14:paraId="79C087A3" w14:textId="2CF1E3E5" w:rsidR="00C80CC3" w:rsidRPr="00794E4D" w:rsidRDefault="00C80CC3" w:rsidP="000E2554">
            <w:pPr>
              <w:spacing w:after="0" w:line="240" w:lineRule="auto"/>
              <w:jc w:val="right"/>
              <w:rPr>
                <w:rFonts w:cs="Arial"/>
                <w:color w:val="000000"/>
                <w:sz w:val="16"/>
                <w:szCs w:val="16"/>
              </w:rPr>
            </w:pPr>
          </w:p>
        </w:tc>
        <w:tc>
          <w:tcPr>
            <w:tcW w:w="567" w:type="dxa"/>
            <w:shd w:val="clear" w:color="auto" w:fill="auto"/>
            <w:noWrap/>
            <w:vAlign w:val="center"/>
          </w:tcPr>
          <w:p w14:paraId="6A207186" w14:textId="4C712DAB" w:rsidR="00C80CC3" w:rsidRPr="00794E4D" w:rsidRDefault="00C80CC3" w:rsidP="000E2554">
            <w:pPr>
              <w:spacing w:after="0" w:line="240" w:lineRule="auto"/>
              <w:jc w:val="right"/>
              <w:rPr>
                <w:rFonts w:cs="Arial"/>
                <w:color w:val="000000"/>
                <w:sz w:val="16"/>
                <w:szCs w:val="16"/>
              </w:rPr>
            </w:pPr>
          </w:p>
        </w:tc>
      </w:tr>
      <w:tr w:rsidR="00C80CC3" w:rsidRPr="00794E4D" w14:paraId="0B40D647" w14:textId="77777777" w:rsidTr="006D36BF">
        <w:trPr>
          <w:trHeight w:val="20"/>
          <w:jc w:val="center"/>
        </w:trPr>
        <w:tc>
          <w:tcPr>
            <w:tcW w:w="0" w:type="auto"/>
            <w:shd w:val="clear" w:color="auto" w:fill="auto"/>
            <w:vAlign w:val="center"/>
            <w:hideMark/>
          </w:tcPr>
          <w:p w14:paraId="6FC3E9D0" w14:textId="77777777" w:rsidR="00C80CC3" w:rsidRPr="00794E4D" w:rsidRDefault="00C80CC3" w:rsidP="000E2554">
            <w:pPr>
              <w:spacing w:after="0" w:line="240" w:lineRule="auto"/>
              <w:jc w:val="center"/>
              <w:rPr>
                <w:rFonts w:eastAsia="Times New Roman" w:cs="Arial"/>
                <w:color w:val="000000"/>
                <w:sz w:val="16"/>
                <w:szCs w:val="16"/>
              </w:rPr>
            </w:pPr>
            <w:r w:rsidRPr="00794E4D">
              <w:rPr>
                <w:rFonts w:eastAsia="Times New Roman" w:cs="Arial"/>
                <w:color w:val="000000"/>
                <w:sz w:val="16"/>
              </w:rPr>
              <w:t>7</w:t>
            </w:r>
          </w:p>
        </w:tc>
        <w:tc>
          <w:tcPr>
            <w:tcW w:w="567" w:type="dxa"/>
            <w:shd w:val="clear" w:color="auto" w:fill="auto"/>
            <w:noWrap/>
            <w:vAlign w:val="center"/>
          </w:tcPr>
          <w:p w14:paraId="49EDC513" w14:textId="56DD2A07" w:rsidR="00C80CC3" w:rsidRPr="00794E4D" w:rsidRDefault="00C80CC3" w:rsidP="000E2554">
            <w:pPr>
              <w:spacing w:after="0" w:line="240" w:lineRule="auto"/>
              <w:jc w:val="right"/>
              <w:rPr>
                <w:rFonts w:cs="Arial"/>
                <w:color w:val="000000"/>
                <w:sz w:val="16"/>
                <w:szCs w:val="16"/>
              </w:rPr>
            </w:pPr>
          </w:p>
        </w:tc>
        <w:tc>
          <w:tcPr>
            <w:tcW w:w="567" w:type="dxa"/>
            <w:shd w:val="clear" w:color="auto" w:fill="auto"/>
            <w:noWrap/>
            <w:vAlign w:val="center"/>
          </w:tcPr>
          <w:p w14:paraId="41AE5520" w14:textId="7331C19A" w:rsidR="00C80CC3" w:rsidRPr="00794E4D" w:rsidRDefault="00C80CC3" w:rsidP="000E2554">
            <w:pPr>
              <w:spacing w:after="0" w:line="240" w:lineRule="auto"/>
              <w:jc w:val="right"/>
              <w:rPr>
                <w:rFonts w:cs="Arial"/>
                <w:color w:val="000000"/>
                <w:sz w:val="16"/>
                <w:szCs w:val="16"/>
              </w:rPr>
            </w:pPr>
          </w:p>
        </w:tc>
        <w:tc>
          <w:tcPr>
            <w:tcW w:w="567" w:type="dxa"/>
            <w:shd w:val="clear" w:color="auto" w:fill="auto"/>
            <w:noWrap/>
            <w:vAlign w:val="center"/>
          </w:tcPr>
          <w:p w14:paraId="580483B1" w14:textId="62F52FA5" w:rsidR="00C80CC3" w:rsidRPr="00794E4D" w:rsidRDefault="00C80CC3" w:rsidP="000E2554">
            <w:pPr>
              <w:spacing w:after="0" w:line="240" w:lineRule="auto"/>
              <w:jc w:val="right"/>
              <w:rPr>
                <w:rFonts w:cs="Arial"/>
                <w:color w:val="000000"/>
                <w:sz w:val="16"/>
                <w:szCs w:val="16"/>
              </w:rPr>
            </w:pPr>
          </w:p>
        </w:tc>
        <w:tc>
          <w:tcPr>
            <w:tcW w:w="568" w:type="dxa"/>
            <w:shd w:val="clear" w:color="auto" w:fill="auto"/>
            <w:noWrap/>
            <w:vAlign w:val="center"/>
          </w:tcPr>
          <w:p w14:paraId="403CF9B0" w14:textId="3CFD7819" w:rsidR="00C80CC3" w:rsidRPr="00794E4D" w:rsidRDefault="00C80CC3" w:rsidP="000E2554">
            <w:pPr>
              <w:spacing w:after="0" w:line="240" w:lineRule="auto"/>
              <w:jc w:val="right"/>
              <w:rPr>
                <w:rFonts w:cs="Arial"/>
                <w:color w:val="000000"/>
                <w:sz w:val="16"/>
                <w:szCs w:val="16"/>
              </w:rPr>
            </w:pPr>
          </w:p>
        </w:tc>
        <w:tc>
          <w:tcPr>
            <w:tcW w:w="567" w:type="dxa"/>
            <w:shd w:val="clear" w:color="auto" w:fill="auto"/>
            <w:noWrap/>
            <w:vAlign w:val="center"/>
          </w:tcPr>
          <w:p w14:paraId="7E43AD59" w14:textId="54FB050C" w:rsidR="00C80CC3" w:rsidRPr="00794E4D" w:rsidRDefault="00C80CC3" w:rsidP="000E2554">
            <w:pPr>
              <w:spacing w:after="0" w:line="240" w:lineRule="auto"/>
              <w:jc w:val="right"/>
              <w:rPr>
                <w:rFonts w:cs="Arial"/>
                <w:color w:val="000000"/>
                <w:sz w:val="16"/>
                <w:szCs w:val="16"/>
              </w:rPr>
            </w:pPr>
          </w:p>
        </w:tc>
        <w:tc>
          <w:tcPr>
            <w:tcW w:w="567" w:type="dxa"/>
            <w:shd w:val="clear" w:color="auto" w:fill="auto"/>
            <w:noWrap/>
            <w:vAlign w:val="center"/>
          </w:tcPr>
          <w:p w14:paraId="055E3C6D" w14:textId="53A3FBAD" w:rsidR="00C80CC3" w:rsidRPr="00794E4D" w:rsidRDefault="00C80CC3" w:rsidP="000E2554">
            <w:pPr>
              <w:spacing w:after="0" w:line="240" w:lineRule="auto"/>
              <w:jc w:val="right"/>
              <w:rPr>
                <w:rFonts w:cs="Arial"/>
                <w:color w:val="000000"/>
                <w:sz w:val="16"/>
                <w:szCs w:val="16"/>
              </w:rPr>
            </w:pPr>
          </w:p>
        </w:tc>
      </w:tr>
      <w:tr w:rsidR="00C80CC3" w:rsidRPr="00794E4D" w14:paraId="1F4E7A6B" w14:textId="77777777" w:rsidTr="006D36BF">
        <w:trPr>
          <w:trHeight w:val="20"/>
          <w:jc w:val="center"/>
        </w:trPr>
        <w:tc>
          <w:tcPr>
            <w:tcW w:w="0" w:type="auto"/>
            <w:shd w:val="clear" w:color="auto" w:fill="auto"/>
            <w:vAlign w:val="center"/>
            <w:hideMark/>
          </w:tcPr>
          <w:p w14:paraId="51690981" w14:textId="77777777" w:rsidR="00C80CC3" w:rsidRPr="00794E4D" w:rsidRDefault="00C80CC3" w:rsidP="000E2554">
            <w:pPr>
              <w:spacing w:after="0" w:line="240" w:lineRule="auto"/>
              <w:jc w:val="center"/>
              <w:rPr>
                <w:rFonts w:eastAsia="Times New Roman" w:cs="Arial"/>
                <w:color w:val="000000"/>
                <w:sz w:val="16"/>
                <w:szCs w:val="16"/>
              </w:rPr>
            </w:pPr>
            <w:r w:rsidRPr="00794E4D">
              <w:rPr>
                <w:rFonts w:eastAsia="Times New Roman" w:cs="Arial"/>
                <w:color w:val="000000"/>
                <w:sz w:val="16"/>
              </w:rPr>
              <w:t>8</w:t>
            </w:r>
          </w:p>
        </w:tc>
        <w:tc>
          <w:tcPr>
            <w:tcW w:w="567" w:type="dxa"/>
            <w:shd w:val="clear" w:color="auto" w:fill="auto"/>
            <w:noWrap/>
            <w:vAlign w:val="center"/>
          </w:tcPr>
          <w:p w14:paraId="459E7E0B" w14:textId="09FF06B1" w:rsidR="00C80CC3" w:rsidRPr="00794E4D" w:rsidRDefault="00C80CC3" w:rsidP="000E2554">
            <w:pPr>
              <w:spacing w:after="0" w:line="240" w:lineRule="auto"/>
              <w:jc w:val="right"/>
              <w:rPr>
                <w:rFonts w:cs="Arial"/>
                <w:color w:val="000000"/>
                <w:sz w:val="16"/>
                <w:szCs w:val="16"/>
              </w:rPr>
            </w:pPr>
          </w:p>
        </w:tc>
        <w:tc>
          <w:tcPr>
            <w:tcW w:w="567" w:type="dxa"/>
            <w:shd w:val="clear" w:color="auto" w:fill="auto"/>
            <w:noWrap/>
            <w:vAlign w:val="center"/>
          </w:tcPr>
          <w:p w14:paraId="6C564037" w14:textId="44A85CDB" w:rsidR="00C80CC3" w:rsidRPr="00794E4D" w:rsidRDefault="00C80CC3" w:rsidP="000E2554">
            <w:pPr>
              <w:spacing w:after="0" w:line="240" w:lineRule="auto"/>
              <w:jc w:val="right"/>
              <w:rPr>
                <w:rFonts w:cs="Arial"/>
                <w:color w:val="000000"/>
                <w:sz w:val="16"/>
                <w:szCs w:val="16"/>
              </w:rPr>
            </w:pPr>
          </w:p>
        </w:tc>
        <w:tc>
          <w:tcPr>
            <w:tcW w:w="567" w:type="dxa"/>
            <w:shd w:val="clear" w:color="auto" w:fill="auto"/>
            <w:noWrap/>
            <w:vAlign w:val="center"/>
          </w:tcPr>
          <w:p w14:paraId="43EA5E1D" w14:textId="5BC58C68" w:rsidR="00C80CC3" w:rsidRPr="00794E4D" w:rsidRDefault="00C80CC3" w:rsidP="000E2554">
            <w:pPr>
              <w:spacing w:after="0" w:line="240" w:lineRule="auto"/>
              <w:jc w:val="right"/>
              <w:rPr>
                <w:rFonts w:cs="Arial"/>
                <w:color w:val="000000"/>
                <w:sz w:val="16"/>
                <w:szCs w:val="16"/>
              </w:rPr>
            </w:pPr>
          </w:p>
        </w:tc>
        <w:tc>
          <w:tcPr>
            <w:tcW w:w="568" w:type="dxa"/>
            <w:shd w:val="clear" w:color="auto" w:fill="auto"/>
            <w:noWrap/>
            <w:vAlign w:val="center"/>
          </w:tcPr>
          <w:p w14:paraId="11295A2D" w14:textId="67E51E3A" w:rsidR="00C80CC3" w:rsidRPr="00794E4D" w:rsidRDefault="00C80CC3" w:rsidP="000E2554">
            <w:pPr>
              <w:spacing w:after="0" w:line="240" w:lineRule="auto"/>
              <w:jc w:val="right"/>
              <w:rPr>
                <w:rFonts w:cs="Arial"/>
                <w:color w:val="000000"/>
                <w:sz w:val="16"/>
                <w:szCs w:val="16"/>
              </w:rPr>
            </w:pPr>
          </w:p>
        </w:tc>
        <w:tc>
          <w:tcPr>
            <w:tcW w:w="567" w:type="dxa"/>
            <w:shd w:val="clear" w:color="auto" w:fill="auto"/>
            <w:noWrap/>
            <w:vAlign w:val="center"/>
          </w:tcPr>
          <w:p w14:paraId="7A752971" w14:textId="5401E619" w:rsidR="00C80CC3" w:rsidRPr="00794E4D" w:rsidRDefault="00C80CC3" w:rsidP="000E2554">
            <w:pPr>
              <w:spacing w:after="0" w:line="240" w:lineRule="auto"/>
              <w:jc w:val="right"/>
              <w:rPr>
                <w:rFonts w:cs="Arial"/>
                <w:color w:val="000000"/>
                <w:sz w:val="16"/>
                <w:szCs w:val="16"/>
              </w:rPr>
            </w:pPr>
          </w:p>
        </w:tc>
        <w:tc>
          <w:tcPr>
            <w:tcW w:w="567" w:type="dxa"/>
            <w:shd w:val="clear" w:color="auto" w:fill="auto"/>
            <w:noWrap/>
            <w:vAlign w:val="center"/>
          </w:tcPr>
          <w:p w14:paraId="7BC3BD9F" w14:textId="7DA23CC2" w:rsidR="00C80CC3" w:rsidRPr="00794E4D" w:rsidRDefault="00C80CC3" w:rsidP="000E2554">
            <w:pPr>
              <w:spacing w:after="0" w:line="240" w:lineRule="auto"/>
              <w:jc w:val="right"/>
              <w:rPr>
                <w:rFonts w:cs="Arial"/>
                <w:color w:val="000000"/>
                <w:sz w:val="16"/>
                <w:szCs w:val="16"/>
              </w:rPr>
            </w:pPr>
          </w:p>
        </w:tc>
      </w:tr>
    </w:tbl>
    <w:p w14:paraId="20BB25E0" w14:textId="77777777" w:rsidR="00507825" w:rsidRDefault="00507825" w:rsidP="00C80CC3">
      <w:pPr>
        <w:pStyle w:val="Caption"/>
        <w:rPr>
          <w:rFonts w:cs="Arial"/>
        </w:rPr>
      </w:pPr>
    </w:p>
    <w:p w14:paraId="46A8D565" w14:textId="77777777" w:rsidR="00C80CC3" w:rsidRPr="00794E4D" w:rsidRDefault="00C80CC3" w:rsidP="00C80CC3">
      <w:pPr>
        <w:pStyle w:val="Caption"/>
        <w:rPr>
          <w:rFonts w:cs="Arial"/>
        </w:rPr>
      </w:pPr>
      <w:r w:rsidRPr="00794E4D">
        <w:rPr>
          <w:rFonts w:cs="Arial"/>
        </w:rPr>
        <w:t xml:space="preserve">Table </w:t>
      </w:r>
      <w:r w:rsidRPr="00794E4D">
        <w:rPr>
          <w:rFonts w:cs="Arial"/>
        </w:rPr>
        <w:fldChar w:fldCharType="begin"/>
      </w:r>
      <w:r w:rsidRPr="00794E4D">
        <w:rPr>
          <w:rFonts w:cs="Arial"/>
        </w:rPr>
        <w:instrText xml:space="preserve"> SEQ Table \</w:instrText>
      </w:r>
      <w:r w:rsidRPr="00794E4D">
        <w:rPr>
          <w:rFonts w:cs="Arial"/>
          <w:bCs/>
          <w:cs/>
        </w:rPr>
        <w:instrText xml:space="preserve">* </w:instrText>
      </w:r>
      <w:r w:rsidRPr="00794E4D">
        <w:rPr>
          <w:rFonts w:cs="Arial"/>
        </w:rPr>
        <w:instrText xml:space="preserve">ARABIC </w:instrText>
      </w:r>
      <w:r w:rsidRPr="00794E4D">
        <w:rPr>
          <w:rFonts w:cs="Arial"/>
        </w:rPr>
        <w:fldChar w:fldCharType="separate"/>
      </w:r>
      <w:r w:rsidR="00CC7D55">
        <w:rPr>
          <w:rFonts w:cs="Arial"/>
          <w:noProof/>
        </w:rPr>
        <w:t>14</w:t>
      </w:r>
      <w:r w:rsidRPr="00794E4D">
        <w:rPr>
          <w:rFonts w:cs="Arial"/>
        </w:rPr>
        <w:fldChar w:fldCharType="end"/>
      </w:r>
      <w:r w:rsidRPr="00794E4D">
        <w:rPr>
          <w:rFonts w:cs="Arial"/>
        </w:rPr>
        <w:t>, Default term structure</w:t>
      </w:r>
    </w:p>
    <w:p w14:paraId="560F676C" w14:textId="09567FC0" w:rsidR="00C80CC3" w:rsidRPr="006D36BF" w:rsidRDefault="00C80CC3" w:rsidP="00C80CC3">
      <w:pPr>
        <w:rPr>
          <w:rFonts w:cs="Arial"/>
        </w:rPr>
      </w:pPr>
      <w:r w:rsidRPr="00794E4D">
        <w:rPr>
          <w:rFonts w:cs="Arial"/>
        </w:rPr>
        <w:t>By solving optimization above, the result of alpha and beta associated to each rating is given as the following</w:t>
      </w:r>
      <w:r w:rsidRPr="00794E4D">
        <w:rPr>
          <w:rFonts w:cs="Arial"/>
          <w:szCs w:val="22"/>
          <w:cs/>
        </w:rPr>
        <w:t xml:space="preserve">. </w:t>
      </w:r>
      <w:r w:rsidRPr="00794E4D">
        <w:rPr>
          <w:rFonts w:cs="Arial"/>
        </w:rPr>
        <w:t xml:space="preserve">However, a big gap on the first year especially on the lower rating between PD model and actual default leads to a substantial amount of sum square error across all ratings of </w:t>
      </w:r>
      <w:r w:rsidRPr="006D36BF">
        <w:rPr>
          <w:rFonts w:cs="Arial"/>
        </w:rPr>
        <w:t xml:space="preserve">approximately </w:t>
      </w:r>
      <w:r w:rsidR="006D36BF">
        <w:rPr>
          <w:rFonts w:cs="Arial"/>
        </w:rPr>
        <w:t>0.</w:t>
      </w:r>
      <w:r w:rsidRPr="006D36BF">
        <w:rPr>
          <w:rFonts w:cs="Arial"/>
        </w:rPr>
        <w:t>13</w:t>
      </w:r>
      <w:r w:rsidR="006D36BF">
        <w:rPr>
          <w:rFonts w:cs="Arial"/>
        </w:rPr>
        <w:t>7</w:t>
      </w:r>
      <w:r w:rsidRPr="006D36BF">
        <w:rPr>
          <w:rFonts w:cs="Arial"/>
          <w:szCs w:val="22"/>
          <w:cs/>
        </w:rPr>
        <w:t>.</w:t>
      </w:r>
      <w:r w:rsidRPr="006D36BF">
        <w:rPr>
          <w:rFonts w:cs="Arial"/>
          <w:szCs w:val="22"/>
        </w:rPr>
        <w:t xml:space="preserve"> </w:t>
      </w:r>
      <w:r w:rsidRPr="00794E4D">
        <w:rPr>
          <w:rFonts w:cs="Arial"/>
          <w:szCs w:val="22"/>
        </w:rPr>
        <w:t>We obtained the following curve adjustment parameter</w:t>
      </w:r>
    </w:p>
    <w:tbl>
      <w:tblPr>
        <w:tblW w:w="5131" w:type="pct"/>
        <w:tblLook w:val="04A0" w:firstRow="1" w:lastRow="0" w:firstColumn="1" w:lastColumn="0" w:noHBand="0" w:noVBand="1"/>
      </w:tblPr>
      <w:tblGrid>
        <w:gridCol w:w="1017"/>
        <w:gridCol w:w="940"/>
        <w:gridCol w:w="940"/>
        <w:gridCol w:w="940"/>
        <w:gridCol w:w="940"/>
        <w:gridCol w:w="940"/>
        <w:gridCol w:w="940"/>
        <w:gridCol w:w="940"/>
        <w:gridCol w:w="941"/>
        <w:gridCol w:w="946"/>
      </w:tblGrid>
      <w:tr w:rsidR="00C80CC3" w:rsidRPr="00794E4D" w14:paraId="2FFDAA06" w14:textId="77777777" w:rsidTr="000E2554">
        <w:trPr>
          <w:trHeight w:val="20"/>
        </w:trPr>
        <w:tc>
          <w:tcPr>
            <w:tcW w:w="254" w:type="pct"/>
            <w:vMerge w:val="restart"/>
            <w:tcBorders>
              <w:top w:val="single" w:sz="4" w:space="0" w:color="auto"/>
              <w:left w:val="single" w:sz="4" w:space="0" w:color="auto"/>
              <w:right w:val="single" w:sz="4" w:space="0" w:color="auto"/>
            </w:tcBorders>
            <w:vAlign w:val="center"/>
          </w:tcPr>
          <w:p w14:paraId="27FF6B02" w14:textId="77777777" w:rsidR="00C80CC3" w:rsidRPr="00794E4D" w:rsidRDefault="00C80CC3" w:rsidP="000E2554">
            <w:pPr>
              <w:spacing w:after="0" w:line="240" w:lineRule="auto"/>
              <w:rPr>
                <w:rFonts w:eastAsia="Times New Roman" w:cs="Arial"/>
                <w:color w:val="000000"/>
                <w:sz w:val="16"/>
                <w:szCs w:val="16"/>
              </w:rPr>
            </w:pPr>
            <w:r w:rsidRPr="00794E4D">
              <w:rPr>
                <w:rFonts w:eastAsia="Times New Roman" w:cs="Arial"/>
                <w:color w:val="000000"/>
                <w:sz w:val="16"/>
                <w:szCs w:val="16"/>
              </w:rPr>
              <w:t>Curve Adjustment Parameter</w:t>
            </w:r>
          </w:p>
        </w:tc>
        <w:tc>
          <w:tcPr>
            <w:tcW w:w="4746" w:type="pct"/>
            <w:gridSpan w:val="9"/>
            <w:tcBorders>
              <w:top w:val="single" w:sz="4" w:space="0" w:color="auto"/>
              <w:left w:val="nil"/>
              <w:bottom w:val="single" w:sz="4" w:space="0" w:color="auto"/>
              <w:right w:val="single" w:sz="4" w:space="0" w:color="auto"/>
            </w:tcBorders>
            <w:shd w:val="clear" w:color="auto" w:fill="auto"/>
            <w:vAlign w:val="center"/>
          </w:tcPr>
          <w:p w14:paraId="0CB8FE3A" w14:textId="77777777" w:rsidR="00C80CC3" w:rsidRPr="00794E4D" w:rsidRDefault="00C80CC3" w:rsidP="000E2554">
            <w:pPr>
              <w:spacing w:after="0" w:line="240" w:lineRule="auto"/>
              <w:jc w:val="center"/>
              <w:rPr>
                <w:rFonts w:eastAsia="Times New Roman" w:cs="Arial"/>
                <w:color w:val="000000"/>
                <w:sz w:val="16"/>
                <w:szCs w:val="16"/>
              </w:rPr>
            </w:pPr>
            <w:r w:rsidRPr="00794E4D">
              <w:rPr>
                <w:rFonts w:eastAsia="Times New Roman" w:cs="Arial"/>
                <w:color w:val="000000"/>
                <w:sz w:val="16"/>
                <w:szCs w:val="16"/>
              </w:rPr>
              <w:t>Supermaster Rating</w:t>
            </w:r>
          </w:p>
        </w:tc>
      </w:tr>
      <w:tr w:rsidR="00C80CC3" w:rsidRPr="00794E4D" w14:paraId="3B6D245D" w14:textId="77777777" w:rsidTr="000E2554">
        <w:trPr>
          <w:trHeight w:val="20"/>
        </w:trPr>
        <w:tc>
          <w:tcPr>
            <w:tcW w:w="254" w:type="pct"/>
            <w:vMerge/>
            <w:tcBorders>
              <w:left w:val="single" w:sz="4" w:space="0" w:color="auto"/>
              <w:bottom w:val="single" w:sz="4" w:space="0" w:color="auto"/>
              <w:right w:val="single" w:sz="4" w:space="0" w:color="auto"/>
            </w:tcBorders>
            <w:vAlign w:val="center"/>
            <w:hideMark/>
          </w:tcPr>
          <w:p w14:paraId="31706F70" w14:textId="77777777" w:rsidR="00C80CC3" w:rsidRPr="00794E4D" w:rsidRDefault="00C80CC3" w:rsidP="000E2554">
            <w:pPr>
              <w:spacing w:after="0" w:line="240" w:lineRule="auto"/>
              <w:rPr>
                <w:rFonts w:eastAsia="Times New Roman" w:cs="Arial"/>
                <w:color w:val="000000"/>
                <w:sz w:val="16"/>
                <w:szCs w:val="16"/>
              </w:rPr>
            </w:pPr>
          </w:p>
        </w:tc>
        <w:tc>
          <w:tcPr>
            <w:tcW w:w="527" w:type="pct"/>
            <w:tcBorders>
              <w:top w:val="single" w:sz="4" w:space="0" w:color="auto"/>
              <w:left w:val="nil"/>
              <w:bottom w:val="single" w:sz="4" w:space="0" w:color="auto"/>
              <w:right w:val="single" w:sz="4" w:space="0" w:color="auto"/>
            </w:tcBorders>
            <w:shd w:val="clear" w:color="auto" w:fill="auto"/>
            <w:vAlign w:val="center"/>
            <w:hideMark/>
          </w:tcPr>
          <w:p w14:paraId="416FEB90" w14:textId="77777777" w:rsidR="00C80CC3" w:rsidRPr="00794E4D" w:rsidRDefault="00C80CC3" w:rsidP="000E2554">
            <w:pPr>
              <w:spacing w:after="0" w:line="240" w:lineRule="auto"/>
              <w:jc w:val="center"/>
              <w:rPr>
                <w:rFonts w:eastAsia="Times New Roman" w:cs="Arial"/>
                <w:color w:val="000000"/>
                <w:sz w:val="16"/>
                <w:szCs w:val="16"/>
              </w:rPr>
            </w:pPr>
            <w:r w:rsidRPr="00794E4D">
              <w:rPr>
                <w:rFonts w:eastAsia="Times New Roman" w:cs="Arial"/>
                <w:color w:val="000000"/>
                <w:sz w:val="16"/>
                <w:szCs w:val="16"/>
              </w:rPr>
              <w:t>1</w:t>
            </w:r>
          </w:p>
        </w:tc>
        <w:tc>
          <w:tcPr>
            <w:tcW w:w="52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DACBEE9" w14:textId="77777777" w:rsidR="00C80CC3" w:rsidRPr="00794E4D" w:rsidRDefault="00C80CC3" w:rsidP="000E2554">
            <w:pPr>
              <w:spacing w:after="0" w:line="240" w:lineRule="auto"/>
              <w:jc w:val="center"/>
              <w:rPr>
                <w:rFonts w:eastAsia="Times New Roman" w:cs="Arial"/>
                <w:color w:val="000000"/>
                <w:sz w:val="16"/>
                <w:szCs w:val="16"/>
              </w:rPr>
            </w:pPr>
            <w:r w:rsidRPr="00794E4D">
              <w:rPr>
                <w:rFonts w:eastAsia="Times New Roman" w:cs="Arial"/>
                <w:color w:val="000000"/>
                <w:sz w:val="16"/>
                <w:szCs w:val="16"/>
              </w:rPr>
              <w:t>2</w:t>
            </w:r>
          </w:p>
        </w:tc>
        <w:tc>
          <w:tcPr>
            <w:tcW w:w="52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724FB69" w14:textId="77777777" w:rsidR="00C80CC3" w:rsidRPr="00794E4D" w:rsidRDefault="00C80CC3" w:rsidP="000E2554">
            <w:pPr>
              <w:spacing w:after="0" w:line="240" w:lineRule="auto"/>
              <w:jc w:val="center"/>
              <w:rPr>
                <w:rFonts w:eastAsia="Times New Roman" w:cs="Arial"/>
                <w:color w:val="000000"/>
                <w:sz w:val="16"/>
                <w:szCs w:val="16"/>
              </w:rPr>
            </w:pPr>
            <w:r w:rsidRPr="00794E4D">
              <w:rPr>
                <w:rFonts w:eastAsia="Times New Roman" w:cs="Arial"/>
                <w:color w:val="000000"/>
                <w:sz w:val="16"/>
                <w:szCs w:val="16"/>
              </w:rPr>
              <w:t>3</w:t>
            </w:r>
          </w:p>
        </w:tc>
        <w:tc>
          <w:tcPr>
            <w:tcW w:w="52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0CDD446" w14:textId="77777777" w:rsidR="00C80CC3" w:rsidRPr="00794E4D" w:rsidRDefault="00C80CC3" w:rsidP="000E2554">
            <w:pPr>
              <w:spacing w:after="0" w:line="240" w:lineRule="auto"/>
              <w:jc w:val="center"/>
              <w:rPr>
                <w:rFonts w:eastAsia="Times New Roman" w:cs="Arial"/>
                <w:color w:val="000000"/>
                <w:sz w:val="16"/>
                <w:szCs w:val="16"/>
              </w:rPr>
            </w:pPr>
            <w:r w:rsidRPr="00794E4D">
              <w:rPr>
                <w:rFonts w:eastAsia="Times New Roman" w:cs="Arial"/>
                <w:color w:val="000000"/>
                <w:sz w:val="16"/>
                <w:szCs w:val="16"/>
              </w:rPr>
              <w:t>4</w:t>
            </w:r>
          </w:p>
        </w:tc>
        <w:tc>
          <w:tcPr>
            <w:tcW w:w="52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3552ED6" w14:textId="77777777" w:rsidR="00C80CC3" w:rsidRPr="00794E4D" w:rsidRDefault="00C80CC3" w:rsidP="000E2554">
            <w:pPr>
              <w:spacing w:after="0" w:line="240" w:lineRule="auto"/>
              <w:jc w:val="center"/>
              <w:rPr>
                <w:rFonts w:eastAsia="Times New Roman" w:cs="Arial"/>
                <w:color w:val="000000"/>
                <w:sz w:val="16"/>
                <w:szCs w:val="16"/>
              </w:rPr>
            </w:pPr>
            <w:r w:rsidRPr="00794E4D">
              <w:rPr>
                <w:rFonts w:eastAsia="Times New Roman" w:cs="Arial"/>
                <w:color w:val="000000"/>
                <w:sz w:val="16"/>
                <w:szCs w:val="16"/>
              </w:rPr>
              <w:t>5</w:t>
            </w:r>
          </w:p>
        </w:tc>
        <w:tc>
          <w:tcPr>
            <w:tcW w:w="52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5F2A46E" w14:textId="77777777" w:rsidR="00C80CC3" w:rsidRPr="00794E4D" w:rsidRDefault="00C80CC3" w:rsidP="000E2554">
            <w:pPr>
              <w:spacing w:after="0" w:line="240" w:lineRule="auto"/>
              <w:jc w:val="center"/>
              <w:rPr>
                <w:rFonts w:eastAsia="Times New Roman" w:cs="Arial"/>
                <w:color w:val="000000"/>
                <w:sz w:val="16"/>
                <w:szCs w:val="16"/>
              </w:rPr>
            </w:pPr>
            <w:r w:rsidRPr="00794E4D">
              <w:rPr>
                <w:rFonts w:eastAsia="Times New Roman" w:cs="Arial"/>
                <w:color w:val="000000"/>
                <w:sz w:val="16"/>
                <w:szCs w:val="16"/>
              </w:rPr>
              <w:t>6</w:t>
            </w:r>
          </w:p>
        </w:tc>
        <w:tc>
          <w:tcPr>
            <w:tcW w:w="52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89ADDE3" w14:textId="77777777" w:rsidR="00C80CC3" w:rsidRPr="00794E4D" w:rsidRDefault="00C80CC3" w:rsidP="000E2554">
            <w:pPr>
              <w:spacing w:after="0" w:line="240" w:lineRule="auto"/>
              <w:jc w:val="center"/>
              <w:rPr>
                <w:rFonts w:eastAsia="Times New Roman" w:cs="Arial"/>
                <w:color w:val="000000"/>
                <w:sz w:val="16"/>
                <w:szCs w:val="16"/>
              </w:rPr>
            </w:pPr>
            <w:r w:rsidRPr="00794E4D">
              <w:rPr>
                <w:rFonts w:eastAsia="Times New Roman" w:cs="Arial"/>
                <w:color w:val="000000"/>
                <w:sz w:val="16"/>
                <w:szCs w:val="16"/>
              </w:rPr>
              <w:t>7</w:t>
            </w:r>
          </w:p>
        </w:tc>
        <w:tc>
          <w:tcPr>
            <w:tcW w:w="52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83F23B6" w14:textId="77777777" w:rsidR="00C80CC3" w:rsidRPr="00794E4D" w:rsidRDefault="00C80CC3" w:rsidP="000E2554">
            <w:pPr>
              <w:spacing w:after="0" w:line="240" w:lineRule="auto"/>
              <w:jc w:val="center"/>
              <w:rPr>
                <w:rFonts w:eastAsia="Times New Roman" w:cs="Arial"/>
                <w:color w:val="000000"/>
                <w:sz w:val="16"/>
                <w:szCs w:val="16"/>
              </w:rPr>
            </w:pPr>
            <w:r w:rsidRPr="00794E4D">
              <w:rPr>
                <w:rFonts w:eastAsia="Times New Roman" w:cs="Arial"/>
                <w:color w:val="000000"/>
                <w:sz w:val="16"/>
                <w:szCs w:val="16"/>
              </w:rPr>
              <w:t>8</w:t>
            </w:r>
          </w:p>
        </w:tc>
        <w:tc>
          <w:tcPr>
            <w:tcW w:w="527" w:type="pct"/>
            <w:tcBorders>
              <w:top w:val="single" w:sz="4" w:space="0" w:color="auto"/>
              <w:left w:val="single" w:sz="4" w:space="0" w:color="auto"/>
              <w:bottom w:val="single" w:sz="4" w:space="0" w:color="auto"/>
              <w:right w:val="single" w:sz="4" w:space="0" w:color="auto"/>
            </w:tcBorders>
            <w:vAlign w:val="center"/>
          </w:tcPr>
          <w:p w14:paraId="1949B338" w14:textId="77777777" w:rsidR="00C80CC3" w:rsidRPr="00794E4D" w:rsidRDefault="00C80CC3" w:rsidP="000E2554">
            <w:pPr>
              <w:spacing w:after="0" w:line="240" w:lineRule="auto"/>
              <w:jc w:val="center"/>
              <w:rPr>
                <w:rFonts w:eastAsia="Times New Roman" w:cs="Arial"/>
                <w:color w:val="000000"/>
                <w:sz w:val="16"/>
                <w:szCs w:val="16"/>
              </w:rPr>
            </w:pPr>
            <w:r w:rsidRPr="00794E4D">
              <w:rPr>
                <w:rFonts w:eastAsia="Times New Roman" w:cs="Arial"/>
                <w:color w:val="000000"/>
                <w:sz w:val="16"/>
                <w:szCs w:val="16"/>
              </w:rPr>
              <w:t>D</w:t>
            </w:r>
          </w:p>
        </w:tc>
      </w:tr>
      <w:tr w:rsidR="00C80CC3" w:rsidRPr="00794E4D" w14:paraId="4AC17F56" w14:textId="77777777" w:rsidTr="006D36BF">
        <w:trPr>
          <w:trHeight w:val="20"/>
        </w:trPr>
        <w:tc>
          <w:tcPr>
            <w:tcW w:w="254" w:type="pct"/>
            <w:tcBorders>
              <w:top w:val="nil"/>
              <w:left w:val="single" w:sz="4" w:space="0" w:color="auto"/>
              <w:bottom w:val="single" w:sz="4" w:space="0" w:color="auto"/>
              <w:right w:val="single" w:sz="4" w:space="0" w:color="auto"/>
            </w:tcBorders>
            <w:shd w:val="clear" w:color="auto" w:fill="auto"/>
            <w:vAlign w:val="center"/>
            <w:hideMark/>
          </w:tcPr>
          <w:p w14:paraId="6518E664" w14:textId="77777777" w:rsidR="00C80CC3" w:rsidRPr="00794E4D" w:rsidRDefault="00C80CC3" w:rsidP="000E2554">
            <w:pPr>
              <w:spacing w:after="0" w:line="240" w:lineRule="auto"/>
              <w:jc w:val="center"/>
              <w:rPr>
                <w:rFonts w:eastAsia="Times New Roman" w:cs="Arial"/>
                <w:color w:val="000000"/>
                <w:sz w:val="16"/>
                <w:szCs w:val="16"/>
              </w:rPr>
            </w:pPr>
            <m:oMathPara>
              <m:oMath>
                <m:r>
                  <w:rPr>
                    <w:rFonts w:ascii="Cambria Math" w:eastAsia="Times New Roman" w:hAnsi="Cambria Math" w:cs="Cambria Math" w:hint="cs"/>
                    <w:color w:val="000000"/>
                    <w:sz w:val="16"/>
                    <w:szCs w:val="16"/>
                    <w:cs/>
                  </w:rPr>
                  <m:t>α</m:t>
                </m:r>
              </m:oMath>
            </m:oMathPara>
          </w:p>
        </w:tc>
        <w:tc>
          <w:tcPr>
            <w:tcW w:w="527" w:type="pct"/>
            <w:tcBorders>
              <w:top w:val="single" w:sz="4" w:space="0" w:color="auto"/>
              <w:left w:val="nil"/>
              <w:bottom w:val="single" w:sz="4" w:space="0" w:color="auto"/>
              <w:right w:val="single" w:sz="4" w:space="0" w:color="auto"/>
            </w:tcBorders>
            <w:shd w:val="clear" w:color="auto" w:fill="auto"/>
            <w:vAlign w:val="center"/>
          </w:tcPr>
          <w:p w14:paraId="074B65AB" w14:textId="3581F6A9" w:rsidR="00C80CC3" w:rsidRPr="00794E4D" w:rsidRDefault="00C80CC3" w:rsidP="000E2554">
            <w:pPr>
              <w:spacing w:after="0" w:line="240" w:lineRule="auto"/>
              <w:jc w:val="center"/>
              <w:rPr>
                <w:rFonts w:cs="Arial"/>
                <w:color w:val="000000"/>
                <w:sz w:val="16"/>
                <w:szCs w:val="16"/>
              </w:rPr>
            </w:pPr>
          </w:p>
        </w:tc>
        <w:tc>
          <w:tcPr>
            <w:tcW w:w="527" w:type="pct"/>
            <w:tcBorders>
              <w:top w:val="single" w:sz="4" w:space="0" w:color="auto"/>
              <w:left w:val="single" w:sz="4" w:space="0" w:color="auto"/>
              <w:bottom w:val="single" w:sz="4" w:space="0" w:color="auto"/>
              <w:right w:val="single" w:sz="4" w:space="0" w:color="auto"/>
            </w:tcBorders>
            <w:shd w:val="clear" w:color="auto" w:fill="auto"/>
            <w:vAlign w:val="center"/>
          </w:tcPr>
          <w:p w14:paraId="728814B4" w14:textId="3061DDAD" w:rsidR="00C80CC3" w:rsidRPr="00794E4D" w:rsidRDefault="00C80CC3" w:rsidP="000E2554">
            <w:pPr>
              <w:spacing w:after="0" w:line="240" w:lineRule="auto"/>
              <w:jc w:val="center"/>
              <w:rPr>
                <w:rFonts w:cs="Arial"/>
                <w:color w:val="000000"/>
                <w:sz w:val="16"/>
                <w:szCs w:val="16"/>
              </w:rPr>
            </w:pPr>
          </w:p>
        </w:tc>
        <w:tc>
          <w:tcPr>
            <w:tcW w:w="527" w:type="pct"/>
            <w:tcBorders>
              <w:top w:val="single" w:sz="4" w:space="0" w:color="auto"/>
              <w:left w:val="single" w:sz="4" w:space="0" w:color="auto"/>
              <w:bottom w:val="single" w:sz="4" w:space="0" w:color="auto"/>
              <w:right w:val="single" w:sz="4" w:space="0" w:color="auto"/>
            </w:tcBorders>
            <w:shd w:val="clear" w:color="auto" w:fill="auto"/>
            <w:vAlign w:val="center"/>
          </w:tcPr>
          <w:p w14:paraId="698F3772" w14:textId="27E5A7C4" w:rsidR="00C80CC3" w:rsidRPr="00794E4D" w:rsidRDefault="00C80CC3" w:rsidP="000E2554">
            <w:pPr>
              <w:spacing w:after="0" w:line="240" w:lineRule="auto"/>
              <w:jc w:val="center"/>
              <w:rPr>
                <w:rFonts w:cs="Arial"/>
                <w:color w:val="000000"/>
                <w:sz w:val="16"/>
                <w:szCs w:val="16"/>
              </w:rPr>
            </w:pPr>
          </w:p>
        </w:tc>
        <w:tc>
          <w:tcPr>
            <w:tcW w:w="527" w:type="pct"/>
            <w:tcBorders>
              <w:top w:val="single" w:sz="4" w:space="0" w:color="auto"/>
              <w:left w:val="single" w:sz="4" w:space="0" w:color="auto"/>
              <w:bottom w:val="single" w:sz="4" w:space="0" w:color="auto"/>
              <w:right w:val="single" w:sz="4" w:space="0" w:color="auto"/>
            </w:tcBorders>
            <w:shd w:val="clear" w:color="auto" w:fill="auto"/>
            <w:vAlign w:val="center"/>
          </w:tcPr>
          <w:p w14:paraId="364F0C92" w14:textId="157E4339" w:rsidR="00C80CC3" w:rsidRPr="00794E4D" w:rsidRDefault="00C80CC3" w:rsidP="000E2554">
            <w:pPr>
              <w:spacing w:after="0" w:line="240" w:lineRule="auto"/>
              <w:jc w:val="center"/>
              <w:rPr>
                <w:rFonts w:cs="Arial"/>
                <w:color w:val="000000"/>
                <w:sz w:val="16"/>
                <w:szCs w:val="16"/>
              </w:rPr>
            </w:pPr>
          </w:p>
        </w:tc>
        <w:tc>
          <w:tcPr>
            <w:tcW w:w="527" w:type="pct"/>
            <w:tcBorders>
              <w:top w:val="single" w:sz="4" w:space="0" w:color="auto"/>
              <w:left w:val="single" w:sz="4" w:space="0" w:color="auto"/>
              <w:bottom w:val="single" w:sz="4" w:space="0" w:color="auto"/>
              <w:right w:val="single" w:sz="4" w:space="0" w:color="auto"/>
            </w:tcBorders>
            <w:shd w:val="clear" w:color="auto" w:fill="auto"/>
            <w:vAlign w:val="center"/>
          </w:tcPr>
          <w:p w14:paraId="11A2160F" w14:textId="6AECB23A" w:rsidR="00C80CC3" w:rsidRPr="00794E4D" w:rsidRDefault="00C80CC3" w:rsidP="000E2554">
            <w:pPr>
              <w:spacing w:after="0" w:line="240" w:lineRule="auto"/>
              <w:jc w:val="center"/>
              <w:rPr>
                <w:rFonts w:cs="Arial"/>
                <w:color w:val="000000"/>
                <w:sz w:val="16"/>
                <w:szCs w:val="16"/>
              </w:rPr>
            </w:pPr>
          </w:p>
        </w:tc>
        <w:tc>
          <w:tcPr>
            <w:tcW w:w="527" w:type="pct"/>
            <w:tcBorders>
              <w:top w:val="single" w:sz="4" w:space="0" w:color="auto"/>
              <w:left w:val="single" w:sz="4" w:space="0" w:color="auto"/>
              <w:bottom w:val="single" w:sz="4" w:space="0" w:color="auto"/>
              <w:right w:val="single" w:sz="4" w:space="0" w:color="auto"/>
            </w:tcBorders>
            <w:shd w:val="clear" w:color="auto" w:fill="auto"/>
            <w:vAlign w:val="center"/>
          </w:tcPr>
          <w:p w14:paraId="1234E8D6" w14:textId="2C30E5CD" w:rsidR="00C80CC3" w:rsidRPr="00794E4D" w:rsidRDefault="00C80CC3" w:rsidP="000E2554">
            <w:pPr>
              <w:spacing w:after="0" w:line="240" w:lineRule="auto"/>
              <w:jc w:val="center"/>
              <w:rPr>
                <w:rFonts w:cs="Arial"/>
                <w:color w:val="000000"/>
                <w:sz w:val="16"/>
                <w:szCs w:val="16"/>
              </w:rPr>
            </w:pPr>
          </w:p>
        </w:tc>
        <w:tc>
          <w:tcPr>
            <w:tcW w:w="527" w:type="pct"/>
            <w:tcBorders>
              <w:top w:val="single" w:sz="4" w:space="0" w:color="auto"/>
              <w:left w:val="single" w:sz="4" w:space="0" w:color="auto"/>
              <w:bottom w:val="single" w:sz="4" w:space="0" w:color="auto"/>
              <w:right w:val="single" w:sz="4" w:space="0" w:color="auto"/>
            </w:tcBorders>
            <w:shd w:val="clear" w:color="auto" w:fill="auto"/>
            <w:vAlign w:val="center"/>
          </w:tcPr>
          <w:p w14:paraId="12D513BD" w14:textId="7289D157" w:rsidR="00C80CC3" w:rsidRPr="00794E4D" w:rsidRDefault="00C80CC3" w:rsidP="000E2554">
            <w:pPr>
              <w:spacing w:after="0" w:line="240" w:lineRule="auto"/>
              <w:jc w:val="center"/>
              <w:rPr>
                <w:rFonts w:cs="Arial"/>
                <w:color w:val="000000"/>
                <w:sz w:val="16"/>
                <w:szCs w:val="16"/>
              </w:rPr>
            </w:pPr>
          </w:p>
        </w:tc>
        <w:tc>
          <w:tcPr>
            <w:tcW w:w="527" w:type="pct"/>
            <w:tcBorders>
              <w:top w:val="single" w:sz="4" w:space="0" w:color="auto"/>
              <w:left w:val="single" w:sz="4" w:space="0" w:color="auto"/>
              <w:bottom w:val="single" w:sz="4" w:space="0" w:color="auto"/>
              <w:right w:val="single" w:sz="4" w:space="0" w:color="auto"/>
            </w:tcBorders>
            <w:shd w:val="clear" w:color="auto" w:fill="auto"/>
            <w:vAlign w:val="center"/>
          </w:tcPr>
          <w:p w14:paraId="136303C4" w14:textId="424F2D4E" w:rsidR="00C80CC3" w:rsidRPr="00794E4D" w:rsidRDefault="00C80CC3" w:rsidP="000E2554">
            <w:pPr>
              <w:spacing w:after="0" w:line="240" w:lineRule="auto"/>
              <w:jc w:val="center"/>
              <w:rPr>
                <w:rFonts w:cs="Arial"/>
                <w:color w:val="000000"/>
                <w:sz w:val="16"/>
                <w:szCs w:val="16"/>
              </w:rPr>
            </w:pPr>
          </w:p>
        </w:tc>
        <w:tc>
          <w:tcPr>
            <w:tcW w:w="527" w:type="pct"/>
            <w:tcBorders>
              <w:top w:val="single" w:sz="4" w:space="0" w:color="auto"/>
              <w:left w:val="single" w:sz="4" w:space="0" w:color="auto"/>
              <w:bottom w:val="single" w:sz="4" w:space="0" w:color="auto"/>
              <w:right w:val="single" w:sz="4" w:space="0" w:color="auto"/>
            </w:tcBorders>
            <w:vAlign w:val="center"/>
          </w:tcPr>
          <w:p w14:paraId="58944254" w14:textId="0CFC3378" w:rsidR="00C80CC3" w:rsidRPr="00794E4D" w:rsidRDefault="00C80CC3" w:rsidP="000E2554">
            <w:pPr>
              <w:spacing w:after="0" w:line="240" w:lineRule="auto"/>
              <w:jc w:val="center"/>
              <w:rPr>
                <w:rFonts w:eastAsia="Times New Roman" w:cs="Arial"/>
                <w:sz w:val="16"/>
                <w:szCs w:val="16"/>
              </w:rPr>
            </w:pPr>
          </w:p>
        </w:tc>
      </w:tr>
      <w:tr w:rsidR="00C80CC3" w:rsidRPr="00794E4D" w14:paraId="71A81A22" w14:textId="77777777" w:rsidTr="006D36BF">
        <w:trPr>
          <w:trHeight w:val="20"/>
        </w:trPr>
        <w:tc>
          <w:tcPr>
            <w:tcW w:w="254" w:type="pct"/>
            <w:tcBorders>
              <w:top w:val="nil"/>
              <w:left w:val="single" w:sz="4" w:space="0" w:color="auto"/>
              <w:bottom w:val="single" w:sz="4" w:space="0" w:color="auto"/>
              <w:right w:val="single" w:sz="4" w:space="0" w:color="auto"/>
            </w:tcBorders>
            <w:shd w:val="clear" w:color="auto" w:fill="auto"/>
            <w:vAlign w:val="center"/>
            <w:hideMark/>
          </w:tcPr>
          <w:p w14:paraId="7C3ED284" w14:textId="77777777" w:rsidR="00C80CC3" w:rsidRPr="00794E4D" w:rsidRDefault="00C80CC3" w:rsidP="000E2554">
            <w:pPr>
              <w:spacing w:after="0" w:line="240" w:lineRule="auto"/>
              <w:jc w:val="center"/>
              <w:rPr>
                <w:rFonts w:eastAsia="Times New Roman" w:cs="Arial"/>
                <w:color w:val="000000"/>
                <w:sz w:val="16"/>
                <w:szCs w:val="16"/>
              </w:rPr>
            </w:pPr>
            <m:oMathPara>
              <m:oMath>
                <m:r>
                  <w:rPr>
                    <w:rFonts w:ascii="Cambria Math" w:eastAsia="Times New Roman" w:hAnsi="Cambria Math" w:cs="Cambria Math" w:hint="cs"/>
                    <w:color w:val="000000"/>
                    <w:sz w:val="16"/>
                    <w:szCs w:val="16"/>
                    <w:cs/>
                  </w:rPr>
                  <m:t>β</m:t>
                </m:r>
              </m:oMath>
            </m:oMathPara>
          </w:p>
        </w:tc>
        <w:tc>
          <w:tcPr>
            <w:tcW w:w="527" w:type="pct"/>
            <w:tcBorders>
              <w:top w:val="single" w:sz="4" w:space="0" w:color="auto"/>
              <w:left w:val="nil"/>
              <w:bottom w:val="single" w:sz="4" w:space="0" w:color="auto"/>
              <w:right w:val="single" w:sz="4" w:space="0" w:color="auto"/>
            </w:tcBorders>
            <w:shd w:val="clear" w:color="auto" w:fill="auto"/>
            <w:vAlign w:val="center"/>
          </w:tcPr>
          <w:p w14:paraId="111F0EB6" w14:textId="5FBBB6E6" w:rsidR="00C80CC3" w:rsidRPr="00794E4D" w:rsidRDefault="00C80CC3" w:rsidP="000E2554">
            <w:pPr>
              <w:spacing w:after="0" w:line="240" w:lineRule="auto"/>
              <w:jc w:val="center"/>
              <w:rPr>
                <w:rFonts w:cs="Arial"/>
                <w:color w:val="000000"/>
                <w:sz w:val="16"/>
                <w:szCs w:val="16"/>
              </w:rPr>
            </w:pPr>
          </w:p>
        </w:tc>
        <w:tc>
          <w:tcPr>
            <w:tcW w:w="527" w:type="pct"/>
            <w:tcBorders>
              <w:top w:val="single" w:sz="4" w:space="0" w:color="auto"/>
              <w:left w:val="single" w:sz="4" w:space="0" w:color="auto"/>
              <w:bottom w:val="single" w:sz="4" w:space="0" w:color="auto"/>
              <w:right w:val="single" w:sz="4" w:space="0" w:color="auto"/>
            </w:tcBorders>
            <w:shd w:val="clear" w:color="auto" w:fill="auto"/>
            <w:vAlign w:val="center"/>
          </w:tcPr>
          <w:p w14:paraId="6F842039" w14:textId="4D0F51A3" w:rsidR="00C80CC3" w:rsidRPr="00794E4D" w:rsidRDefault="00C80CC3" w:rsidP="000E2554">
            <w:pPr>
              <w:spacing w:after="0" w:line="240" w:lineRule="auto"/>
              <w:jc w:val="center"/>
              <w:rPr>
                <w:rFonts w:cs="Arial"/>
                <w:color w:val="000000"/>
                <w:sz w:val="16"/>
                <w:szCs w:val="16"/>
              </w:rPr>
            </w:pPr>
          </w:p>
        </w:tc>
        <w:tc>
          <w:tcPr>
            <w:tcW w:w="527" w:type="pct"/>
            <w:tcBorders>
              <w:top w:val="single" w:sz="4" w:space="0" w:color="auto"/>
              <w:left w:val="single" w:sz="4" w:space="0" w:color="auto"/>
              <w:bottom w:val="single" w:sz="4" w:space="0" w:color="auto"/>
              <w:right w:val="single" w:sz="4" w:space="0" w:color="auto"/>
            </w:tcBorders>
            <w:shd w:val="clear" w:color="auto" w:fill="auto"/>
            <w:vAlign w:val="center"/>
          </w:tcPr>
          <w:p w14:paraId="3AD52F2E" w14:textId="79FF2A86" w:rsidR="00C80CC3" w:rsidRPr="00794E4D" w:rsidRDefault="00C80CC3" w:rsidP="000E2554">
            <w:pPr>
              <w:spacing w:after="0" w:line="240" w:lineRule="auto"/>
              <w:jc w:val="center"/>
              <w:rPr>
                <w:rFonts w:cs="Arial"/>
                <w:color w:val="000000"/>
                <w:sz w:val="16"/>
                <w:szCs w:val="16"/>
              </w:rPr>
            </w:pPr>
          </w:p>
        </w:tc>
        <w:tc>
          <w:tcPr>
            <w:tcW w:w="527" w:type="pct"/>
            <w:tcBorders>
              <w:top w:val="single" w:sz="4" w:space="0" w:color="auto"/>
              <w:left w:val="single" w:sz="4" w:space="0" w:color="auto"/>
              <w:bottom w:val="single" w:sz="4" w:space="0" w:color="auto"/>
              <w:right w:val="single" w:sz="4" w:space="0" w:color="auto"/>
            </w:tcBorders>
            <w:shd w:val="clear" w:color="auto" w:fill="auto"/>
            <w:vAlign w:val="center"/>
          </w:tcPr>
          <w:p w14:paraId="1F7FD6F2" w14:textId="63A2DCD8" w:rsidR="00C80CC3" w:rsidRPr="00794E4D" w:rsidRDefault="00C80CC3" w:rsidP="000E2554">
            <w:pPr>
              <w:spacing w:after="0" w:line="240" w:lineRule="auto"/>
              <w:jc w:val="center"/>
              <w:rPr>
                <w:rFonts w:cs="Arial"/>
                <w:color w:val="000000"/>
                <w:sz w:val="16"/>
                <w:szCs w:val="16"/>
              </w:rPr>
            </w:pPr>
          </w:p>
        </w:tc>
        <w:tc>
          <w:tcPr>
            <w:tcW w:w="527" w:type="pct"/>
            <w:tcBorders>
              <w:top w:val="single" w:sz="4" w:space="0" w:color="auto"/>
              <w:left w:val="single" w:sz="4" w:space="0" w:color="auto"/>
              <w:bottom w:val="single" w:sz="4" w:space="0" w:color="auto"/>
              <w:right w:val="single" w:sz="4" w:space="0" w:color="auto"/>
            </w:tcBorders>
            <w:shd w:val="clear" w:color="auto" w:fill="auto"/>
            <w:vAlign w:val="center"/>
          </w:tcPr>
          <w:p w14:paraId="0665D696" w14:textId="4E7E7031" w:rsidR="00C80CC3" w:rsidRPr="00794E4D" w:rsidRDefault="00C80CC3" w:rsidP="000E2554">
            <w:pPr>
              <w:spacing w:after="0" w:line="240" w:lineRule="auto"/>
              <w:jc w:val="center"/>
              <w:rPr>
                <w:rFonts w:cs="Arial"/>
                <w:color w:val="000000"/>
                <w:sz w:val="16"/>
                <w:szCs w:val="16"/>
              </w:rPr>
            </w:pPr>
          </w:p>
        </w:tc>
        <w:tc>
          <w:tcPr>
            <w:tcW w:w="527" w:type="pct"/>
            <w:tcBorders>
              <w:top w:val="single" w:sz="4" w:space="0" w:color="auto"/>
              <w:left w:val="single" w:sz="4" w:space="0" w:color="auto"/>
              <w:bottom w:val="single" w:sz="4" w:space="0" w:color="auto"/>
              <w:right w:val="single" w:sz="4" w:space="0" w:color="auto"/>
            </w:tcBorders>
            <w:shd w:val="clear" w:color="auto" w:fill="auto"/>
            <w:vAlign w:val="center"/>
          </w:tcPr>
          <w:p w14:paraId="0BE5F5B6" w14:textId="4BF9F024" w:rsidR="00C80CC3" w:rsidRPr="00794E4D" w:rsidRDefault="00C80CC3" w:rsidP="000E2554">
            <w:pPr>
              <w:spacing w:after="0" w:line="240" w:lineRule="auto"/>
              <w:jc w:val="center"/>
              <w:rPr>
                <w:rFonts w:cs="Arial"/>
                <w:color w:val="000000"/>
                <w:sz w:val="16"/>
                <w:szCs w:val="16"/>
              </w:rPr>
            </w:pPr>
          </w:p>
        </w:tc>
        <w:tc>
          <w:tcPr>
            <w:tcW w:w="527" w:type="pct"/>
            <w:tcBorders>
              <w:top w:val="single" w:sz="4" w:space="0" w:color="auto"/>
              <w:left w:val="single" w:sz="4" w:space="0" w:color="auto"/>
              <w:bottom w:val="single" w:sz="4" w:space="0" w:color="auto"/>
              <w:right w:val="single" w:sz="4" w:space="0" w:color="auto"/>
            </w:tcBorders>
            <w:shd w:val="clear" w:color="auto" w:fill="auto"/>
            <w:vAlign w:val="center"/>
          </w:tcPr>
          <w:p w14:paraId="101009F5" w14:textId="5E786650" w:rsidR="00C80CC3" w:rsidRPr="00794E4D" w:rsidRDefault="00C80CC3" w:rsidP="000E2554">
            <w:pPr>
              <w:spacing w:after="0" w:line="240" w:lineRule="auto"/>
              <w:jc w:val="center"/>
              <w:rPr>
                <w:rFonts w:cs="Arial"/>
                <w:color w:val="000000"/>
                <w:sz w:val="16"/>
                <w:szCs w:val="16"/>
              </w:rPr>
            </w:pPr>
          </w:p>
        </w:tc>
        <w:tc>
          <w:tcPr>
            <w:tcW w:w="527" w:type="pct"/>
            <w:tcBorders>
              <w:top w:val="single" w:sz="4" w:space="0" w:color="auto"/>
              <w:left w:val="single" w:sz="4" w:space="0" w:color="auto"/>
              <w:bottom w:val="single" w:sz="4" w:space="0" w:color="auto"/>
              <w:right w:val="single" w:sz="4" w:space="0" w:color="auto"/>
            </w:tcBorders>
            <w:shd w:val="clear" w:color="auto" w:fill="auto"/>
            <w:vAlign w:val="center"/>
          </w:tcPr>
          <w:p w14:paraId="525AB061" w14:textId="22F9A695" w:rsidR="00C80CC3" w:rsidRPr="00794E4D" w:rsidRDefault="00C80CC3" w:rsidP="000E2554">
            <w:pPr>
              <w:spacing w:after="0" w:line="240" w:lineRule="auto"/>
              <w:jc w:val="center"/>
              <w:rPr>
                <w:rFonts w:cs="Arial"/>
                <w:color w:val="000000"/>
                <w:sz w:val="16"/>
                <w:szCs w:val="16"/>
              </w:rPr>
            </w:pPr>
          </w:p>
        </w:tc>
        <w:tc>
          <w:tcPr>
            <w:tcW w:w="527" w:type="pct"/>
            <w:tcBorders>
              <w:top w:val="single" w:sz="4" w:space="0" w:color="auto"/>
              <w:left w:val="single" w:sz="4" w:space="0" w:color="auto"/>
              <w:bottom w:val="single" w:sz="4" w:space="0" w:color="auto"/>
              <w:right w:val="single" w:sz="4" w:space="0" w:color="auto"/>
            </w:tcBorders>
            <w:vAlign w:val="center"/>
          </w:tcPr>
          <w:p w14:paraId="7C2D51CD" w14:textId="55E08FCE" w:rsidR="00C80CC3" w:rsidRPr="00794E4D" w:rsidRDefault="00C80CC3" w:rsidP="000E2554">
            <w:pPr>
              <w:spacing w:after="0" w:line="240" w:lineRule="auto"/>
              <w:jc w:val="center"/>
              <w:rPr>
                <w:rFonts w:cs="Arial"/>
                <w:sz w:val="16"/>
                <w:szCs w:val="16"/>
              </w:rPr>
            </w:pPr>
          </w:p>
        </w:tc>
      </w:tr>
    </w:tbl>
    <w:p w14:paraId="5D65077D" w14:textId="77777777" w:rsidR="00C80CC3" w:rsidRPr="00794E4D" w:rsidRDefault="00C80CC3" w:rsidP="00C80CC3">
      <w:pPr>
        <w:pStyle w:val="Caption"/>
        <w:rPr>
          <w:rFonts w:cs="Arial"/>
        </w:rPr>
      </w:pPr>
      <w:r w:rsidRPr="00794E4D">
        <w:rPr>
          <w:rFonts w:cs="Arial"/>
        </w:rPr>
        <w:t xml:space="preserve">Table </w:t>
      </w:r>
      <w:r w:rsidRPr="00794E4D">
        <w:rPr>
          <w:rFonts w:cs="Arial"/>
        </w:rPr>
        <w:fldChar w:fldCharType="begin"/>
      </w:r>
      <w:r w:rsidRPr="00794E4D">
        <w:rPr>
          <w:rFonts w:cs="Arial"/>
        </w:rPr>
        <w:instrText xml:space="preserve"> SEQ Table \</w:instrText>
      </w:r>
      <w:r w:rsidRPr="00794E4D">
        <w:rPr>
          <w:rFonts w:cs="Arial"/>
          <w:bCs/>
          <w:cs/>
        </w:rPr>
        <w:instrText xml:space="preserve">* </w:instrText>
      </w:r>
      <w:r w:rsidRPr="00794E4D">
        <w:rPr>
          <w:rFonts w:cs="Arial"/>
        </w:rPr>
        <w:instrText xml:space="preserve">ARABIC </w:instrText>
      </w:r>
      <w:r w:rsidRPr="00794E4D">
        <w:rPr>
          <w:rFonts w:cs="Arial"/>
        </w:rPr>
        <w:fldChar w:fldCharType="separate"/>
      </w:r>
      <w:r w:rsidR="00CC7D55">
        <w:rPr>
          <w:rFonts w:cs="Arial"/>
          <w:noProof/>
        </w:rPr>
        <w:t>15</w:t>
      </w:r>
      <w:r w:rsidRPr="00794E4D">
        <w:rPr>
          <w:rFonts w:cs="Arial"/>
        </w:rPr>
        <w:fldChar w:fldCharType="end"/>
      </w:r>
      <w:r w:rsidRPr="00794E4D">
        <w:rPr>
          <w:rFonts w:cs="Arial"/>
        </w:rPr>
        <w:t>, Curve adjustment parameter</w:t>
      </w:r>
    </w:p>
    <w:p w14:paraId="16B0CA26" w14:textId="77777777" w:rsidR="00C80CC3" w:rsidRPr="00794E4D" w:rsidRDefault="00C80CC3" w:rsidP="00C80CC3">
      <w:pPr>
        <w:rPr>
          <w:rFonts w:cs="Arial"/>
        </w:rPr>
      </w:pPr>
      <w:r w:rsidRPr="00794E4D">
        <w:rPr>
          <w:rFonts w:cs="Arial"/>
        </w:rPr>
        <w:lastRenderedPageBreak/>
        <w:t>Subsequently, one can obtain the cumulative TTC PD term structure for 5 years from the model</w:t>
      </w:r>
      <w:r w:rsidRPr="00794E4D">
        <w:rPr>
          <w:rFonts w:cs="Arial"/>
          <w:szCs w:val="22"/>
          <w:cs/>
        </w:rPr>
        <w:t xml:space="preserve"> </w:t>
      </w:r>
      <w:r w:rsidRPr="00794E4D">
        <w:rPr>
          <w:rFonts w:cs="Arial"/>
        </w:rPr>
        <w:t>follow</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045"/>
        <w:gridCol w:w="712"/>
        <w:gridCol w:w="666"/>
        <w:gridCol w:w="665"/>
        <w:gridCol w:w="665"/>
        <w:gridCol w:w="665"/>
        <w:gridCol w:w="673"/>
        <w:gridCol w:w="711"/>
        <w:gridCol w:w="665"/>
        <w:gridCol w:w="665"/>
        <w:gridCol w:w="665"/>
        <w:gridCol w:w="665"/>
        <w:gridCol w:w="678"/>
      </w:tblGrid>
      <w:tr w:rsidR="00C80CC3" w:rsidRPr="00794E4D" w14:paraId="39FA03A8" w14:textId="77777777" w:rsidTr="000E2554">
        <w:trPr>
          <w:trHeight w:val="57"/>
        </w:trPr>
        <w:tc>
          <w:tcPr>
            <w:tcW w:w="571" w:type="pct"/>
            <w:vMerge w:val="restart"/>
            <w:shd w:val="clear" w:color="auto" w:fill="auto"/>
            <w:vAlign w:val="center"/>
            <w:hideMark/>
          </w:tcPr>
          <w:p w14:paraId="1747C8A2" w14:textId="77777777" w:rsidR="00C80CC3" w:rsidRPr="00794E4D" w:rsidRDefault="00C80CC3" w:rsidP="000E2554">
            <w:pPr>
              <w:spacing w:after="0" w:line="240" w:lineRule="auto"/>
              <w:jc w:val="center"/>
              <w:rPr>
                <w:rFonts w:eastAsia="Times New Roman" w:cs="Arial"/>
                <w:color w:val="000000"/>
                <w:sz w:val="16"/>
                <w:szCs w:val="16"/>
              </w:rPr>
            </w:pPr>
            <w:r w:rsidRPr="00794E4D">
              <w:rPr>
                <w:rFonts w:eastAsia="Times New Roman" w:cs="Arial"/>
                <w:color w:val="000000"/>
                <w:sz w:val="16"/>
                <w:szCs w:val="16"/>
              </w:rPr>
              <w:t>Supermaster</w:t>
            </w:r>
            <w:r w:rsidRPr="00794E4D">
              <w:rPr>
                <w:rFonts w:eastAsia="Times New Roman" w:cs="Arial"/>
                <w:color w:val="000000"/>
                <w:sz w:val="16"/>
                <w:szCs w:val="16"/>
              </w:rPr>
              <w:br/>
              <w:t>Rating</w:t>
            </w:r>
          </w:p>
        </w:tc>
        <w:tc>
          <w:tcPr>
            <w:tcW w:w="2213" w:type="pct"/>
            <w:gridSpan w:val="6"/>
            <w:shd w:val="clear" w:color="auto" w:fill="auto"/>
            <w:noWrap/>
            <w:vAlign w:val="center"/>
            <w:hideMark/>
          </w:tcPr>
          <w:p w14:paraId="37E8A480" w14:textId="77777777" w:rsidR="00C80CC3" w:rsidRPr="00794E4D" w:rsidRDefault="00C80CC3" w:rsidP="000E2554">
            <w:pPr>
              <w:spacing w:after="0" w:line="240" w:lineRule="auto"/>
              <w:jc w:val="center"/>
              <w:rPr>
                <w:rFonts w:eastAsia="Times New Roman" w:cs="Arial"/>
                <w:color w:val="000000"/>
                <w:sz w:val="16"/>
                <w:szCs w:val="16"/>
              </w:rPr>
            </w:pPr>
            <w:r w:rsidRPr="00794E4D">
              <w:rPr>
                <w:rFonts w:eastAsia="Times New Roman" w:cs="Arial"/>
                <w:color w:val="000000"/>
                <w:sz w:val="16"/>
                <w:szCs w:val="16"/>
              </w:rPr>
              <w:t>Actual Cumulative Default Rate</w:t>
            </w:r>
          </w:p>
        </w:tc>
        <w:tc>
          <w:tcPr>
            <w:tcW w:w="2216" w:type="pct"/>
            <w:gridSpan w:val="6"/>
            <w:shd w:val="clear" w:color="auto" w:fill="auto"/>
            <w:noWrap/>
            <w:vAlign w:val="center"/>
            <w:hideMark/>
          </w:tcPr>
          <w:p w14:paraId="72FB9E6F" w14:textId="77777777" w:rsidR="00C80CC3" w:rsidRPr="00794E4D" w:rsidRDefault="00C80CC3" w:rsidP="000E2554">
            <w:pPr>
              <w:spacing w:after="0" w:line="240" w:lineRule="auto"/>
              <w:jc w:val="center"/>
              <w:rPr>
                <w:rFonts w:eastAsia="Times New Roman" w:cs="Arial"/>
                <w:color w:val="000000"/>
                <w:sz w:val="16"/>
                <w:szCs w:val="16"/>
              </w:rPr>
            </w:pPr>
            <w:r w:rsidRPr="00794E4D">
              <w:rPr>
                <w:rFonts w:eastAsia="Times New Roman" w:cs="Arial"/>
                <w:color w:val="000000"/>
                <w:sz w:val="16"/>
                <w:szCs w:val="16"/>
              </w:rPr>
              <w:t>Model TTC Cumulative Default Rate</w:t>
            </w:r>
          </w:p>
        </w:tc>
      </w:tr>
      <w:tr w:rsidR="00C80CC3" w:rsidRPr="00794E4D" w14:paraId="63058768" w14:textId="77777777" w:rsidTr="000E2554">
        <w:trPr>
          <w:trHeight w:val="57"/>
        </w:trPr>
        <w:tc>
          <w:tcPr>
            <w:tcW w:w="571" w:type="pct"/>
            <w:vMerge/>
            <w:vAlign w:val="center"/>
            <w:hideMark/>
          </w:tcPr>
          <w:p w14:paraId="476B1D45" w14:textId="77777777" w:rsidR="00C80CC3" w:rsidRPr="00794E4D" w:rsidRDefault="00C80CC3" w:rsidP="000E2554">
            <w:pPr>
              <w:spacing w:after="0" w:line="240" w:lineRule="auto"/>
              <w:rPr>
                <w:rFonts w:eastAsia="Times New Roman" w:cs="Arial"/>
                <w:color w:val="000000"/>
                <w:sz w:val="16"/>
                <w:szCs w:val="16"/>
              </w:rPr>
            </w:pPr>
          </w:p>
        </w:tc>
        <w:tc>
          <w:tcPr>
            <w:tcW w:w="2213" w:type="pct"/>
            <w:gridSpan w:val="6"/>
            <w:shd w:val="clear" w:color="auto" w:fill="auto"/>
            <w:noWrap/>
            <w:vAlign w:val="center"/>
            <w:hideMark/>
          </w:tcPr>
          <w:p w14:paraId="734EC6B7" w14:textId="77777777" w:rsidR="00C80CC3" w:rsidRPr="00794E4D" w:rsidRDefault="00C80CC3" w:rsidP="000E2554">
            <w:pPr>
              <w:spacing w:after="0" w:line="240" w:lineRule="auto"/>
              <w:jc w:val="center"/>
              <w:rPr>
                <w:rFonts w:eastAsia="Times New Roman" w:cs="Arial"/>
                <w:color w:val="000000"/>
                <w:sz w:val="16"/>
                <w:szCs w:val="16"/>
              </w:rPr>
            </w:pPr>
            <w:r w:rsidRPr="00794E4D">
              <w:rPr>
                <w:rFonts w:eastAsia="Times New Roman" w:cs="Arial"/>
                <w:color w:val="000000"/>
                <w:sz w:val="16"/>
                <w:szCs w:val="16"/>
              </w:rPr>
              <w:t>Year</w:t>
            </w:r>
          </w:p>
        </w:tc>
        <w:tc>
          <w:tcPr>
            <w:tcW w:w="2216" w:type="pct"/>
            <w:gridSpan w:val="6"/>
            <w:shd w:val="clear" w:color="auto" w:fill="auto"/>
            <w:noWrap/>
            <w:vAlign w:val="center"/>
            <w:hideMark/>
          </w:tcPr>
          <w:p w14:paraId="302A54D7" w14:textId="77777777" w:rsidR="00C80CC3" w:rsidRPr="00794E4D" w:rsidRDefault="00C80CC3" w:rsidP="000E2554">
            <w:pPr>
              <w:spacing w:after="0" w:line="240" w:lineRule="auto"/>
              <w:jc w:val="center"/>
              <w:rPr>
                <w:rFonts w:eastAsia="Times New Roman" w:cs="Arial"/>
                <w:color w:val="000000"/>
                <w:sz w:val="16"/>
                <w:szCs w:val="16"/>
              </w:rPr>
            </w:pPr>
            <w:r w:rsidRPr="00794E4D">
              <w:rPr>
                <w:rFonts w:eastAsia="Times New Roman" w:cs="Arial"/>
                <w:color w:val="000000"/>
                <w:sz w:val="16"/>
                <w:szCs w:val="16"/>
              </w:rPr>
              <w:t>Year</w:t>
            </w:r>
          </w:p>
        </w:tc>
      </w:tr>
      <w:tr w:rsidR="00C80CC3" w:rsidRPr="00794E4D" w14:paraId="04740D2E" w14:textId="77777777" w:rsidTr="000E2554">
        <w:trPr>
          <w:trHeight w:val="57"/>
        </w:trPr>
        <w:tc>
          <w:tcPr>
            <w:tcW w:w="571" w:type="pct"/>
            <w:vMerge/>
            <w:vAlign w:val="center"/>
            <w:hideMark/>
          </w:tcPr>
          <w:p w14:paraId="66288FAC" w14:textId="77777777" w:rsidR="00C80CC3" w:rsidRPr="00794E4D" w:rsidRDefault="00C80CC3" w:rsidP="000E2554">
            <w:pPr>
              <w:spacing w:after="0" w:line="240" w:lineRule="auto"/>
              <w:rPr>
                <w:rFonts w:eastAsia="Times New Roman" w:cs="Arial"/>
                <w:color w:val="000000"/>
                <w:sz w:val="16"/>
                <w:szCs w:val="16"/>
              </w:rPr>
            </w:pPr>
          </w:p>
        </w:tc>
        <w:tc>
          <w:tcPr>
            <w:tcW w:w="389" w:type="pct"/>
            <w:shd w:val="clear" w:color="auto" w:fill="auto"/>
            <w:vAlign w:val="center"/>
            <w:hideMark/>
          </w:tcPr>
          <w:p w14:paraId="3D1CB318" w14:textId="77777777" w:rsidR="00C80CC3" w:rsidRPr="00794E4D" w:rsidRDefault="00C80CC3" w:rsidP="000E2554">
            <w:pPr>
              <w:spacing w:after="0" w:line="240" w:lineRule="auto"/>
              <w:jc w:val="center"/>
              <w:rPr>
                <w:rFonts w:eastAsia="Times New Roman" w:cs="Arial"/>
                <w:color w:val="000000"/>
                <w:sz w:val="16"/>
                <w:szCs w:val="16"/>
              </w:rPr>
            </w:pPr>
            <w:r w:rsidRPr="00794E4D">
              <w:rPr>
                <w:rFonts w:eastAsia="Times New Roman" w:cs="Arial"/>
                <w:color w:val="000000"/>
                <w:sz w:val="16"/>
                <w:szCs w:val="16"/>
              </w:rPr>
              <w:t>0</w:t>
            </w:r>
          </w:p>
        </w:tc>
        <w:tc>
          <w:tcPr>
            <w:tcW w:w="364" w:type="pct"/>
            <w:shd w:val="clear" w:color="auto" w:fill="auto"/>
            <w:vAlign w:val="center"/>
            <w:hideMark/>
          </w:tcPr>
          <w:p w14:paraId="110F71FE" w14:textId="77777777" w:rsidR="00C80CC3" w:rsidRPr="00794E4D" w:rsidRDefault="00C80CC3" w:rsidP="000E2554">
            <w:pPr>
              <w:spacing w:after="0" w:line="240" w:lineRule="auto"/>
              <w:jc w:val="center"/>
              <w:rPr>
                <w:rFonts w:eastAsia="Times New Roman" w:cs="Arial"/>
                <w:color w:val="000000"/>
                <w:sz w:val="16"/>
                <w:szCs w:val="16"/>
              </w:rPr>
            </w:pPr>
            <w:r w:rsidRPr="00794E4D">
              <w:rPr>
                <w:rFonts w:eastAsia="Times New Roman" w:cs="Arial"/>
                <w:color w:val="000000"/>
                <w:sz w:val="16"/>
                <w:szCs w:val="16"/>
              </w:rPr>
              <w:t>1</w:t>
            </w:r>
          </w:p>
        </w:tc>
        <w:tc>
          <w:tcPr>
            <w:tcW w:w="364" w:type="pct"/>
            <w:shd w:val="clear" w:color="auto" w:fill="auto"/>
            <w:vAlign w:val="center"/>
            <w:hideMark/>
          </w:tcPr>
          <w:p w14:paraId="1894E1B0" w14:textId="77777777" w:rsidR="00C80CC3" w:rsidRPr="00794E4D" w:rsidRDefault="00C80CC3" w:rsidP="000E2554">
            <w:pPr>
              <w:spacing w:after="0" w:line="240" w:lineRule="auto"/>
              <w:jc w:val="center"/>
              <w:rPr>
                <w:rFonts w:eastAsia="Times New Roman" w:cs="Arial"/>
                <w:color w:val="000000"/>
                <w:sz w:val="16"/>
                <w:szCs w:val="16"/>
              </w:rPr>
            </w:pPr>
            <w:r w:rsidRPr="00794E4D">
              <w:rPr>
                <w:rFonts w:eastAsia="Times New Roman" w:cs="Arial"/>
                <w:color w:val="000000"/>
                <w:sz w:val="16"/>
                <w:szCs w:val="16"/>
              </w:rPr>
              <w:t>2</w:t>
            </w:r>
          </w:p>
        </w:tc>
        <w:tc>
          <w:tcPr>
            <w:tcW w:w="364" w:type="pct"/>
            <w:shd w:val="clear" w:color="auto" w:fill="auto"/>
            <w:vAlign w:val="center"/>
            <w:hideMark/>
          </w:tcPr>
          <w:p w14:paraId="22A2CA32" w14:textId="77777777" w:rsidR="00C80CC3" w:rsidRPr="00794E4D" w:rsidRDefault="00C80CC3" w:rsidP="000E2554">
            <w:pPr>
              <w:spacing w:after="0" w:line="240" w:lineRule="auto"/>
              <w:jc w:val="center"/>
              <w:rPr>
                <w:rFonts w:eastAsia="Times New Roman" w:cs="Arial"/>
                <w:color w:val="000000"/>
                <w:sz w:val="16"/>
                <w:szCs w:val="16"/>
              </w:rPr>
            </w:pPr>
            <w:r w:rsidRPr="00794E4D">
              <w:rPr>
                <w:rFonts w:eastAsia="Times New Roman" w:cs="Arial"/>
                <w:color w:val="000000"/>
                <w:sz w:val="16"/>
                <w:szCs w:val="16"/>
              </w:rPr>
              <w:t>3</w:t>
            </w:r>
          </w:p>
        </w:tc>
        <w:tc>
          <w:tcPr>
            <w:tcW w:w="364" w:type="pct"/>
            <w:shd w:val="clear" w:color="auto" w:fill="auto"/>
            <w:vAlign w:val="center"/>
            <w:hideMark/>
          </w:tcPr>
          <w:p w14:paraId="5A33AEEA" w14:textId="77777777" w:rsidR="00C80CC3" w:rsidRPr="00794E4D" w:rsidRDefault="00C80CC3" w:rsidP="000E2554">
            <w:pPr>
              <w:spacing w:after="0" w:line="240" w:lineRule="auto"/>
              <w:jc w:val="center"/>
              <w:rPr>
                <w:rFonts w:eastAsia="Times New Roman" w:cs="Arial"/>
                <w:color w:val="000000"/>
                <w:sz w:val="16"/>
                <w:szCs w:val="16"/>
              </w:rPr>
            </w:pPr>
            <w:r w:rsidRPr="00794E4D">
              <w:rPr>
                <w:rFonts w:eastAsia="Times New Roman" w:cs="Arial"/>
                <w:color w:val="000000"/>
                <w:sz w:val="16"/>
                <w:szCs w:val="16"/>
              </w:rPr>
              <w:t>4</w:t>
            </w:r>
          </w:p>
        </w:tc>
        <w:tc>
          <w:tcPr>
            <w:tcW w:w="367" w:type="pct"/>
            <w:shd w:val="clear" w:color="auto" w:fill="auto"/>
            <w:vAlign w:val="center"/>
            <w:hideMark/>
          </w:tcPr>
          <w:p w14:paraId="0BCA1D2E" w14:textId="77777777" w:rsidR="00C80CC3" w:rsidRPr="00794E4D" w:rsidRDefault="00C80CC3" w:rsidP="000E2554">
            <w:pPr>
              <w:spacing w:after="0" w:line="240" w:lineRule="auto"/>
              <w:jc w:val="center"/>
              <w:rPr>
                <w:rFonts w:eastAsia="Times New Roman" w:cs="Arial"/>
                <w:color w:val="000000"/>
                <w:sz w:val="16"/>
                <w:szCs w:val="16"/>
              </w:rPr>
            </w:pPr>
            <w:r w:rsidRPr="00794E4D">
              <w:rPr>
                <w:rFonts w:eastAsia="Times New Roman" w:cs="Arial"/>
                <w:color w:val="000000"/>
                <w:sz w:val="16"/>
                <w:szCs w:val="16"/>
              </w:rPr>
              <w:t>5</w:t>
            </w:r>
          </w:p>
        </w:tc>
        <w:tc>
          <w:tcPr>
            <w:tcW w:w="389" w:type="pct"/>
            <w:shd w:val="clear" w:color="auto" w:fill="auto"/>
            <w:vAlign w:val="center"/>
            <w:hideMark/>
          </w:tcPr>
          <w:p w14:paraId="63CE1CD7" w14:textId="77777777" w:rsidR="00C80CC3" w:rsidRPr="00794E4D" w:rsidRDefault="00C80CC3" w:rsidP="000E2554">
            <w:pPr>
              <w:spacing w:after="0" w:line="240" w:lineRule="auto"/>
              <w:jc w:val="center"/>
              <w:rPr>
                <w:rFonts w:eastAsia="Times New Roman" w:cs="Arial"/>
                <w:color w:val="000000"/>
                <w:sz w:val="16"/>
                <w:szCs w:val="16"/>
              </w:rPr>
            </w:pPr>
            <w:r w:rsidRPr="00794E4D">
              <w:rPr>
                <w:rFonts w:eastAsia="Times New Roman" w:cs="Arial"/>
                <w:color w:val="000000"/>
                <w:sz w:val="16"/>
                <w:szCs w:val="16"/>
              </w:rPr>
              <w:t>0</w:t>
            </w:r>
          </w:p>
        </w:tc>
        <w:tc>
          <w:tcPr>
            <w:tcW w:w="364" w:type="pct"/>
            <w:shd w:val="clear" w:color="auto" w:fill="auto"/>
            <w:vAlign w:val="center"/>
            <w:hideMark/>
          </w:tcPr>
          <w:p w14:paraId="7535479B" w14:textId="77777777" w:rsidR="00C80CC3" w:rsidRPr="00794E4D" w:rsidRDefault="00C80CC3" w:rsidP="000E2554">
            <w:pPr>
              <w:spacing w:after="0" w:line="240" w:lineRule="auto"/>
              <w:jc w:val="center"/>
              <w:rPr>
                <w:rFonts w:eastAsia="Times New Roman" w:cs="Arial"/>
                <w:color w:val="000000"/>
                <w:sz w:val="16"/>
                <w:szCs w:val="16"/>
              </w:rPr>
            </w:pPr>
            <w:r w:rsidRPr="00794E4D">
              <w:rPr>
                <w:rFonts w:eastAsia="Times New Roman" w:cs="Arial"/>
                <w:color w:val="000000"/>
                <w:sz w:val="16"/>
                <w:szCs w:val="16"/>
              </w:rPr>
              <w:t>1</w:t>
            </w:r>
          </w:p>
        </w:tc>
        <w:tc>
          <w:tcPr>
            <w:tcW w:w="364" w:type="pct"/>
            <w:shd w:val="clear" w:color="auto" w:fill="auto"/>
            <w:vAlign w:val="center"/>
            <w:hideMark/>
          </w:tcPr>
          <w:p w14:paraId="18090DE8" w14:textId="77777777" w:rsidR="00C80CC3" w:rsidRPr="00794E4D" w:rsidRDefault="00C80CC3" w:rsidP="000E2554">
            <w:pPr>
              <w:spacing w:after="0" w:line="240" w:lineRule="auto"/>
              <w:jc w:val="center"/>
              <w:rPr>
                <w:rFonts w:eastAsia="Times New Roman" w:cs="Arial"/>
                <w:color w:val="000000"/>
                <w:sz w:val="16"/>
                <w:szCs w:val="16"/>
              </w:rPr>
            </w:pPr>
            <w:r w:rsidRPr="00794E4D">
              <w:rPr>
                <w:rFonts w:eastAsia="Times New Roman" w:cs="Arial"/>
                <w:color w:val="000000"/>
                <w:sz w:val="16"/>
                <w:szCs w:val="16"/>
              </w:rPr>
              <w:t>2</w:t>
            </w:r>
          </w:p>
        </w:tc>
        <w:tc>
          <w:tcPr>
            <w:tcW w:w="364" w:type="pct"/>
            <w:shd w:val="clear" w:color="auto" w:fill="auto"/>
            <w:vAlign w:val="center"/>
            <w:hideMark/>
          </w:tcPr>
          <w:p w14:paraId="2E6735DA" w14:textId="77777777" w:rsidR="00C80CC3" w:rsidRPr="00794E4D" w:rsidRDefault="00C80CC3" w:rsidP="000E2554">
            <w:pPr>
              <w:spacing w:after="0" w:line="240" w:lineRule="auto"/>
              <w:jc w:val="center"/>
              <w:rPr>
                <w:rFonts w:eastAsia="Times New Roman" w:cs="Arial"/>
                <w:color w:val="000000"/>
                <w:sz w:val="16"/>
                <w:szCs w:val="16"/>
              </w:rPr>
            </w:pPr>
            <w:r w:rsidRPr="00794E4D">
              <w:rPr>
                <w:rFonts w:eastAsia="Times New Roman" w:cs="Arial"/>
                <w:color w:val="000000"/>
                <w:sz w:val="16"/>
                <w:szCs w:val="16"/>
              </w:rPr>
              <w:t>3</w:t>
            </w:r>
          </w:p>
        </w:tc>
        <w:tc>
          <w:tcPr>
            <w:tcW w:w="364" w:type="pct"/>
            <w:shd w:val="clear" w:color="auto" w:fill="auto"/>
            <w:vAlign w:val="center"/>
            <w:hideMark/>
          </w:tcPr>
          <w:p w14:paraId="4889CB5B" w14:textId="77777777" w:rsidR="00C80CC3" w:rsidRPr="00794E4D" w:rsidRDefault="00C80CC3" w:rsidP="000E2554">
            <w:pPr>
              <w:spacing w:after="0" w:line="240" w:lineRule="auto"/>
              <w:jc w:val="center"/>
              <w:rPr>
                <w:rFonts w:eastAsia="Times New Roman" w:cs="Arial"/>
                <w:color w:val="000000"/>
                <w:sz w:val="16"/>
                <w:szCs w:val="16"/>
              </w:rPr>
            </w:pPr>
            <w:r w:rsidRPr="00794E4D">
              <w:rPr>
                <w:rFonts w:eastAsia="Times New Roman" w:cs="Arial"/>
                <w:color w:val="000000"/>
                <w:sz w:val="16"/>
                <w:szCs w:val="16"/>
              </w:rPr>
              <w:t>4</w:t>
            </w:r>
          </w:p>
        </w:tc>
        <w:tc>
          <w:tcPr>
            <w:tcW w:w="369" w:type="pct"/>
            <w:shd w:val="clear" w:color="auto" w:fill="auto"/>
            <w:vAlign w:val="center"/>
            <w:hideMark/>
          </w:tcPr>
          <w:p w14:paraId="694B2FC2" w14:textId="77777777" w:rsidR="00C80CC3" w:rsidRPr="00794E4D" w:rsidRDefault="00C80CC3" w:rsidP="000E2554">
            <w:pPr>
              <w:spacing w:after="0" w:line="240" w:lineRule="auto"/>
              <w:jc w:val="center"/>
              <w:rPr>
                <w:rFonts w:eastAsia="Times New Roman" w:cs="Arial"/>
                <w:color w:val="000000"/>
                <w:sz w:val="16"/>
                <w:szCs w:val="16"/>
              </w:rPr>
            </w:pPr>
            <w:r w:rsidRPr="00794E4D">
              <w:rPr>
                <w:rFonts w:eastAsia="Times New Roman" w:cs="Arial"/>
                <w:color w:val="000000"/>
                <w:sz w:val="16"/>
                <w:szCs w:val="16"/>
              </w:rPr>
              <w:t>5</w:t>
            </w:r>
          </w:p>
        </w:tc>
      </w:tr>
      <w:tr w:rsidR="00C80CC3" w:rsidRPr="00794E4D" w14:paraId="53633E18" w14:textId="77777777" w:rsidTr="006D36BF">
        <w:trPr>
          <w:trHeight w:val="57"/>
        </w:trPr>
        <w:tc>
          <w:tcPr>
            <w:tcW w:w="571" w:type="pct"/>
            <w:shd w:val="clear" w:color="auto" w:fill="auto"/>
            <w:vAlign w:val="center"/>
            <w:hideMark/>
          </w:tcPr>
          <w:p w14:paraId="732A602B" w14:textId="77777777" w:rsidR="00C80CC3" w:rsidRPr="00794E4D" w:rsidRDefault="00C80CC3" w:rsidP="000E2554">
            <w:pPr>
              <w:spacing w:after="0" w:line="240" w:lineRule="auto"/>
              <w:jc w:val="center"/>
              <w:rPr>
                <w:rFonts w:eastAsia="Times New Roman" w:cs="Arial"/>
                <w:color w:val="000000"/>
                <w:sz w:val="16"/>
                <w:szCs w:val="16"/>
              </w:rPr>
            </w:pPr>
            <w:r w:rsidRPr="00794E4D">
              <w:rPr>
                <w:rFonts w:eastAsia="Times New Roman" w:cs="Arial"/>
                <w:color w:val="000000"/>
                <w:sz w:val="16"/>
                <w:szCs w:val="16"/>
              </w:rPr>
              <w:t>1</w:t>
            </w:r>
          </w:p>
        </w:tc>
        <w:tc>
          <w:tcPr>
            <w:tcW w:w="389" w:type="pct"/>
            <w:shd w:val="clear" w:color="auto" w:fill="auto"/>
            <w:noWrap/>
            <w:vAlign w:val="center"/>
          </w:tcPr>
          <w:p w14:paraId="3BB8563F" w14:textId="7FDAFF76" w:rsidR="00C80CC3" w:rsidRPr="00794E4D" w:rsidRDefault="00C80CC3" w:rsidP="000E2554">
            <w:pPr>
              <w:spacing w:after="0" w:line="240" w:lineRule="auto"/>
              <w:jc w:val="right"/>
              <w:rPr>
                <w:rFonts w:cs="Arial"/>
                <w:color w:val="000000"/>
                <w:sz w:val="16"/>
                <w:szCs w:val="16"/>
              </w:rPr>
            </w:pPr>
          </w:p>
        </w:tc>
        <w:tc>
          <w:tcPr>
            <w:tcW w:w="364" w:type="pct"/>
            <w:shd w:val="clear" w:color="auto" w:fill="auto"/>
            <w:noWrap/>
            <w:vAlign w:val="center"/>
          </w:tcPr>
          <w:p w14:paraId="29D175D8" w14:textId="1DF5F594" w:rsidR="00C80CC3" w:rsidRPr="00794E4D" w:rsidRDefault="00C80CC3" w:rsidP="000E2554">
            <w:pPr>
              <w:spacing w:after="0" w:line="240" w:lineRule="auto"/>
              <w:jc w:val="right"/>
              <w:rPr>
                <w:rFonts w:cs="Arial"/>
                <w:color w:val="000000"/>
                <w:sz w:val="16"/>
                <w:szCs w:val="16"/>
              </w:rPr>
            </w:pPr>
          </w:p>
        </w:tc>
        <w:tc>
          <w:tcPr>
            <w:tcW w:w="364" w:type="pct"/>
            <w:shd w:val="clear" w:color="auto" w:fill="auto"/>
            <w:noWrap/>
            <w:vAlign w:val="center"/>
          </w:tcPr>
          <w:p w14:paraId="63A2B9D5" w14:textId="650578BE" w:rsidR="00C80CC3" w:rsidRPr="00794E4D" w:rsidRDefault="00C80CC3" w:rsidP="000E2554">
            <w:pPr>
              <w:spacing w:after="0" w:line="240" w:lineRule="auto"/>
              <w:jc w:val="right"/>
              <w:rPr>
                <w:rFonts w:cs="Arial"/>
                <w:color w:val="000000"/>
                <w:sz w:val="16"/>
                <w:szCs w:val="16"/>
              </w:rPr>
            </w:pPr>
          </w:p>
        </w:tc>
        <w:tc>
          <w:tcPr>
            <w:tcW w:w="364" w:type="pct"/>
            <w:shd w:val="clear" w:color="auto" w:fill="auto"/>
            <w:noWrap/>
            <w:vAlign w:val="center"/>
          </w:tcPr>
          <w:p w14:paraId="74BFFC76" w14:textId="176DA952" w:rsidR="00C80CC3" w:rsidRPr="00794E4D" w:rsidRDefault="00C80CC3" w:rsidP="000E2554">
            <w:pPr>
              <w:spacing w:after="0" w:line="240" w:lineRule="auto"/>
              <w:jc w:val="right"/>
              <w:rPr>
                <w:rFonts w:cs="Arial"/>
                <w:color w:val="000000"/>
                <w:sz w:val="16"/>
                <w:szCs w:val="16"/>
              </w:rPr>
            </w:pPr>
          </w:p>
        </w:tc>
        <w:tc>
          <w:tcPr>
            <w:tcW w:w="364" w:type="pct"/>
            <w:shd w:val="clear" w:color="auto" w:fill="auto"/>
            <w:noWrap/>
            <w:vAlign w:val="center"/>
          </w:tcPr>
          <w:p w14:paraId="04454424" w14:textId="6BAAEDB2" w:rsidR="00C80CC3" w:rsidRPr="00794E4D" w:rsidRDefault="00C80CC3" w:rsidP="000E2554">
            <w:pPr>
              <w:spacing w:after="0" w:line="240" w:lineRule="auto"/>
              <w:jc w:val="right"/>
              <w:rPr>
                <w:rFonts w:cs="Arial"/>
                <w:color w:val="000000"/>
                <w:sz w:val="16"/>
                <w:szCs w:val="16"/>
              </w:rPr>
            </w:pPr>
          </w:p>
        </w:tc>
        <w:tc>
          <w:tcPr>
            <w:tcW w:w="367" w:type="pct"/>
            <w:shd w:val="clear" w:color="auto" w:fill="auto"/>
            <w:noWrap/>
            <w:vAlign w:val="center"/>
          </w:tcPr>
          <w:p w14:paraId="7053C38F" w14:textId="0A39EFA3" w:rsidR="00C80CC3" w:rsidRPr="00794E4D" w:rsidRDefault="00C80CC3" w:rsidP="000E2554">
            <w:pPr>
              <w:spacing w:after="0" w:line="240" w:lineRule="auto"/>
              <w:jc w:val="right"/>
              <w:rPr>
                <w:rFonts w:cs="Arial"/>
                <w:color w:val="000000"/>
                <w:sz w:val="16"/>
                <w:szCs w:val="16"/>
              </w:rPr>
            </w:pPr>
          </w:p>
        </w:tc>
        <w:tc>
          <w:tcPr>
            <w:tcW w:w="389" w:type="pct"/>
            <w:shd w:val="clear" w:color="auto" w:fill="auto"/>
            <w:noWrap/>
            <w:vAlign w:val="center"/>
          </w:tcPr>
          <w:p w14:paraId="588244C7" w14:textId="7FCD837B" w:rsidR="00C80CC3" w:rsidRPr="00794E4D" w:rsidRDefault="00C80CC3" w:rsidP="000E2554">
            <w:pPr>
              <w:spacing w:after="0" w:line="240" w:lineRule="auto"/>
              <w:jc w:val="right"/>
              <w:rPr>
                <w:rFonts w:cs="Arial"/>
                <w:color w:val="000000"/>
                <w:sz w:val="16"/>
                <w:szCs w:val="16"/>
              </w:rPr>
            </w:pPr>
          </w:p>
        </w:tc>
        <w:tc>
          <w:tcPr>
            <w:tcW w:w="364" w:type="pct"/>
            <w:shd w:val="clear" w:color="auto" w:fill="auto"/>
            <w:noWrap/>
            <w:vAlign w:val="bottom"/>
          </w:tcPr>
          <w:p w14:paraId="18955BA4" w14:textId="050DDC6A" w:rsidR="00C80CC3" w:rsidRPr="00794E4D" w:rsidRDefault="00C80CC3" w:rsidP="000E2554">
            <w:pPr>
              <w:spacing w:after="0" w:line="240" w:lineRule="auto"/>
              <w:jc w:val="center"/>
              <w:rPr>
                <w:rFonts w:cs="Arial"/>
                <w:color w:val="000000"/>
                <w:sz w:val="16"/>
                <w:szCs w:val="16"/>
              </w:rPr>
            </w:pPr>
          </w:p>
        </w:tc>
        <w:tc>
          <w:tcPr>
            <w:tcW w:w="364" w:type="pct"/>
            <w:shd w:val="clear" w:color="auto" w:fill="auto"/>
            <w:noWrap/>
            <w:vAlign w:val="bottom"/>
          </w:tcPr>
          <w:p w14:paraId="34E951C9" w14:textId="22A3E827" w:rsidR="00C80CC3" w:rsidRPr="00794E4D" w:rsidRDefault="00C80CC3" w:rsidP="000E2554">
            <w:pPr>
              <w:spacing w:after="0" w:line="240" w:lineRule="auto"/>
              <w:jc w:val="center"/>
              <w:rPr>
                <w:rFonts w:cs="Arial"/>
                <w:color w:val="000000"/>
                <w:sz w:val="16"/>
                <w:szCs w:val="16"/>
              </w:rPr>
            </w:pPr>
          </w:p>
        </w:tc>
        <w:tc>
          <w:tcPr>
            <w:tcW w:w="364" w:type="pct"/>
            <w:shd w:val="clear" w:color="auto" w:fill="auto"/>
            <w:noWrap/>
            <w:vAlign w:val="bottom"/>
          </w:tcPr>
          <w:p w14:paraId="75F35020" w14:textId="66609794" w:rsidR="00C80CC3" w:rsidRPr="00794E4D" w:rsidRDefault="00C80CC3" w:rsidP="000E2554">
            <w:pPr>
              <w:spacing w:after="0" w:line="240" w:lineRule="auto"/>
              <w:jc w:val="center"/>
              <w:rPr>
                <w:rFonts w:cs="Arial"/>
                <w:color w:val="000000"/>
                <w:sz w:val="16"/>
                <w:szCs w:val="16"/>
              </w:rPr>
            </w:pPr>
          </w:p>
        </w:tc>
        <w:tc>
          <w:tcPr>
            <w:tcW w:w="364" w:type="pct"/>
            <w:shd w:val="clear" w:color="auto" w:fill="auto"/>
            <w:noWrap/>
            <w:vAlign w:val="bottom"/>
          </w:tcPr>
          <w:p w14:paraId="1255E01A" w14:textId="0F08F9B7" w:rsidR="00C80CC3" w:rsidRPr="00794E4D" w:rsidRDefault="00C80CC3" w:rsidP="000E2554">
            <w:pPr>
              <w:spacing w:after="0" w:line="240" w:lineRule="auto"/>
              <w:jc w:val="center"/>
              <w:rPr>
                <w:rFonts w:cs="Arial"/>
                <w:color w:val="000000"/>
                <w:sz w:val="16"/>
                <w:szCs w:val="16"/>
              </w:rPr>
            </w:pPr>
          </w:p>
        </w:tc>
        <w:tc>
          <w:tcPr>
            <w:tcW w:w="369" w:type="pct"/>
            <w:shd w:val="clear" w:color="auto" w:fill="auto"/>
            <w:noWrap/>
            <w:vAlign w:val="bottom"/>
          </w:tcPr>
          <w:p w14:paraId="0382FE52" w14:textId="3F6489D8" w:rsidR="00C80CC3" w:rsidRPr="00794E4D" w:rsidRDefault="00C80CC3" w:rsidP="000E2554">
            <w:pPr>
              <w:spacing w:after="0" w:line="240" w:lineRule="auto"/>
              <w:jc w:val="center"/>
              <w:rPr>
                <w:rFonts w:cs="Arial"/>
                <w:color w:val="000000"/>
                <w:sz w:val="16"/>
                <w:szCs w:val="16"/>
              </w:rPr>
            </w:pPr>
          </w:p>
        </w:tc>
      </w:tr>
      <w:tr w:rsidR="00C80CC3" w:rsidRPr="00794E4D" w14:paraId="3B6863C2" w14:textId="77777777" w:rsidTr="006D36BF">
        <w:trPr>
          <w:trHeight w:val="57"/>
        </w:trPr>
        <w:tc>
          <w:tcPr>
            <w:tcW w:w="571" w:type="pct"/>
            <w:shd w:val="clear" w:color="auto" w:fill="auto"/>
            <w:vAlign w:val="center"/>
            <w:hideMark/>
          </w:tcPr>
          <w:p w14:paraId="2152024D" w14:textId="77777777" w:rsidR="00C80CC3" w:rsidRPr="00794E4D" w:rsidRDefault="00C80CC3" w:rsidP="000E2554">
            <w:pPr>
              <w:spacing w:after="0" w:line="240" w:lineRule="auto"/>
              <w:jc w:val="center"/>
              <w:rPr>
                <w:rFonts w:eastAsia="Times New Roman" w:cs="Arial"/>
                <w:color w:val="000000"/>
                <w:sz w:val="16"/>
                <w:szCs w:val="16"/>
              </w:rPr>
            </w:pPr>
            <w:r w:rsidRPr="00794E4D">
              <w:rPr>
                <w:rFonts w:eastAsia="Times New Roman" w:cs="Arial"/>
                <w:color w:val="000000"/>
                <w:sz w:val="16"/>
                <w:szCs w:val="16"/>
              </w:rPr>
              <w:t>2</w:t>
            </w:r>
          </w:p>
        </w:tc>
        <w:tc>
          <w:tcPr>
            <w:tcW w:w="389" w:type="pct"/>
            <w:shd w:val="clear" w:color="auto" w:fill="auto"/>
            <w:noWrap/>
            <w:vAlign w:val="center"/>
          </w:tcPr>
          <w:p w14:paraId="622F06CF" w14:textId="54762917" w:rsidR="00C80CC3" w:rsidRPr="00794E4D" w:rsidRDefault="00C80CC3" w:rsidP="000E2554">
            <w:pPr>
              <w:spacing w:after="0" w:line="240" w:lineRule="auto"/>
              <w:jc w:val="right"/>
              <w:rPr>
                <w:rFonts w:cs="Arial"/>
                <w:color w:val="000000"/>
                <w:sz w:val="16"/>
                <w:szCs w:val="16"/>
              </w:rPr>
            </w:pPr>
          </w:p>
        </w:tc>
        <w:tc>
          <w:tcPr>
            <w:tcW w:w="364" w:type="pct"/>
            <w:shd w:val="clear" w:color="auto" w:fill="auto"/>
            <w:noWrap/>
            <w:vAlign w:val="center"/>
          </w:tcPr>
          <w:p w14:paraId="41250DF0" w14:textId="0E044275" w:rsidR="00C80CC3" w:rsidRPr="00794E4D" w:rsidRDefault="00C80CC3" w:rsidP="000E2554">
            <w:pPr>
              <w:spacing w:after="0" w:line="240" w:lineRule="auto"/>
              <w:jc w:val="right"/>
              <w:rPr>
                <w:rFonts w:cs="Arial"/>
                <w:color w:val="000000"/>
                <w:sz w:val="16"/>
                <w:szCs w:val="16"/>
              </w:rPr>
            </w:pPr>
          </w:p>
        </w:tc>
        <w:tc>
          <w:tcPr>
            <w:tcW w:w="364" w:type="pct"/>
            <w:shd w:val="clear" w:color="auto" w:fill="auto"/>
            <w:noWrap/>
            <w:vAlign w:val="center"/>
          </w:tcPr>
          <w:p w14:paraId="459488C1" w14:textId="4DC15C71" w:rsidR="00C80CC3" w:rsidRPr="00794E4D" w:rsidRDefault="00C80CC3" w:rsidP="000E2554">
            <w:pPr>
              <w:spacing w:after="0" w:line="240" w:lineRule="auto"/>
              <w:jc w:val="right"/>
              <w:rPr>
                <w:rFonts w:cs="Arial"/>
                <w:color w:val="000000"/>
                <w:sz w:val="16"/>
                <w:szCs w:val="16"/>
              </w:rPr>
            </w:pPr>
          </w:p>
        </w:tc>
        <w:tc>
          <w:tcPr>
            <w:tcW w:w="364" w:type="pct"/>
            <w:shd w:val="clear" w:color="auto" w:fill="auto"/>
            <w:noWrap/>
            <w:vAlign w:val="center"/>
          </w:tcPr>
          <w:p w14:paraId="6E4F2269" w14:textId="685CDE19" w:rsidR="00C80CC3" w:rsidRPr="00794E4D" w:rsidRDefault="00C80CC3" w:rsidP="000E2554">
            <w:pPr>
              <w:spacing w:after="0" w:line="240" w:lineRule="auto"/>
              <w:jc w:val="right"/>
              <w:rPr>
                <w:rFonts w:cs="Arial"/>
                <w:color w:val="000000"/>
                <w:sz w:val="16"/>
                <w:szCs w:val="16"/>
              </w:rPr>
            </w:pPr>
          </w:p>
        </w:tc>
        <w:tc>
          <w:tcPr>
            <w:tcW w:w="364" w:type="pct"/>
            <w:shd w:val="clear" w:color="auto" w:fill="auto"/>
            <w:noWrap/>
            <w:vAlign w:val="center"/>
          </w:tcPr>
          <w:p w14:paraId="6CE80F3A" w14:textId="4CAB72B8" w:rsidR="00C80CC3" w:rsidRPr="00794E4D" w:rsidRDefault="00C80CC3" w:rsidP="000E2554">
            <w:pPr>
              <w:spacing w:after="0" w:line="240" w:lineRule="auto"/>
              <w:jc w:val="right"/>
              <w:rPr>
                <w:rFonts w:cs="Arial"/>
                <w:color w:val="000000"/>
                <w:sz w:val="16"/>
                <w:szCs w:val="16"/>
              </w:rPr>
            </w:pPr>
          </w:p>
        </w:tc>
        <w:tc>
          <w:tcPr>
            <w:tcW w:w="367" w:type="pct"/>
            <w:shd w:val="clear" w:color="auto" w:fill="auto"/>
            <w:noWrap/>
            <w:vAlign w:val="center"/>
          </w:tcPr>
          <w:p w14:paraId="1D9D124B" w14:textId="49974E80" w:rsidR="00C80CC3" w:rsidRPr="00794E4D" w:rsidRDefault="00C80CC3" w:rsidP="000E2554">
            <w:pPr>
              <w:spacing w:after="0" w:line="240" w:lineRule="auto"/>
              <w:jc w:val="right"/>
              <w:rPr>
                <w:rFonts w:cs="Arial"/>
                <w:color w:val="000000"/>
                <w:sz w:val="16"/>
                <w:szCs w:val="16"/>
              </w:rPr>
            </w:pPr>
          </w:p>
        </w:tc>
        <w:tc>
          <w:tcPr>
            <w:tcW w:w="389" w:type="pct"/>
            <w:shd w:val="clear" w:color="auto" w:fill="auto"/>
            <w:noWrap/>
            <w:vAlign w:val="center"/>
          </w:tcPr>
          <w:p w14:paraId="2DD38237" w14:textId="73D83C89" w:rsidR="00C80CC3" w:rsidRPr="00794E4D" w:rsidRDefault="00C80CC3" w:rsidP="000E2554">
            <w:pPr>
              <w:spacing w:after="0" w:line="240" w:lineRule="auto"/>
              <w:jc w:val="right"/>
              <w:rPr>
                <w:rFonts w:cs="Arial"/>
                <w:color w:val="000000"/>
                <w:sz w:val="16"/>
                <w:szCs w:val="16"/>
              </w:rPr>
            </w:pPr>
          </w:p>
        </w:tc>
        <w:tc>
          <w:tcPr>
            <w:tcW w:w="364" w:type="pct"/>
            <w:shd w:val="clear" w:color="auto" w:fill="auto"/>
            <w:noWrap/>
            <w:vAlign w:val="bottom"/>
          </w:tcPr>
          <w:p w14:paraId="26374FF3" w14:textId="4912DDEA" w:rsidR="00C80CC3" w:rsidRPr="00794E4D" w:rsidRDefault="00C80CC3" w:rsidP="000E2554">
            <w:pPr>
              <w:spacing w:after="0" w:line="240" w:lineRule="auto"/>
              <w:jc w:val="center"/>
              <w:rPr>
                <w:rFonts w:cs="Arial"/>
                <w:color w:val="000000"/>
                <w:sz w:val="16"/>
                <w:szCs w:val="16"/>
              </w:rPr>
            </w:pPr>
          </w:p>
        </w:tc>
        <w:tc>
          <w:tcPr>
            <w:tcW w:w="364" w:type="pct"/>
            <w:shd w:val="clear" w:color="auto" w:fill="auto"/>
            <w:noWrap/>
            <w:vAlign w:val="bottom"/>
          </w:tcPr>
          <w:p w14:paraId="3302DA32" w14:textId="62D60F39" w:rsidR="00C80CC3" w:rsidRPr="00794E4D" w:rsidRDefault="00C80CC3" w:rsidP="000E2554">
            <w:pPr>
              <w:spacing w:after="0" w:line="240" w:lineRule="auto"/>
              <w:jc w:val="center"/>
              <w:rPr>
                <w:rFonts w:cs="Arial"/>
                <w:color w:val="000000"/>
                <w:sz w:val="16"/>
                <w:szCs w:val="16"/>
              </w:rPr>
            </w:pPr>
          </w:p>
        </w:tc>
        <w:tc>
          <w:tcPr>
            <w:tcW w:w="364" w:type="pct"/>
            <w:shd w:val="clear" w:color="auto" w:fill="auto"/>
            <w:noWrap/>
            <w:vAlign w:val="bottom"/>
          </w:tcPr>
          <w:p w14:paraId="0F797D7E" w14:textId="3D9045E4" w:rsidR="00C80CC3" w:rsidRPr="00794E4D" w:rsidRDefault="00C80CC3" w:rsidP="000E2554">
            <w:pPr>
              <w:spacing w:after="0" w:line="240" w:lineRule="auto"/>
              <w:jc w:val="center"/>
              <w:rPr>
                <w:rFonts w:cs="Arial"/>
                <w:color w:val="000000"/>
                <w:sz w:val="16"/>
                <w:szCs w:val="16"/>
              </w:rPr>
            </w:pPr>
          </w:p>
        </w:tc>
        <w:tc>
          <w:tcPr>
            <w:tcW w:w="364" w:type="pct"/>
            <w:shd w:val="clear" w:color="auto" w:fill="auto"/>
            <w:noWrap/>
            <w:vAlign w:val="bottom"/>
          </w:tcPr>
          <w:p w14:paraId="42D00FA2" w14:textId="533F46E9" w:rsidR="00C80CC3" w:rsidRPr="00794E4D" w:rsidRDefault="00C80CC3" w:rsidP="000E2554">
            <w:pPr>
              <w:spacing w:after="0" w:line="240" w:lineRule="auto"/>
              <w:jc w:val="center"/>
              <w:rPr>
                <w:rFonts w:cs="Arial"/>
                <w:color w:val="000000"/>
                <w:sz w:val="16"/>
                <w:szCs w:val="16"/>
              </w:rPr>
            </w:pPr>
          </w:p>
        </w:tc>
        <w:tc>
          <w:tcPr>
            <w:tcW w:w="369" w:type="pct"/>
            <w:shd w:val="clear" w:color="auto" w:fill="auto"/>
            <w:noWrap/>
            <w:vAlign w:val="bottom"/>
          </w:tcPr>
          <w:p w14:paraId="42F490EB" w14:textId="0F8743C3" w:rsidR="00C80CC3" w:rsidRPr="00794E4D" w:rsidRDefault="00C80CC3" w:rsidP="000E2554">
            <w:pPr>
              <w:spacing w:after="0" w:line="240" w:lineRule="auto"/>
              <w:jc w:val="center"/>
              <w:rPr>
                <w:rFonts w:cs="Arial"/>
                <w:color w:val="000000"/>
                <w:sz w:val="16"/>
                <w:szCs w:val="16"/>
              </w:rPr>
            </w:pPr>
          </w:p>
        </w:tc>
      </w:tr>
      <w:tr w:rsidR="00C80CC3" w:rsidRPr="00794E4D" w14:paraId="59EB60DD" w14:textId="77777777" w:rsidTr="006D36BF">
        <w:trPr>
          <w:trHeight w:val="57"/>
        </w:trPr>
        <w:tc>
          <w:tcPr>
            <w:tcW w:w="571" w:type="pct"/>
            <w:shd w:val="clear" w:color="auto" w:fill="auto"/>
            <w:vAlign w:val="center"/>
            <w:hideMark/>
          </w:tcPr>
          <w:p w14:paraId="2EC7E1E5" w14:textId="77777777" w:rsidR="00C80CC3" w:rsidRPr="00794E4D" w:rsidRDefault="00C80CC3" w:rsidP="000E2554">
            <w:pPr>
              <w:spacing w:after="0" w:line="240" w:lineRule="auto"/>
              <w:jc w:val="center"/>
              <w:rPr>
                <w:rFonts w:eastAsia="Times New Roman" w:cs="Arial"/>
                <w:color w:val="000000"/>
                <w:sz w:val="16"/>
                <w:szCs w:val="16"/>
              </w:rPr>
            </w:pPr>
            <w:r w:rsidRPr="00794E4D">
              <w:rPr>
                <w:rFonts w:eastAsia="Times New Roman" w:cs="Arial"/>
                <w:color w:val="000000"/>
                <w:sz w:val="16"/>
                <w:szCs w:val="16"/>
              </w:rPr>
              <w:t>3</w:t>
            </w:r>
          </w:p>
        </w:tc>
        <w:tc>
          <w:tcPr>
            <w:tcW w:w="389" w:type="pct"/>
            <w:shd w:val="clear" w:color="auto" w:fill="auto"/>
            <w:noWrap/>
            <w:vAlign w:val="center"/>
          </w:tcPr>
          <w:p w14:paraId="4531CE8E" w14:textId="117FD86D" w:rsidR="00C80CC3" w:rsidRPr="00794E4D" w:rsidRDefault="00C80CC3" w:rsidP="000E2554">
            <w:pPr>
              <w:spacing w:after="0" w:line="240" w:lineRule="auto"/>
              <w:jc w:val="right"/>
              <w:rPr>
                <w:rFonts w:cs="Arial"/>
                <w:color w:val="000000"/>
                <w:sz w:val="16"/>
                <w:szCs w:val="16"/>
              </w:rPr>
            </w:pPr>
          </w:p>
        </w:tc>
        <w:tc>
          <w:tcPr>
            <w:tcW w:w="364" w:type="pct"/>
            <w:shd w:val="clear" w:color="auto" w:fill="auto"/>
            <w:noWrap/>
            <w:vAlign w:val="center"/>
          </w:tcPr>
          <w:p w14:paraId="22CDF88D" w14:textId="1F296120" w:rsidR="00C80CC3" w:rsidRPr="00794E4D" w:rsidRDefault="00C80CC3" w:rsidP="000E2554">
            <w:pPr>
              <w:spacing w:after="0" w:line="240" w:lineRule="auto"/>
              <w:jc w:val="right"/>
              <w:rPr>
                <w:rFonts w:cs="Arial"/>
                <w:color w:val="000000"/>
                <w:sz w:val="16"/>
                <w:szCs w:val="16"/>
              </w:rPr>
            </w:pPr>
          </w:p>
        </w:tc>
        <w:tc>
          <w:tcPr>
            <w:tcW w:w="364" w:type="pct"/>
            <w:shd w:val="clear" w:color="auto" w:fill="auto"/>
            <w:noWrap/>
            <w:vAlign w:val="center"/>
          </w:tcPr>
          <w:p w14:paraId="52C50054" w14:textId="3327F687" w:rsidR="00C80CC3" w:rsidRPr="00794E4D" w:rsidRDefault="00C80CC3" w:rsidP="000E2554">
            <w:pPr>
              <w:spacing w:after="0" w:line="240" w:lineRule="auto"/>
              <w:jc w:val="right"/>
              <w:rPr>
                <w:rFonts w:cs="Arial"/>
                <w:color w:val="000000"/>
                <w:sz w:val="16"/>
                <w:szCs w:val="16"/>
              </w:rPr>
            </w:pPr>
          </w:p>
        </w:tc>
        <w:tc>
          <w:tcPr>
            <w:tcW w:w="364" w:type="pct"/>
            <w:shd w:val="clear" w:color="auto" w:fill="auto"/>
            <w:noWrap/>
            <w:vAlign w:val="center"/>
          </w:tcPr>
          <w:p w14:paraId="6AAA7ED0" w14:textId="2B6DECF3" w:rsidR="00C80CC3" w:rsidRPr="00794E4D" w:rsidRDefault="00C80CC3" w:rsidP="000E2554">
            <w:pPr>
              <w:spacing w:after="0" w:line="240" w:lineRule="auto"/>
              <w:jc w:val="right"/>
              <w:rPr>
                <w:rFonts w:cs="Arial"/>
                <w:color w:val="000000"/>
                <w:sz w:val="16"/>
                <w:szCs w:val="16"/>
              </w:rPr>
            </w:pPr>
          </w:p>
        </w:tc>
        <w:tc>
          <w:tcPr>
            <w:tcW w:w="364" w:type="pct"/>
            <w:shd w:val="clear" w:color="auto" w:fill="auto"/>
            <w:noWrap/>
            <w:vAlign w:val="center"/>
          </w:tcPr>
          <w:p w14:paraId="29CFEBC6" w14:textId="7791B231" w:rsidR="00C80CC3" w:rsidRPr="00794E4D" w:rsidRDefault="00C80CC3" w:rsidP="000E2554">
            <w:pPr>
              <w:spacing w:after="0" w:line="240" w:lineRule="auto"/>
              <w:jc w:val="right"/>
              <w:rPr>
                <w:rFonts w:cs="Arial"/>
                <w:color w:val="000000"/>
                <w:sz w:val="16"/>
                <w:szCs w:val="16"/>
              </w:rPr>
            </w:pPr>
          </w:p>
        </w:tc>
        <w:tc>
          <w:tcPr>
            <w:tcW w:w="367" w:type="pct"/>
            <w:shd w:val="clear" w:color="auto" w:fill="auto"/>
            <w:noWrap/>
            <w:vAlign w:val="center"/>
          </w:tcPr>
          <w:p w14:paraId="2894C839" w14:textId="42B6BD87" w:rsidR="00C80CC3" w:rsidRPr="00794E4D" w:rsidRDefault="00C80CC3" w:rsidP="000E2554">
            <w:pPr>
              <w:spacing w:after="0" w:line="240" w:lineRule="auto"/>
              <w:jc w:val="right"/>
              <w:rPr>
                <w:rFonts w:cs="Arial"/>
                <w:color w:val="000000"/>
                <w:sz w:val="16"/>
                <w:szCs w:val="16"/>
              </w:rPr>
            </w:pPr>
          </w:p>
        </w:tc>
        <w:tc>
          <w:tcPr>
            <w:tcW w:w="389" w:type="pct"/>
            <w:shd w:val="clear" w:color="auto" w:fill="auto"/>
            <w:noWrap/>
            <w:vAlign w:val="center"/>
          </w:tcPr>
          <w:p w14:paraId="6ED1FC82" w14:textId="58229B90" w:rsidR="00C80CC3" w:rsidRPr="00794E4D" w:rsidRDefault="00C80CC3" w:rsidP="000E2554">
            <w:pPr>
              <w:spacing w:after="0" w:line="240" w:lineRule="auto"/>
              <w:jc w:val="right"/>
              <w:rPr>
                <w:rFonts w:cs="Arial"/>
                <w:color w:val="000000"/>
                <w:sz w:val="16"/>
                <w:szCs w:val="16"/>
              </w:rPr>
            </w:pPr>
          </w:p>
        </w:tc>
        <w:tc>
          <w:tcPr>
            <w:tcW w:w="364" w:type="pct"/>
            <w:shd w:val="clear" w:color="auto" w:fill="auto"/>
            <w:noWrap/>
            <w:vAlign w:val="bottom"/>
          </w:tcPr>
          <w:p w14:paraId="08D10436" w14:textId="25556579" w:rsidR="00C80CC3" w:rsidRPr="00794E4D" w:rsidRDefault="00C80CC3" w:rsidP="000E2554">
            <w:pPr>
              <w:spacing w:after="0" w:line="240" w:lineRule="auto"/>
              <w:jc w:val="center"/>
              <w:rPr>
                <w:rFonts w:cs="Arial"/>
                <w:color w:val="000000"/>
                <w:sz w:val="16"/>
                <w:szCs w:val="16"/>
              </w:rPr>
            </w:pPr>
          </w:p>
        </w:tc>
        <w:tc>
          <w:tcPr>
            <w:tcW w:w="364" w:type="pct"/>
            <w:shd w:val="clear" w:color="auto" w:fill="auto"/>
            <w:noWrap/>
            <w:vAlign w:val="bottom"/>
          </w:tcPr>
          <w:p w14:paraId="559B3E31" w14:textId="755DAA26" w:rsidR="00C80CC3" w:rsidRPr="00794E4D" w:rsidRDefault="00C80CC3" w:rsidP="000E2554">
            <w:pPr>
              <w:spacing w:after="0" w:line="240" w:lineRule="auto"/>
              <w:jc w:val="center"/>
              <w:rPr>
                <w:rFonts w:cs="Arial"/>
                <w:color w:val="000000"/>
                <w:sz w:val="16"/>
                <w:szCs w:val="16"/>
              </w:rPr>
            </w:pPr>
          </w:p>
        </w:tc>
        <w:tc>
          <w:tcPr>
            <w:tcW w:w="364" w:type="pct"/>
            <w:shd w:val="clear" w:color="auto" w:fill="auto"/>
            <w:noWrap/>
            <w:vAlign w:val="bottom"/>
          </w:tcPr>
          <w:p w14:paraId="3FADCEF1" w14:textId="61437EA0" w:rsidR="00C80CC3" w:rsidRPr="00794E4D" w:rsidRDefault="00C80CC3" w:rsidP="000E2554">
            <w:pPr>
              <w:spacing w:after="0" w:line="240" w:lineRule="auto"/>
              <w:jc w:val="center"/>
              <w:rPr>
                <w:rFonts w:cs="Arial"/>
                <w:color w:val="000000"/>
                <w:sz w:val="16"/>
                <w:szCs w:val="16"/>
              </w:rPr>
            </w:pPr>
          </w:p>
        </w:tc>
        <w:tc>
          <w:tcPr>
            <w:tcW w:w="364" w:type="pct"/>
            <w:shd w:val="clear" w:color="auto" w:fill="auto"/>
            <w:noWrap/>
            <w:vAlign w:val="bottom"/>
          </w:tcPr>
          <w:p w14:paraId="09E8D809" w14:textId="027518C2" w:rsidR="00C80CC3" w:rsidRPr="00794E4D" w:rsidRDefault="00C80CC3" w:rsidP="000E2554">
            <w:pPr>
              <w:spacing w:after="0" w:line="240" w:lineRule="auto"/>
              <w:jc w:val="center"/>
              <w:rPr>
                <w:rFonts w:cs="Arial"/>
                <w:color w:val="000000"/>
                <w:sz w:val="16"/>
                <w:szCs w:val="16"/>
              </w:rPr>
            </w:pPr>
          </w:p>
        </w:tc>
        <w:tc>
          <w:tcPr>
            <w:tcW w:w="369" w:type="pct"/>
            <w:shd w:val="clear" w:color="auto" w:fill="auto"/>
            <w:noWrap/>
            <w:vAlign w:val="bottom"/>
          </w:tcPr>
          <w:p w14:paraId="44B474A3" w14:textId="54134619" w:rsidR="00C80CC3" w:rsidRPr="00794E4D" w:rsidRDefault="00C80CC3" w:rsidP="000E2554">
            <w:pPr>
              <w:spacing w:after="0" w:line="240" w:lineRule="auto"/>
              <w:jc w:val="center"/>
              <w:rPr>
                <w:rFonts w:cs="Arial"/>
                <w:color w:val="000000"/>
                <w:sz w:val="16"/>
                <w:szCs w:val="16"/>
              </w:rPr>
            </w:pPr>
          </w:p>
        </w:tc>
      </w:tr>
      <w:tr w:rsidR="00C80CC3" w:rsidRPr="00794E4D" w14:paraId="19C5FEED" w14:textId="77777777" w:rsidTr="006D36BF">
        <w:trPr>
          <w:trHeight w:val="57"/>
        </w:trPr>
        <w:tc>
          <w:tcPr>
            <w:tcW w:w="571" w:type="pct"/>
            <w:shd w:val="clear" w:color="auto" w:fill="auto"/>
            <w:vAlign w:val="center"/>
            <w:hideMark/>
          </w:tcPr>
          <w:p w14:paraId="35EFDB59" w14:textId="77777777" w:rsidR="00C80CC3" w:rsidRPr="00794E4D" w:rsidRDefault="00C80CC3" w:rsidP="000E2554">
            <w:pPr>
              <w:spacing w:after="0" w:line="240" w:lineRule="auto"/>
              <w:jc w:val="center"/>
              <w:rPr>
                <w:rFonts w:eastAsia="Times New Roman" w:cs="Arial"/>
                <w:color w:val="000000"/>
                <w:sz w:val="16"/>
                <w:szCs w:val="16"/>
              </w:rPr>
            </w:pPr>
            <w:r w:rsidRPr="00794E4D">
              <w:rPr>
                <w:rFonts w:eastAsia="Times New Roman" w:cs="Arial"/>
                <w:color w:val="000000"/>
                <w:sz w:val="16"/>
                <w:szCs w:val="16"/>
              </w:rPr>
              <w:t>4</w:t>
            </w:r>
          </w:p>
        </w:tc>
        <w:tc>
          <w:tcPr>
            <w:tcW w:w="389" w:type="pct"/>
            <w:shd w:val="clear" w:color="auto" w:fill="auto"/>
            <w:noWrap/>
            <w:vAlign w:val="center"/>
          </w:tcPr>
          <w:p w14:paraId="4DBEAFBC" w14:textId="2CA0D665" w:rsidR="00C80CC3" w:rsidRPr="00794E4D" w:rsidRDefault="00C80CC3" w:rsidP="000E2554">
            <w:pPr>
              <w:spacing w:after="0" w:line="240" w:lineRule="auto"/>
              <w:jc w:val="right"/>
              <w:rPr>
                <w:rFonts w:cs="Arial"/>
                <w:color w:val="000000"/>
                <w:sz w:val="16"/>
                <w:szCs w:val="16"/>
              </w:rPr>
            </w:pPr>
          </w:p>
        </w:tc>
        <w:tc>
          <w:tcPr>
            <w:tcW w:w="364" w:type="pct"/>
            <w:shd w:val="clear" w:color="auto" w:fill="auto"/>
            <w:noWrap/>
            <w:vAlign w:val="center"/>
          </w:tcPr>
          <w:p w14:paraId="2768A74D" w14:textId="63BEDFE9" w:rsidR="00C80CC3" w:rsidRPr="00794E4D" w:rsidRDefault="00C80CC3" w:rsidP="000E2554">
            <w:pPr>
              <w:spacing w:after="0" w:line="240" w:lineRule="auto"/>
              <w:jc w:val="right"/>
              <w:rPr>
                <w:rFonts w:cs="Arial"/>
                <w:color w:val="000000"/>
                <w:sz w:val="16"/>
                <w:szCs w:val="16"/>
              </w:rPr>
            </w:pPr>
          </w:p>
        </w:tc>
        <w:tc>
          <w:tcPr>
            <w:tcW w:w="364" w:type="pct"/>
            <w:shd w:val="clear" w:color="auto" w:fill="auto"/>
            <w:noWrap/>
            <w:vAlign w:val="center"/>
          </w:tcPr>
          <w:p w14:paraId="74E6ECF1" w14:textId="3BE538C0" w:rsidR="00C80CC3" w:rsidRPr="00794E4D" w:rsidRDefault="00C80CC3" w:rsidP="000E2554">
            <w:pPr>
              <w:spacing w:after="0" w:line="240" w:lineRule="auto"/>
              <w:jc w:val="right"/>
              <w:rPr>
                <w:rFonts w:cs="Arial"/>
                <w:color w:val="000000"/>
                <w:sz w:val="16"/>
                <w:szCs w:val="16"/>
              </w:rPr>
            </w:pPr>
          </w:p>
        </w:tc>
        <w:tc>
          <w:tcPr>
            <w:tcW w:w="364" w:type="pct"/>
            <w:shd w:val="clear" w:color="auto" w:fill="auto"/>
            <w:noWrap/>
            <w:vAlign w:val="center"/>
          </w:tcPr>
          <w:p w14:paraId="5A1CCDB0" w14:textId="716B493A" w:rsidR="00C80CC3" w:rsidRPr="00794E4D" w:rsidRDefault="00C80CC3" w:rsidP="000E2554">
            <w:pPr>
              <w:spacing w:after="0" w:line="240" w:lineRule="auto"/>
              <w:jc w:val="right"/>
              <w:rPr>
                <w:rFonts w:cs="Arial"/>
                <w:color w:val="000000"/>
                <w:sz w:val="16"/>
                <w:szCs w:val="16"/>
              </w:rPr>
            </w:pPr>
          </w:p>
        </w:tc>
        <w:tc>
          <w:tcPr>
            <w:tcW w:w="364" w:type="pct"/>
            <w:shd w:val="clear" w:color="auto" w:fill="auto"/>
            <w:noWrap/>
            <w:vAlign w:val="center"/>
          </w:tcPr>
          <w:p w14:paraId="1E0BC7C2" w14:textId="02B19344" w:rsidR="00C80CC3" w:rsidRPr="00794E4D" w:rsidRDefault="00C80CC3" w:rsidP="000E2554">
            <w:pPr>
              <w:spacing w:after="0" w:line="240" w:lineRule="auto"/>
              <w:jc w:val="right"/>
              <w:rPr>
                <w:rFonts w:cs="Arial"/>
                <w:color w:val="000000"/>
                <w:sz w:val="16"/>
                <w:szCs w:val="16"/>
              </w:rPr>
            </w:pPr>
          </w:p>
        </w:tc>
        <w:tc>
          <w:tcPr>
            <w:tcW w:w="367" w:type="pct"/>
            <w:shd w:val="clear" w:color="auto" w:fill="auto"/>
            <w:noWrap/>
            <w:vAlign w:val="center"/>
          </w:tcPr>
          <w:p w14:paraId="44FB29C1" w14:textId="473CCDD7" w:rsidR="00C80CC3" w:rsidRPr="00794E4D" w:rsidRDefault="00C80CC3" w:rsidP="000E2554">
            <w:pPr>
              <w:spacing w:after="0" w:line="240" w:lineRule="auto"/>
              <w:jc w:val="right"/>
              <w:rPr>
                <w:rFonts w:cs="Arial"/>
                <w:color w:val="000000"/>
                <w:sz w:val="16"/>
                <w:szCs w:val="16"/>
              </w:rPr>
            </w:pPr>
          </w:p>
        </w:tc>
        <w:tc>
          <w:tcPr>
            <w:tcW w:w="389" w:type="pct"/>
            <w:shd w:val="clear" w:color="auto" w:fill="auto"/>
            <w:noWrap/>
            <w:vAlign w:val="center"/>
          </w:tcPr>
          <w:p w14:paraId="727DA781" w14:textId="5B93915F" w:rsidR="00C80CC3" w:rsidRPr="00794E4D" w:rsidRDefault="00C80CC3" w:rsidP="000E2554">
            <w:pPr>
              <w:spacing w:after="0" w:line="240" w:lineRule="auto"/>
              <w:jc w:val="right"/>
              <w:rPr>
                <w:rFonts w:cs="Arial"/>
                <w:color w:val="000000"/>
                <w:sz w:val="16"/>
                <w:szCs w:val="16"/>
              </w:rPr>
            </w:pPr>
          </w:p>
        </w:tc>
        <w:tc>
          <w:tcPr>
            <w:tcW w:w="364" w:type="pct"/>
            <w:shd w:val="clear" w:color="auto" w:fill="auto"/>
            <w:noWrap/>
            <w:vAlign w:val="bottom"/>
          </w:tcPr>
          <w:p w14:paraId="598FEA43" w14:textId="27B1659A" w:rsidR="00C80CC3" w:rsidRPr="00794E4D" w:rsidRDefault="00C80CC3" w:rsidP="000E2554">
            <w:pPr>
              <w:spacing w:after="0" w:line="240" w:lineRule="auto"/>
              <w:jc w:val="center"/>
              <w:rPr>
                <w:rFonts w:cs="Arial"/>
                <w:color w:val="000000"/>
                <w:sz w:val="16"/>
                <w:szCs w:val="16"/>
              </w:rPr>
            </w:pPr>
          </w:p>
        </w:tc>
        <w:tc>
          <w:tcPr>
            <w:tcW w:w="364" w:type="pct"/>
            <w:shd w:val="clear" w:color="auto" w:fill="auto"/>
            <w:noWrap/>
            <w:vAlign w:val="bottom"/>
          </w:tcPr>
          <w:p w14:paraId="011AE37C" w14:textId="180C3747" w:rsidR="00C80CC3" w:rsidRPr="00794E4D" w:rsidRDefault="00C80CC3" w:rsidP="000E2554">
            <w:pPr>
              <w:spacing w:after="0" w:line="240" w:lineRule="auto"/>
              <w:jc w:val="center"/>
              <w:rPr>
                <w:rFonts w:cs="Arial"/>
                <w:color w:val="000000"/>
                <w:sz w:val="16"/>
                <w:szCs w:val="16"/>
              </w:rPr>
            </w:pPr>
          </w:p>
        </w:tc>
        <w:tc>
          <w:tcPr>
            <w:tcW w:w="364" w:type="pct"/>
            <w:shd w:val="clear" w:color="auto" w:fill="auto"/>
            <w:noWrap/>
            <w:vAlign w:val="bottom"/>
          </w:tcPr>
          <w:p w14:paraId="7F95C909" w14:textId="18BCA4D5" w:rsidR="00C80CC3" w:rsidRPr="00794E4D" w:rsidRDefault="00C80CC3" w:rsidP="000E2554">
            <w:pPr>
              <w:spacing w:after="0" w:line="240" w:lineRule="auto"/>
              <w:jc w:val="center"/>
              <w:rPr>
                <w:rFonts w:cs="Arial"/>
                <w:color w:val="000000"/>
                <w:sz w:val="16"/>
                <w:szCs w:val="16"/>
              </w:rPr>
            </w:pPr>
          </w:p>
        </w:tc>
        <w:tc>
          <w:tcPr>
            <w:tcW w:w="364" w:type="pct"/>
            <w:shd w:val="clear" w:color="auto" w:fill="auto"/>
            <w:noWrap/>
            <w:vAlign w:val="bottom"/>
          </w:tcPr>
          <w:p w14:paraId="304E58EE" w14:textId="0E5CC9F6" w:rsidR="00C80CC3" w:rsidRPr="00794E4D" w:rsidRDefault="00C80CC3" w:rsidP="000E2554">
            <w:pPr>
              <w:spacing w:after="0" w:line="240" w:lineRule="auto"/>
              <w:jc w:val="center"/>
              <w:rPr>
                <w:rFonts w:cs="Arial"/>
                <w:color w:val="000000"/>
                <w:sz w:val="16"/>
                <w:szCs w:val="16"/>
              </w:rPr>
            </w:pPr>
          </w:p>
        </w:tc>
        <w:tc>
          <w:tcPr>
            <w:tcW w:w="369" w:type="pct"/>
            <w:shd w:val="clear" w:color="auto" w:fill="auto"/>
            <w:noWrap/>
            <w:vAlign w:val="bottom"/>
          </w:tcPr>
          <w:p w14:paraId="48B66ED0" w14:textId="709E923B" w:rsidR="00C80CC3" w:rsidRPr="00794E4D" w:rsidRDefault="00C80CC3" w:rsidP="000E2554">
            <w:pPr>
              <w:spacing w:after="0" w:line="240" w:lineRule="auto"/>
              <w:jc w:val="center"/>
              <w:rPr>
                <w:rFonts w:cs="Arial"/>
                <w:color w:val="000000"/>
                <w:sz w:val="16"/>
                <w:szCs w:val="16"/>
              </w:rPr>
            </w:pPr>
          </w:p>
        </w:tc>
      </w:tr>
      <w:tr w:rsidR="00C80CC3" w:rsidRPr="00794E4D" w14:paraId="38908DFD" w14:textId="77777777" w:rsidTr="006D36BF">
        <w:trPr>
          <w:trHeight w:val="57"/>
        </w:trPr>
        <w:tc>
          <w:tcPr>
            <w:tcW w:w="571" w:type="pct"/>
            <w:shd w:val="clear" w:color="auto" w:fill="auto"/>
            <w:vAlign w:val="center"/>
            <w:hideMark/>
          </w:tcPr>
          <w:p w14:paraId="5BD18A03" w14:textId="77777777" w:rsidR="00C80CC3" w:rsidRPr="00794E4D" w:rsidRDefault="00C80CC3" w:rsidP="000E2554">
            <w:pPr>
              <w:spacing w:after="0" w:line="240" w:lineRule="auto"/>
              <w:jc w:val="center"/>
              <w:rPr>
                <w:rFonts w:eastAsia="Times New Roman" w:cs="Arial"/>
                <w:color w:val="000000"/>
                <w:sz w:val="16"/>
                <w:szCs w:val="16"/>
              </w:rPr>
            </w:pPr>
            <w:r w:rsidRPr="00794E4D">
              <w:rPr>
                <w:rFonts w:eastAsia="Times New Roman" w:cs="Arial"/>
                <w:color w:val="000000"/>
                <w:sz w:val="16"/>
                <w:szCs w:val="16"/>
              </w:rPr>
              <w:t>5</w:t>
            </w:r>
          </w:p>
        </w:tc>
        <w:tc>
          <w:tcPr>
            <w:tcW w:w="389" w:type="pct"/>
            <w:shd w:val="clear" w:color="auto" w:fill="auto"/>
            <w:noWrap/>
            <w:vAlign w:val="center"/>
          </w:tcPr>
          <w:p w14:paraId="10A86C9C" w14:textId="044F7E1D" w:rsidR="00C80CC3" w:rsidRPr="00794E4D" w:rsidRDefault="00C80CC3" w:rsidP="000E2554">
            <w:pPr>
              <w:spacing w:after="0" w:line="240" w:lineRule="auto"/>
              <w:jc w:val="right"/>
              <w:rPr>
                <w:rFonts w:cs="Arial"/>
                <w:color w:val="000000"/>
                <w:sz w:val="16"/>
                <w:szCs w:val="16"/>
              </w:rPr>
            </w:pPr>
          </w:p>
        </w:tc>
        <w:tc>
          <w:tcPr>
            <w:tcW w:w="364" w:type="pct"/>
            <w:shd w:val="clear" w:color="auto" w:fill="auto"/>
            <w:noWrap/>
            <w:vAlign w:val="center"/>
          </w:tcPr>
          <w:p w14:paraId="285B5625" w14:textId="2184F248" w:rsidR="00C80CC3" w:rsidRPr="00794E4D" w:rsidRDefault="00C80CC3" w:rsidP="000E2554">
            <w:pPr>
              <w:spacing w:after="0" w:line="240" w:lineRule="auto"/>
              <w:jc w:val="right"/>
              <w:rPr>
                <w:rFonts w:cs="Arial"/>
                <w:color w:val="000000"/>
                <w:sz w:val="16"/>
                <w:szCs w:val="16"/>
              </w:rPr>
            </w:pPr>
          </w:p>
        </w:tc>
        <w:tc>
          <w:tcPr>
            <w:tcW w:w="364" w:type="pct"/>
            <w:shd w:val="clear" w:color="auto" w:fill="auto"/>
            <w:noWrap/>
            <w:vAlign w:val="center"/>
          </w:tcPr>
          <w:p w14:paraId="53048921" w14:textId="567A00FE" w:rsidR="00C80CC3" w:rsidRPr="00794E4D" w:rsidRDefault="00C80CC3" w:rsidP="000E2554">
            <w:pPr>
              <w:spacing w:after="0" w:line="240" w:lineRule="auto"/>
              <w:jc w:val="right"/>
              <w:rPr>
                <w:rFonts w:cs="Arial"/>
                <w:color w:val="000000"/>
                <w:sz w:val="16"/>
                <w:szCs w:val="16"/>
              </w:rPr>
            </w:pPr>
          </w:p>
        </w:tc>
        <w:tc>
          <w:tcPr>
            <w:tcW w:w="364" w:type="pct"/>
            <w:shd w:val="clear" w:color="auto" w:fill="auto"/>
            <w:noWrap/>
            <w:vAlign w:val="center"/>
          </w:tcPr>
          <w:p w14:paraId="700D9FF6" w14:textId="1A414ED5" w:rsidR="00C80CC3" w:rsidRPr="00794E4D" w:rsidRDefault="00C80CC3" w:rsidP="000E2554">
            <w:pPr>
              <w:spacing w:after="0" w:line="240" w:lineRule="auto"/>
              <w:jc w:val="right"/>
              <w:rPr>
                <w:rFonts w:cs="Arial"/>
                <w:color w:val="000000"/>
                <w:sz w:val="16"/>
                <w:szCs w:val="16"/>
              </w:rPr>
            </w:pPr>
          </w:p>
        </w:tc>
        <w:tc>
          <w:tcPr>
            <w:tcW w:w="364" w:type="pct"/>
            <w:shd w:val="clear" w:color="auto" w:fill="auto"/>
            <w:noWrap/>
            <w:vAlign w:val="center"/>
          </w:tcPr>
          <w:p w14:paraId="55BE8C90" w14:textId="75CB7B2C" w:rsidR="00C80CC3" w:rsidRPr="00794E4D" w:rsidRDefault="00C80CC3" w:rsidP="000E2554">
            <w:pPr>
              <w:spacing w:after="0" w:line="240" w:lineRule="auto"/>
              <w:jc w:val="right"/>
              <w:rPr>
                <w:rFonts w:cs="Arial"/>
                <w:color w:val="000000"/>
                <w:sz w:val="16"/>
                <w:szCs w:val="16"/>
              </w:rPr>
            </w:pPr>
          </w:p>
        </w:tc>
        <w:tc>
          <w:tcPr>
            <w:tcW w:w="367" w:type="pct"/>
            <w:shd w:val="clear" w:color="auto" w:fill="auto"/>
            <w:noWrap/>
            <w:vAlign w:val="center"/>
          </w:tcPr>
          <w:p w14:paraId="0A23553F" w14:textId="13DF3A47" w:rsidR="00C80CC3" w:rsidRPr="00794E4D" w:rsidRDefault="00C80CC3" w:rsidP="000E2554">
            <w:pPr>
              <w:spacing w:after="0" w:line="240" w:lineRule="auto"/>
              <w:jc w:val="right"/>
              <w:rPr>
                <w:rFonts w:cs="Arial"/>
                <w:color w:val="000000"/>
                <w:sz w:val="16"/>
                <w:szCs w:val="16"/>
              </w:rPr>
            </w:pPr>
          </w:p>
        </w:tc>
        <w:tc>
          <w:tcPr>
            <w:tcW w:w="389" w:type="pct"/>
            <w:shd w:val="clear" w:color="auto" w:fill="auto"/>
            <w:noWrap/>
            <w:vAlign w:val="center"/>
          </w:tcPr>
          <w:p w14:paraId="0889F8B4" w14:textId="4A28A217" w:rsidR="00C80CC3" w:rsidRPr="00794E4D" w:rsidRDefault="00C80CC3" w:rsidP="000E2554">
            <w:pPr>
              <w:spacing w:after="0" w:line="240" w:lineRule="auto"/>
              <w:jc w:val="right"/>
              <w:rPr>
                <w:rFonts w:cs="Arial"/>
                <w:color w:val="000000"/>
                <w:sz w:val="16"/>
                <w:szCs w:val="16"/>
              </w:rPr>
            </w:pPr>
          </w:p>
        </w:tc>
        <w:tc>
          <w:tcPr>
            <w:tcW w:w="364" w:type="pct"/>
            <w:shd w:val="clear" w:color="auto" w:fill="auto"/>
            <w:noWrap/>
            <w:vAlign w:val="bottom"/>
          </w:tcPr>
          <w:p w14:paraId="3016C850" w14:textId="1A79B530" w:rsidR="00C80CC3" w:rsidRPr="00794E4D" w:rsidRDefault="00C80CC3" w:rsidP="000E2554">
            <w:pPr>
              <w:spacing w:after="0" w:line="240" w:lineRule="auto"/>
              <w:jc w:val="center"/>
              <w:rPr>
                <w:rFonts w:cs="Arial"/>
                <w:color w:val="000000"/>
                <w:sz w:val="16"/>
                <w:szCs w:val="16"/>
              </w:rPr>
            </w:pPr>
          </w:p>
        </w:tc>
        <w:tc>
          <w:tcPr>
            <w:tcW w:w="364" w:type="pct"/>
            <w:shd w:val="clear" w:color="auto" w:fill="auto"/>
            <w:noWrap/>
            <w:vAlign w:val="bottom"/>
          </w:tcPr>
          <w:p w14:paraId="750F845E" w14:textId="3461795D" w:rsidR="00C80CC3" w:rsidRPr="00794E4D" w:rsidRDefault="00C80CC3" w:rsidP="000E2554">
            <w:pPr>
              <w:spacing w:after="0" w:line="240" w:lineRule="auto"/>
              <w:jc w:val="center"/>
              <w:rPr>
                <w:rFonts w:cs="Arial"/>
                <w:color w:val="000000"/>
                <w:sz w:val="16"/>
                <w:szCs w:val="16"/>
              </w:rPr>
            </w:pPr>
          </w:p>
        </w:tc>
        <w:tc>
          <w:tcPr>
            <w:tcW w:w="364" w:type="pct"/>
            <w:shd w:val="clear" w:color="auto" w:fill="auto"/>
            <w:noWrap/>
            <w:vAlign w:val="bottom"/>
          </w:tcPr>
          <w:p w14:paraId="6F560C25" w14:textId="1CB05960" w:rsidR="00C80CC3" w:rsidRPr="00794E4D" w:rsidRDefault="00C80CC3" w:rsidP="000E2554">
            <w:pPr>
              <w:spacing w:after="0" w:line="240" w:lineRule="auto"/>
              <w:jc w:val="center"/>
              <w:rPr>
                <w:rFonts w:cs="Arial"/>
                <w:color w:val="000000"/>
                <w:sz w:val="16"/>
                <w:szCs w:val="16"/>
              </w:rPr>
            </w:pPr>
          </w:p>
        </w:tc>
        <w:tc>
          <w:tcPr>
            <w:tcW w:w="364" w:type="pct"/>
            <w:shd w:val="clear" w:color="auto" w:fill="auto"/>
            <w:noWrap/>
            <w:vAlign w:val="bottom"/>
          </w:tcPr>
          <w:p w14:paraId="531CED56" w14:textId="0D98097B" w:rsidR="00C80CC3" w:rsidRPr="00794E4D" w:rsidRDefault="00C80CC3" w:rsidP="000E2554">
            <w:pPr>
              <w:spacing w:after="0" w:line="240" w:lineRule="auto"/>
              <w:jc w:val="center"/>
              <w:rPr>
                <w:rFonts w:cs="Arial"/>
                <w:color w:val="000000"/>
                <w:sz w:val="16"/>
                <w:szCs w:val="16"/>
              </w:rPr>
            </w:pPr>
          </w:p>
        </w:tc>
        <w:tc>
          <w:tcPr>
            <w:tcW w:w="369" w:type="pct"/>
            <w:shd w:val="clear" w:color="auto" w:fill="auto"/>
            <w:noWrap/>
            <w:vAlign w:val="bottom"/>
          </w:tcPr>
          <w:p w14:paraId="17C9ECDD" w14:textId="314DB7FC" w:rsidR="00C80CC3" w:rsidRPr="00794E4D" w:rsidRDefault="00C80CC3" w:rsidP="000E2554">
            <w:pPr>
              <w:spacing w:after="0" w:line="240" w:lineRule="auto"/>
              <w:jc w:val="center"/>
              <w:rPr>
                <w:rFonts w:cs="Arial"/>
                <w:color w:val="000000"/>
                <w:sz w:val="16"/>
                <w:szCs w:val="16"/>
              </w:rPr>
            </w:pPr>
          </w:p>
        </w:tc>
      </w:tr>
      <w:tr w:rsidR="00C80CC3" w:rsidRPr="00794E4D" w14:paraId="6CACE3FB" w14:textId="77777777" w:rsidTr="006D36BF">
        <w:trPr>
          <w:trHeight w:val="57"/>
        </w:trPr>
        <w:tc>
          <w:tcPr>
            <w:tcW w:w="571" w:type="pct"/>
            <w:shd w:val="clear" w:color="auto" w:fill="auto"/>
            <w:vAlign w:val="center"/>
            <w:hideMark/>
          </w:tcPr>
          <w:p w14:paraId="1CA3E320" w14:textId="77777777" w:rsidR="00C80CC3" w:rsidRPr="00794E4D" w:rsidRDefault="00C80CC3" w:rsidP="000E2554">
            <w:pPr>
              <w:spacing w:after="0" w:line="240" w:lineRule="auto"/>
              <w:jc w:val="center"/>
              <w:rPr>
                <w:rFonts w:eastAsia="Times New Roman" w:cs="Arial"/>
                <w:color w:val="000000"/>
                <w:sz w:val="16"/>
                <w:szCs w:val="16"/>
              </w:rPr>
            </w:pPr>
            <w:r w:rsidRPr="00794E4D">
              <w:rPr>
                <w:rFonts w:eastAsia="Times New Roman" w:cs="Arial"/>
                <w:color w:val="000000"/>
                <w:sz w:val="16"/>
                <w:szCs w:val="16"/>
              </w:rPr>
              <w:t>6</w:t>
            </w:r>
          </w:p>
        </w:tc>
        <w:tc>
          <w:tcPr>
            <w:tcW w:w="389" w:type="pct"/>
            <w:shd w:val="clear" w:color="auto" w:fill="auto"/>
            <w:noWrap/>
            <w:vAlign w:val="center"/>
          </w:tcPr>
          <w:p w14:paraId="564D0FA6" w14:textId="12CCC61E" w:rsidR="00C80CC3" w:rsidRPr="00794E4D" w:rsidRDefault="00C80CC3" w:rsidP="000E2554">
            <w:pPr>
              <w:spacing w:after="0" w:line="240" w:lineRule="auto"/>
              <w:jc w:val="right"/>
              <w:rPr>
                <w:rFonts w:cs="Arial"/>
                <w:color w:val="000000"/>
                <w:sz w:val="16"/>
                <w:szCs w:val="16"/>
              </w:rPr>
            </w:pPr>
          </w:p>
        </w:tc>
        <w:tc>
          <w:tcPr>
            <w:tcW w:w="364" w:type="pct"/>
            <w:shd w:val="clear" w:color="auto" w:fill="auto"/>
            <w:noWrap/>
            <w:vAlign w:val="center"/>
          </w:tcPr>
          <w:p w14:paraId="655E4904" w14:textId="769D7CE1" w:rsidR="00C80CC3" w:rsidRPr="00794E4D" w:rsidRDefault="00C80CC3" w:rsidP="000E2554">
            <w:pPr>
              <w:spacing w:after="0" w:line="240" w:lineRule="auto"/>
              <w:jc w:val="right"/>
              <w:rPr>
                <w:rFonts w:cs="Arial"/>
                <w:color w:val="000000"/>
                <w:sz w:val="16"/>
                <w:szCs w:val="16"/>
              </w:rPr>
            </w:pPr>
          </w:p>
        </w:tc>
        <w:tc>
          <w:tcPr>
            <w:tcW w:w="364" w:type="pct"/>
            <w:shd w:val="clear" w:color="auto" w:fill="auto"/>
            <w:noWrap/>
            <w:vAlign w:val="center"/>
          </w:tcPr>
          <w:p w14:paraId="6D240600" w14:textId="5073695A" w:rsidR="00C80CC3" w:rsidRPr="00794E4D" w:rsidRDefault="00C80CC3" w:rsidP="000E2554">
            <w:pPr>
              <w:spacing w:after="0" w:line="240" w:lineRule="auto"/>
              <w:jc w:val="right"/>
              <w:rPr>
                <w:rFonts w:cs="Arial"/>
                <w:color w:val="000000"/>
                <w:sz w:val="16"/>
                <w:szCs w:val="16"/>
              </w:rPr>
            </w:pPr>
          </w:p>
        </w:tc>
        <w:tc>
          <w:tcPr>
            <w:tcW w:w="364" w:type="pct"/>
            <w:shd w:val="clear" w:color="auto" w:fill="auto"/>
            <w:noWrap/>
            <w:vAlign w:val="center"/>
          </w:tcPr>
          <w:p w14:paraId="1A072F41" w14:textId="31FCF5EE" w:rsidR="00C80CC3" w:rsidRPr="00794E4D" w:rsidRDefault="00C80CC3" w:rsidP="000E2554">
            <w:pPr>
              <w:spacing w:after="0" w:line="240" w:lineRule="auto"/>
              <w:jc w:val="right"/>
              <w:rPr>
                <w:rFonts w:cs="Arial"/>
                <w:color w:val="000000"/>
                <w:sz w:val="16"/>
                <w:szCs w:val="16"/>
              </w:rPr>
            </w:pPr>
          </w:p>
        </w:tc>
        <w:tc>
          <w:tcPr>
            <w:tcW w:w="364" w:type="pct"/>
            <w:shd w:val="clear" w:color="auto" w:fill="auto"/>
            <w:noWrap/>
            <w:vAlign w:val="center"/>
          </w:tcPr>
          <w:p w14:paraId="20AC90D4" w14:textId="1E014691" w:rsidR="00C80CC3" w:rsidRPr="00794E4D" w:rsidRDefault="00C80CC3" w:rsidP="000E2554">
            <w:pPr>
              <w:spacing w:after="0" w:line="240" w:lineRule="auto"/>
              <w:jc w:val="right"/>
              <w:rPr>
                <w:rFonts w:cs="Arial"/>
                <w:color w:val="000000"/>
                <w:sz w:val="16"/>
                <w:szCs w:val="16"/>
              </w:rPr>
            </w:pPr>
          </w:p>
        </w:tc>
        <w:tc>
          <w:tcPr>
            <w:tcW w:w="367" w:type="pct"/>
            <w:shd w:val="clear" w:color="auto" w:fill="auto"/>
            <w:noWrap/>
            <w:vAlign w:val="center"/>
          </w:tcPr>
          <w:p w14:paraId="173CE20B" w14:textId="756E27FF" w:rsidR="00C80CC3" w:rsidRPr="00794E4D" w:rsidRDefault="00C80CC3" w:rsidP="000E2554">
            <w:pPr>
              <w:spacing w:after="0" w:line="240" w:lineRule="auto"/>
              <w:jc w:val="right"/>
              <w:rPr>
                <w:rFonts w:cs="Arial"/>
                <w:color w:val="000000"/>
                <w:sz w:val="16"/>
                <w:szCs w:val="16"/>
              </w:rPr>
            </w:pPr>
          </w:p>
        </w:tc>
        <w:tc>
          <w:tcPr>
            <w:tcW w:w="389" w:type="pct"/>
            <w:shd w:val="clear" w:color="auto" w:fill="auto"/>
            <w:noWrap/>
            <w:vAlign w:val="center"/>
          </w:tcPr>
          <w:p w14:paraId="15B88F59" w14:textId="4A8F459B" w:rsidR="00C80CC3" w:rsidRPr="00794E4D" w:rsidRDefault="00C80CC3" w:rsidP="000E2554">
            <w:pPr>
              <w:spacing w:after="0" w:line="240" w:lineRule="auto"/>
              <w:jc w:val="right"/>
              <w:rPr>
                <w:rFonts w:cs="Arial"/>
                <w:color w:val="000000"/>
                <w:sz w:val="16"/>
                <w:szCs w:val="16"/>
              </w:rPr>
            </w:pPr>
          </w:p>
        </w:tc>
        <w:tc>
          <w:tcPr>
            <w:tcW w:w="364" w:type="pct"/>
            <w:shd w:val="clear" w:color="auto" w:fill="auto"/>
            <w:noWrap/>
            <w:vAlign w:val="bottom"/>
          </w:tcPr>
          <w:p w14:paraId="64600A85" w14:textId="0332AFCF" w:rsidR="00C80CC3" w:rsidRPr="00794E4D" w:rsidRDefault="00C80CC3" w:rsidP="000E2554">
            <w:pPr>
              <w:spacing w:after="0" w:line="240" w:lineRule="auto"/>
              <w:jc w:val="center"/>
              <w:rPr>
                <w:rFonts w:cs="Arial"/>
                <w:color w:val="000000"/>
                <w:sz w:val="16"/>
                <w:szCs w:val="16"/>
              </w:rPr>
            </w:pPr>
          </w:p>
        </w:tc>
        <w:tc>
          <w:tcPr>
            <w:tcW w:w="364" w:type="pct"/>
            <w:shd w:val="clear" w:color="auto" w:fill="auto"/>
            <w:noWrap/>
            <w:vAlign w:val="bottom"/>
          </w:tcPr>
          <w:p w14:paraId="53806B34" w14:textId="51995A86" w:rsidR="00C80CC3" w:rsidRPr="00794E4D" w:rsidRDefault="00C80CC3" w:rsidP="000E2554">
            <w:pPr>
              <w:spacing w:after="0" w:line="240" w:lineRule="auto"/>
              <w:jc w:val="center"/>
              <w:rPr>
                <w:rFonts w:cs="Arial"/>
                <w:color w:val="000000"/>
                <w:sz w:val="16"/>
                <w:szCs w:val="16"/>
              </w:rPr>
            </w:pPr>
          </w:p>
        </w:tc>
        <w:tc>
          <w:tcPr>
            <w:tcW w:w="364" w:type="pct"/>
            <w:shd w:val="clear" w:color="auto" w:fill="auto"/>
            <w:noWrap/>
            <w:vAlign w:val="bottom"/>
          </w:tcPr>
          <w:p w14:paraId="009D9066" w14:textId="54A4CEAB" w:rsidR="00C80CC3" w:rsidRPr="00794E4D" w:rsidRDefault="00C80CC3" w:rsidP="000E2554">
            <w:pPr>
              <w:spacing w:after="0" w:line="240" w:lineRule="auto"/>
              <w:jc w:val="center"/>
              <w:rPr>
                <w:rFonts w:cs="Arial"/>
                <w:color w:val="000000"/>
                <w:sz w:val="16"/>
                <w:szCs w:val="16"/>
              </w:rPr>
            </w:pPr>
          </w:p>
        </w:tc>
        <w:tc>
          <w:tcPr>
            <w:tcW w:w="364" w:type="pct"/>
            <w:shd w:val="clear" w:color="auto" w:fill="auto"/>
            <w:noWrap/>
            <w:vAlign w:val="bottom"/>
          </w:tcPr>
          <w:p w14:paraId="37B938C0" w14:textId="0E119C45" w:rsidR="00C80CC3" w:rsidRPr="00794E4D" w:rsidRDefault="00C80CC3" w:rsidP="000E2554">
            <w:pPr>
              <w:spacing w:after="0" w:line="240" w:lineRule="auto"/>
              <w:jc w:val="center"/>
              <w:rPr>
                <w:rFonts w:cs="Arial"/>
                <w:color w:val="000000"/>
                <w:sz w:val="16"/>
                <w:szCs w:val="16"/>
              </w:rPr>
            </w:pPr>
          </w:p>
        </w:tc>
        <w:tc>
          <w:tcPr>
            <w:tcW w:w="369" w:type="pct"/>
            <w:shd w:val="clear" w:color="auto" w:fill="auto"/>
            <w:noWrap/>
            <w:vAlign w:val="bottom"/>
          </w:tcPr>
          <w:p w14:paraId="57C2F138" w14:textId="78A5DCB9" w:rsidR="00C80CC3" w:rsidRPr="00794E4D" w:rsidRDefault="00C80CC3" w:rsidP="000E2554">
            <w:pPr>
              <w:spacing w:after="0" w:line="240" w:lineRule="auto"/>
              <w:jc w:val="center"/>
              <w:rPr>
                <w:rFonts w:cs="Arial"/>
                <w:color w:val="000000"/>
                <w:sz w:val="16"/>
                <w:szCs w:val="16"/>
              </w:rPr>
            </w:pPr>
          </w:p>
        </w:tc>
      </w:tr>
      <w:tr w:rsidR="00C80CC3" w:rsidRPr="00794E4D" w14:paraId="1C346CFB" w14:textId="77777777" w:rsidTr="006D36BF">
        <w:trPr>
          <w:trHeight w:val="57"/>
        </w:trPr>
        <w:tc>
          <w:tcPr>
            <w:tcW w:w="571" w:type="pct"/>
            <w:shd w:val="clear" w:color="auto" w:fill="auto"/>
            <w:vAlign w:val="center"/>
            <w:hideMark/>
          </w:tcPr>
          <w:p w14:paraId="3FB310F1" w14:textId="77777777" w:rsidR="00C80CC3" w:rsidRPr="00794E4D" w:rsidRDefault="00C80CC3" w:rsidP="000E2554">
            <w:pPr>
              <w:spacing w:after="0" w:line="240" w:lineRule="auto"/>
              <w:jc w:val="center"/>
              <w:rPr>
                <w:rFonts w:eastAsia="Times New Roman" w:cs="Arial"/>
                <w:color w:val="000000"/>
                <w:sz w:val="16"/>
                <w:szCs w:val="16"/>
              </w:rPr>
            </w:pPr>
            <w:r w:rsidRPr="00794E4D">
              <w:rPr>
                <w:rFonts w:eastAsia="Times New Roman" w:cs="Arial"/>
                <w:color w:val="000000"/>
                <w:sz w:val="16"/>
                <w:szCs w:val="16"/>
              </w:rPr>
              <w:t>7</w:t>
            </w:r>
          </w:p>
        </w:tc>
        <w:tc>
          <w:tcPr>
            <w:tcW w:w="389" w:type="pct"/>
            <w:shd w:val="clear" w:color="auto" w:fill="auto"/>
            <w:noWrap/>
            <w:vAlign w:val="center"/>
          </w:tcPr>
          <w:p w14:paraId="539DB1A9" w14:textId="3939862F" w:rsidR="00C80CC3" w:rsidRPr="00794E4D" w:rsidRDefault="00C80CC3" w:rsidP="000E2554">
            <w:pPr>
              <w:spacing w:after="0" w:line="240" w:lineRule="auto"/>
              <w:jc w:val="right"/>
              <w:rPr>
                <w:rFonts w:cs="Arial"/>
                <w:color w:val="000000"/>
                <w:sz w:val="16"/>
                <w:szCs w:val="16"/>
              </w:rPr>
            </w:pPr>
          </w:p>
        </w:tc>
        <w:tc>
          <w:tcPr>
            <w:tcW w:w="364" w:type="pct"/>
            <w:shd w:val="clear" w:color="auto" w:fill="auto"/>
            <w:noWrap/>
            <w:vAlign w:val="center"/>
          </w:tcPr>
          <w:p w14:paraId="63B57E81" w14:textId="660A6E62" w:rsidR="00C80CC3" w:rsidRPr="00794E4D" w:rsidRDefault="00C80CC3" w:rsidP="000E2554">
            <w:pPr>
              <w:spacing w:after="0" w:line="240" w:lineRule="auto"/>
              <w:jc w:val="right"/>
              <w:rPr>
                <w:rFonts w:cs="Arial"/>
                <w:color w:val="000000"/>
                <w:sz w:val="16"/>
                <w:szCs w:val="16"/>
              </w:rPr>
            </w:pPr>
          </w:p>
        </w:tc>
        <w:tc>
          <w:tcPr>
            <w:tcW w:w="364" w:type="pct"/>
            <w:shd w:val="clear" w:color="auto" w:fill="auto"/>
            <w:noWrap/>
            <w:vAlign w:val="center"/>
          </w:tcPr>
          <w:p w14:paraId="44C2FA19" w14:textId="7F8680DC" w:rsidR="00C80CC3" w:rsidRPr="00794E4D" w:rsidRDefault="00C80CC3" w:rsidP="000E2554">
            <w:pPr>
              <w:spacing w:after="0" w:line="240" w:lineRule="auto"/>
              <w:jc w:val="right"/>
              <w:rPr>
                <w:rFonts w:cs="Arial"/>
                <w:color w:val="000000"/>
                <w:sz w:val="16"/>
                <w:szCs w:val="16"/>
              </w:rPr>
            </w:pPr>
          </w:p>
        </w:tc>
        <w:tc>
          <w:tcPr>
            <w:tcW w:w="364" w:type="pct"/>
            <w:shd w:val="clear" w:color="auto" w:fill="auto"/>
            <w:noWrap/>
            <w:vAlign w:val="center"/>
          </w:tcPr>
          <w:p w14:paraId="070165C1" w14:textId="09724324" w:rsidR="00C80CC3" w:rsidRPr="00794E4D" w:rsidRDefault="00C80CC3" w:rsidP="000E2554">
            <w:pPr>
              <w:spacing w:after="0" w:line="240" w:lineRule="auto"/>
              <w:jc w:val="right"/>
              <w:rPr>
                <w:rFonts w:cs="Arial"/>
                <w:color w:val="000000"/>
                <w:sz w:val="16"/>
                <w:szCs w:val="16"/>
              </w:rPr>
            </w:pPr>
          </w:p>
        </w:tc>
        <w:tc>
          <w:tcPr>
            <w:tcW w:w="364" w:type="pct"/>
            <w:shd w:val="clear" w:color="auto" w:fill="auto"/>
            <w:noWrap/>
            <w:vAlign w:val="center"/>
          </w:tcPr>
          <w:p w14:paraId="5BA95A54" w14:textId="16745F21" w:rsidR="00C80CC3" w:rsidRPr="00794E4D" w:rsidRDefault="00C80CC3" w:rsidP="000E2554">
            <w:pPr>
              <w:spacing w:after="0" w:line="240" w:lineRule="auto"/>
              <w:jc w:val="right"/>
              <w:rPr>
                <w:rFonts w:cs="Arial"/>
                <w:color w:val="000000"/>
                <w:sz w:val="16"/>
                <w:szCs w:val="16"/>
              </w:rPr>
            </w:pPr>
          </w:p>
        </w:tc>
        <w:tc>
          <w:tcPr>
            <w:tcW w:w="367" w:type="pct"/>
            <w:shd w:val="clear" w:color="auto" w:fill="auto"/>
            <w:noWrap/>
            <w:vAlign w:val="center"/>
          </w:tcPr>
          <w:p w14:paraId="0AFB31B8" w14:textId="277A35F2" w:rsidR="00C80CC3" w:rsidRPr="00794E4D" w:rsidRDefault="00C80CC3" w:rsidP="000E2554">
            <w:pPr>
              <w:spacing w:after="0" w:line="240" w:lineRule="auto"/>
              <w:jc w:val="right"/>
              <w:rPr>
                <w:rFonts w:cs="Arial"/>
                <w:color w:val="000000"/>
                <w:sz w:val="16"/>
                <w:szCs w:val="16"/>
              </w:rPr>
            </w:pPr>
          </w:p>
        </w:tc>
        <w:tc>
          <w:tcPr>
            <w:tcW w:w="389" w:type="pct"/>
            <w:shd w:val="clear" w:color="auto" w:fill="auto"/>
            <w:noWrap/>
            <w:vAlign w:val="center"/>
          </w:tcPr>
          <w:p w14:paraId="61AF1438" w14:textId="2A94BF43" w:rsidR="00C80CC3" w:rsidRPr="00794E4D" w:rsidRDefault="00C80CC3" w:rsidP="000E2554">
            <w:pPr>
              <w:spacing w:after="0" w:line="240" w:lineRule="auto"/>
              <w:jc w:val="right"/>
              <w:rPr>
                <w:rFonts w:cs="Arial"/>
                <w:color w:val="000000"/>
                <w:sz w:val="16"/>
                <w:szCs w:val="16"/>
              </w:rPr>
            </w:pPr>
          </w:p>
        </w:tc>
        <w:tc>
          <w:tcPr>
            <w:tcW w:w="364" w:type="pct"/>
            <w:shd w:val="clear" w:color="auto" w:fill="auto"/>
            <w:noWrap/>
            <w:vAlign w:val="bottom"/>
          </w:tcPr>
          <w:p w14:paraId="14A780E9" w14:textId="3735EB68" w:rsidR="00C80CC3" w:rsidRPr="00794E4D" w:rsidRDefault="00C80CC3" w:rsidP="000E2554">
            <w:pPr>
              <w:spacing w:after="0" w:line="240" w:lineRule="auto"/>
              <w:jc w:val="center"/>
              <w:rPr>
                <w:rFonts w:cs="Arial"/>
                <w:color w:val="000000"/>
                <w:sz w:val="16"/>
                <w:szCs w:val="16"/>
              </w:rPr>
            </w:pPr>
          </w:p>
        </w:tc>
        <w:tc>
          <w:tcPr>
            <w:tcW w:w="364" w:type="pct"/>
            <w:shd w:val="clear" w:color="auto" w:fill="auto"/>
            <w:noWrap/>
            <w:vAlign w:val="bottom"/>
          </w:tcPr>
          <w:p w14:paraId="790938F1" w14:textId="2B2EA327" w:rsidR="00C80CC3" w:rsidRPr="00794E4D" w:rsidRDefault="00C80CC3" w:rsidP="000E2554">
            <w:pPr>
              <w:spacing w:after="0" w:line="240" w:lineRule="auto"/>
              <w:jc w:val="center"/>
              <w:rPr>
                <w:rFonts w:cs="Arial"/>
                <w:color w:val="000000"/>
                <w:sz w:val="16"/>
                <w:szCs w:val="16"/>
              </w:rPr>
            </w:pPr>
          </w:p>
        </w:tc>
        <w:tc>
          <w:tcPr>
            <w:tcW w:w="364" w:type="pct"/>
            <w:shd w:val="clear" w:color="auto" w:fill="auto"/>
            <w:noWrap/>
            <w:vAlign w:val="bottom"/>
          </w:tcPr>
          <w:p w14:paraId="71DA6EA2" w14:textId="58896D30" w:rsidR="00C80CC3" w:rsidRPr="00794E4D" w:rsidRDefault="00C80CC3" w:rsidP="000E2554">
            <w:pPr>
              <w:spacing w:after="0" w:line="240" w:lineRule="auto"/>
              <w:jc w:val="center"/>
              <w:rPr>
                <w:rFonts w:cs="Arial"/>
                <w:color w:val="000000"/>
                <w:sz w:val="16"/>
                <w:szCs w:val="16"/>
              </w:rPr>
            </w:pPr>
          </w:p>
        </w:tc>
        <w:tc>
          <w:tcPr>
            <w:tcW w:w="364" w:type="pct"/>
            <w:shd w:val="clear" w:color="auto" w:fill="auto"/>
            <w:noWrap/>
            <w:vAlign w:val="bottom"/>
          </w:tcPr>
          <w:p w14:paraId="63D32B12" w14:textId="290C50ED" w:rsidR="00C80CC3" w:rsidRPr="00794E4D" w:rsidRDefault="00C80CC3" w:rsidP="000E2554">
            <w:pPr>
              <w:spacing w:after="0" w:line="240" w:lineRule="auto"/>
              <w:jc w:val="center"/>
              <w:rPr>
                <w:rFonts w:cs="Arial"/>
                <w:color w:val="000000"/>
                <w:sz w:val="16"/>
                <w:szCs w:val="16"/>
              </w:rPr>
            </w:pPr>
          </w:p>
        </w:tc>
        <w:tc>
          <w:tcPr>
            <w:tcW w:w="369" w:type="pct"/>
            <w:shd w:val="clear" w:color="auto" w:fill="auto"/>
            <w:noWrap/>
            <w:vAlign w:val="bottom"/>
          </w:tcPr>
          <w:p w14:paraId="372832DF" w14:textId="54D92279" w:rsidR="00C80CC3" w:rsidRPr="00794E4D" w:rsidRDefault="00C80CC3" w:rsidP="000E2554">
            <w:pPr>
              <w:spacing w:after="0" w:line="240" w:lineRule="auto"/>
              <w:jc w:val="center"/>
              <w:rPr>
                <w:rFonts w:cs="Arial"/>
                <w:color w:val="000000"/>
                <w:sz w:val="16"/>
                <w:szCs w:val="16"/>
              </w:rPr>
            </w:pPr>
          </w:p>
        </w:tc>
      </w:tr>
      <w:tr w:rsidR="00C80CC3" w:rsidRPr="00794E4D" w14:paraId="1EC68E5C" w14:textId="77777777" w:rsidTr="006D36BF">
        <w:trPr>
          <w:trHeight w:val="57"/>
        </w:trPr>
        <w:tc>
          <w:tcPr>
            <w:tcW w:w="571" w:type="pct"/>
            <w:shd w:val="clear" w:color="auto" w:fill="auto"/>
            <w:vAlign w:val="center"/>
            <w:hideMark/>
          </w:tcPr>
          <w:p w14:paraId="2245961A" w14:textId="77777777" w:rsidR="00C80CC3" w:rsidRPr="00794E4D" w:rsidRDefault="00C80CC3" w:rsidP="000E2554">
            <w:pPr>
              <w:spacing w:after="0" w:line="240" w:lineRule="auto"/>
              <w:jc w:val="center"/>
              <w:rPr>
                <w:rFonts w:eastAsia="Times New Roman" w:cs="Arial"/>
                <w:color w:val="000000"/>
                <w:sz w:val="16"/>
                <w:szCs w:val="16"/>
              </w:rPr>
            </w:pPr>
            <w:r w:rsidRPr="00794E4D">
              <w:rPr>
                <w:rFonts w:eastAsia="Times New Roman" w:cs="Arial"/>
                <w:color w:val="000000"/>
                <w:sz w:val="16"/>
                <w:szCs w:val="16"/>
              </w:rPr>
              <w:t>8</w:t>
            </w:r>
          </w:p>
        </w:tc>
        <w:tc>
          <w:tcPr>
            <w:tcW w:w="389" w:type="pct"/>
            <w:shd w:val="clear" w:color="auto" w:fill="auto"/>
            <w:noWrap/>
            <w:vAlign w:val="center"/>
          </w:tcPr>
          <w:p w14:paraId="629C30C5" w14:textId="2C81C49D" w:rsidR="00C80CC3" w:rsidRPr="00794E4D" w:rsidRDefault="00C80CC3" w:rsidP="000E2554">
            <w:pPr>
              <w:spacing w:after="0" w:line="240" w:lineRule="auto"/>
              <w:jc w:val="right"/>
              <w:rPr>
                <w:rFonts w:cs="Arial"/>
                <w:color w:val="000000"/>
                <w:sz w:val="16"/>
                <w:szCs w:val="16"/>
              </w:rPr>
            </w:pPr>
          </w:p>
        </w:tc>
        <w:tc>
          <w:tcPr>
            <w:tcW w:w="364" w:type="pct"/>
            <w:shd w:val="clear" w:color="auto" w:fill="auto"/>
            <w:noWrap/>
            <w:vAlign w:val="center"/>
          </w:tcPr>
          <w:p w14:paraId="1D07E0CB" w14:textId="521C8E09" w:rsidR="00C80CC3" w:rsidRPr="00794E4D" w:rsidRDefault="00C80CC3" w:rsidP="000E2554">
            <w:pPr>
              <w:spacing w:after="0" w:line="240" w:lineRule="auto"/>
              <w:jc w:val="right"/>
              <w:rPr>
                <w:rFonts w:cs="Arial"/>
                <w:color w:val="000000"/>
                <w:sz w:val="16"/>
                <w:szCs w:val="16"/>
              </w:rPr>
            </w:pPr>
          </w:p>
        </w:tc>
        <w:tc>
          <w:tcPr>
            <w:tcW w:w="364" w:type="pct"/>
            <w:shd w:val="clear" w:color="auto" w:fill="auto"/>
            <w:noWrap/>
            <w:vAlign w:val="center"/>
          </w:tcPr>
          <w:p w14:paraId="52477C73" w14:textId="6E65CAA8" w:rsidR="00C80CC3" w:rsidRPr="00794E4D" w:rsidRDefault="00C80CC3" w:rsidP="000E2554">
            <w:pPr>
              <w:spacing w:after="0" w:line="240" w:lineRule="auto"/>
              <w:jc w:val="right"/>
              <w:rPr>
                <w:rFonts w:cs="Arial"/>
                <w:color w:val="000000"/>
                <w:sz w:val="16"/>
                <w:szCs w:val="16"/>
              </w:rPr>
            </w:pPr>
          </w:p>
        </w:tc>
        <w:tc>
          <w:tcPr>
            <w:tcW w:w="364" w:type="pct"/>
            <w:shd w:val="clear" w:color="auto" w:fill="auto"/>
            <w:noWrap/>
            <w:vAlign w:val="center"/>
          </w:tcPr>
          <w:p w14:paraId="1B7E242B" w14:textId="10D249CC" w:rsidR="00C80CC3" w:rsidRPr="00794E4D" w:rsidRDefault="00C80CC3" w:rsidP="000E2554">
            <w:pPr>
              <w:spacing w:after="0" w:line="240" w:lineRule="auto"/>
              <w:jc w:val="right"/>
              <w:rPr>
                <w:rFonts w:cs="Arial"/>
                <w:color w:val="000000"/>
                <w:sz w:val="16"/>
                <w:szCs w:val="16"/>
              </w:rPr>
            </w:pPr>
          </w:p>
        </w:tc>
        <w:tc>
          <w:tcPr>
            <w:tcW w:w="364" w:type="pct"/>
            <w:shd w:val="clear" w:color="auto" w:fill="auto"/>
            <w:noWrap/>
            <w:vAlign w:val="center"/>
          </w:tcPr>
          <w:p w14:paraId="513E37AC" w14:textId="45134F34" w:rsidR="00C80CC3" w:rsidRPr="00794E4D" w:rsidRDefault="00C80CC3" w:rsidP="000E2554">
            <w:pPr>
              <w:spacing w:after="0" w:line="240" w:lineRule="auto"/>
              <w:jc w:val="right"/>
              <w:rPr>
                <w:rFonts w:cs="Arial"/>
                <w:color w:val="000000"/>
                <w:sz w:val="16"/>
                <w:szCs w:val="16"/>
              </w:rPr>
            </w:pPr>
          </w:p>
        </w:tc>
        <w:tc>
          <w:tcPr>
            <w:tcW w:w="367" w:type="pct"/>
            <w:shd w:val="clear" w:color="auto" w:fill="auto"/>
            <w:noWrap/>
            <w:vAlign w:val="center"/>
          </w:tcPr>
          <w:p w14:paraId="5AEAA836" w14:textId="059F2321" w:rsidR="00C80CC3" w:rsidRPr="00794E4D" w:rsidRDefault="00C80CC3" w:rsidP="000E2554">
            <w:pPr>
              <w:spacing w:after="0" w:line="240" w:lineRule="auto"/>
              <w:jc w:val="right"/>
              <w:rPr>
                <w:rFonts w:cs="Arial"/>
                <w:color w:val="000000"/>
                <w:sz w:val="16"/>
                <w:szCs w:val="16"/>
              </w:rPr>
            </w:pPr>
          </w:p>
        </w:tc>
        <w:tc>
          <w:tcPr>
            <w:tcW w:w="389" w:type="pct"/>
            <w:shd w:val="clear" w:color="auto" w:fill="auto"/>
            <w:noWrap/>
            <w:vAlign w:val="center"/>
          </w:tcPr>
          <w:p w14:paraId="7743FA94" w14:textId="04492863" w:rsidR="00C80CC3" w:rsidRPr="00794E4D" w:rsidRDefault="00C80CC3" w:rsidP="000E2554">
            <w:pPr>
              <w:spacing w:after="0" w:line="240" w:lineRule="auto"/>
              <w:jc w:val="right"/>
              <w:rPr>
                <w:rFonts w:cs="Arial"/>
                <w:color w:val="000000"/>
                <w:sz w:val="16"/>
                <w:szCs w:val="16"/>
              </w:rPr>
            </w:pPr>
          </w:p>
        </w:tc>
        <w:tc>
          <w:tcPr>
            <w:tcW w:w="364" w:type="pct"/>
            <w:shd w:val="clear" w:color="auto" w:fill="auto"/>
            <w:noWrap/>
            <w:vAlign w:val="bottom"/>
          </w:tcPr>
          <w:p w14:paraId="05F0ED3D" w14:textId="4335DC17" w:rsidR="00C80CC3" w:rsidRPr="00794E4D" w:rsidRDefault="00C80CC3" w:rsidP="000E2554">
            <w:pPr>
              <w:spacing w:after="0" w:line="240" w:lineRule="auto"/>
              <w:jc w:val="center"/>
              <w:rPr>
                <w:rFonts w:cs="Arial"/>
                <w:color w:val="000000"/>
                <w:sz w:val="16"/>
                <w:szCs w:val="16"/>
              </w:rPr>
            </w:pPr>
          </w:p>
        </w:tc>
        <w:tc>
          <w:tcPr>
            <w:tcW w:w="364" w:type="pct"/>
            <w:shd w:val="clear" w:color="auto" w:fill="auto"/>
            <w:noWrap/>
            <w:vAlign w:val="bottom"/>
          </w:tcPr>
          <w:p w14:paraId="06C9FF2D" w14:textId="0DBA6809" w:rsidR="00C80CC3" w:rsidRPr="00794E4D" w:rsidRDefault="00C80CC3" w:rsidP="000E2554">
            <w:pPr>
              <w:spacing w:after="0" w:line="240" w:lineRule="auto"/>
              <w:jc w:val="center"/>
              <w:rPr>
                <w:rFonts w:cs="Arial"/>
                <w:color w:val="000000"/>
                <w:sz w:val="16"/>
                <w:szCs w:val="16"/>
              </w:rPr>
            </w:pPr>
          </w:p>
        </w:tc>
        <w:tc>
          <w:tcPr>
            <w:tcW w:w="364" w:type="pct"/>
            <w:shd w:val="clear" w:color="auto" w:fill="auto"/>
            <w:noWrap/>
            <w:vAlign w:val="bottom"/>
          </w:tcPr>
          <w:p w14:paraId="0E4F15CD" w14:textId="5ED43321" w:rsidR="00C80CC3" w:rsidRPr="00794E4D" w:rsidRDefault="00C80CC3" w:rsidP="000E2554">
            <w:pPr>
              <w:spacing w:after="0" w:line="240" w:lineRule="auto"/>
              <w:jc w:val="center"/>
              <w:rPr>
                <w:rFonts w:cs="Arial"/>
                <w:color w:val="000000"/>
                <w:sz w:val="16"/>
                <w:szCs w:val="16"/>
              </w:rPr>
            </w:pPr>
          </w:p>
        </w:tc>
        <w:tc>
          <w:tcPr>
            <w:tcW w:w="364" w:type="pct"/>
            <w:shd w:val="clear" w:color="auto" w:fill="auto"/>
            <w:noWrap/>
            <w:vAlign w:val="bottom"/>
          </w:tcPr>
          <w:p w14:paraId="0B0412A6" w14:textId="462043C2" w:rsidR="00C80CC3" w:rsidRPr="00794E4D" w:rsidRDefault="00C80CC3" w:rsidP="000E2554">
            <w:pPr>
              <w:spacing w:after="0" w:line="240" w:lineRule="auto"/>
              <w:jc w:val="center"/>
              <w:rPr>
                <w:rFonts w:cs="Arial"/>
                <w:color w:val="000000"/>
                <w:sz w:val="16"/>
                <w:szCs w:val="16"/>
              </w:rPr>
            </w:pPr>
          </w:p>
        </w:tc>
        <w:tc>
          <w:tcPr>
            <w:tcW w:w="369" w:type="pct"/>
            <w:shd w:val="clear" w:color="auto" w:fill="auto"/>
            <w:noWrap/>
            <w:vAlign w:val="bottom"/>
          </w:tcPr>
          <w:p w14:paraId="364C0E1F" w14:textId="6EDD9815" w:rsidR="00C80CC3" w:rsidRPr="00794E4D" w:rsidRDefault="00C80CC3" w:rsidP="000E2554">
            <w:pPr>
              <w:spacing w:after="0" w:line="240" w:lineRule="auto"/>
              <w:jc w:val="center"/>
              <w:rPr>
                <w:rFonts w:cs="Arial"/>
                <w:color w:val="000000"/>
                <w:sz w:val="16"/>
                <w:szCs w:val="16"/>
              </w:rPr>
            </w:pPr>
          </w:p>
        </w:tc>
      </w:tr>
    </w:tbl>
    <w:p w14:paraId="4BABD306" w14:textId="77777777" w:rsidR="009119D0" w:rsidRDefault="009119D0" w:rsidP="00C80CC3">
      <w:pPr>
        <w:pStyle w:val="Caption"/>
        <w:rPr>
          <w:rFonts w:cs="Arial"/>
        </w:rPr>
      </w:pPr>
    </w:p>
    <w:p w14:paraId="425023C2" w14:textId="77777777" w:rsidR="00C80CC3" w:rsidRPr="00794E4D" w:rsidRDefault="00C80CC3" w:rsidP="00C80CC3">
      <w:pPr>
        <w:pStyle w:val="Caption"/>
        <w:rPr>
          <w:rFonts w:cs="Arial"/>
        </w:rPr>
      </w:pPr>
      <w:r w:rsidRPr="00794E4D">
        <w:rPr>
          <w:rFonts w:cs="Arial"/>
        </w:rPr>
        <w:t xml:space="preserve">Table </w:t>
      </w:r>
      <w:r w:rsidRPr="00794E4D">
        <w:rPr>
          <w:rFonts w:cs="Arial"/>
        </w:rPr>
        <w:fldChar w:fldCharType="begin"/>
      </w:r>
      <w:r w:rsidRPr="00794E4D">
        <w:rPr>
          <w:rFonts w:cs="Arial"/>
        </w:rPr>
        <w:instrText xml:space="preserve"> SEQ Table \</w:instrText>
      </w:r>
      <w:r w:rsidRPr="00794E4D">
        <w:rPr>
          <w:rFonts w:cs="Arial"/>
          <w:bCs/>
          <w:cs/>
        </w:rPr>
        <w:instrText xml:space="preserve">* </w:instrText>
      </w:r>
      <w:r w:rsidRPr="00794E4D">
        <w:rPr>
          <w:rFonts w:cs="Arial"/>
        </w:rPr>
        <w:instrText xml:space="preserve">ARABIC </w:instrText>
      </w:r>
      <w:r w:rsidRPr="00794E4D">
        <w:rPr>
          <w:rFonts w:cs="Arial"/>
        </w:rPr>
        <w:fldChar w:fldCharType="separate"/>
      </w:r>
      <w:r w:rsidR="00CC7D55">
        <w:rPr>
          <w:rFonts w:cs="Arial"/>
          <w:noProof/>
        </w:rPr>
        <w:t>16</w:t>
      </w:r>
      <w:r w:rsidRPr="00794E4D">
        <w:rPr>
          <w:rFonts w:cs="Arial"/>
        </w:rPr>
        <w:fldChar w:fldCharType="end"/>
      </w:r>
      <w:r w:rsidRPr="00794E4D">
        <w:rPr>
          <w:rFonts w:cs="Arial"/>
        </w:rPr>
        <w:t>, Cumulative default rate</w:t>
      </w:r>
      <w:r w:rsidRPr="00794E4D">
        <w:rPr>
          <w:rFonts w:cs="Arial"/>
          <w:bCs/>
          <w:cs/>
        </w:rPr>
        <w:t xml:space="preserve">: </w:t>
      </w:r>
      <w:r w:rsidRPr="00794E4D">
        <w:rPr>
          <w:rFonts w:cs="Arial"/>
        </w:rPr>
        <w:t>actual vs</w:t>
      </w:r>
      <w:r w:rsidRPr="00794E4D">
        <w:rPr>
          <w:rFonts w:cs="Arial"/>
          <w:bCs/>
          <w:cs/>
        </w:rPr>
        <w:t xml:space="preserve">. </w:t>
      </w:r>
      <w:r w:rsidRPr="00794E4D">
        <w:rPr>
          <w:rFonts w:cs="Arial"/>
        </w:rPr>
        <w:t>model</w:t>
      </w:r>
    </w:p>
    <w:p w14:paraId="17789622" w14:textId="6D54DB48" w:rsidR="00C80CC3" w:rsidRDefault="006D36BF" w:rsidP="006D36BF">
      <w:pPr>
        <w:jc w:val="center"/>
        <w:rPr>
          <w:rFonts w:cs="Arial"/>
        </w:rPr>
      </w:pPr>
      <w:r>
        <w:rPr>
          <w:noProof/>
        </w:rPr>
        <w:drawing>
          <wp:inline distT="0" distB="0" distL="0" distR="0" wp14:anchorId="6B6D426E" wp14:editId="5B1A1F2B">
            <wp:extent cx="5862694" cy="1451894"/>
            <wp:effectExtent l="0" t="0" r="508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862694" cy="1451894"/>
                    </a:xfrm>
                    <a:prstGeom prst="rect">
                      <a:avLst/>
                    </a:prstGeom>
                  </pic:spPr>
                </pic:pic>
              </a:graphicData>
            </a:graphic>
          </wp:inline>
        </w:drawing>
      </w:r>
    </w:p>
    <w:p w14:paraId="6F20ED3D" w14:textId="4F272B20" w:rsidR="006D36BF" w:rsidRDefault="006D36BF" w:rsidP="006D36BF">
      <w:pPr>
        <w:jc w:val="center"/>
        <w:rPr>
          <w:rFonts w:cs="Arial"/>
        </w:rPr>
      </w:pPr>
      <w:r>
        <w:rPr>
          <w:noProof/>
        </w:rPr>
        <w:drawing>
          <wp:inline distT="0" distB="0" distL="0" distR="0" wp14:anchorId="2CAE4BE2" wp14:editId="500497EE">
            <wp:extent cx="5922335" cy="1456541"/>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22915" cy="1456684"/>
                    </a:xfrm>
                    <a:prstGeom prst="rect">
                      <a:avLst/>
                    </a:prstGeom>
                  </pic:spPr>
                </pic:pic>
              </a:graphicData>
            </a:graphic>
          </wp:inline>
        </w:drawing>
      </w:r>
    </w:p>
    <w:p w14:paraId="1F51B729" w14:textId="11395BD3" w:rsidR="006D36BF" w:rsidRDefault="006D36BF" w:rsidP="006D36BF">
      <w:pPr>
        <w:jc w:val="center"/>
        <w:rPr>
          <w:rFonts w:cs="Arial"/>
        </w:rPr>
      </w:pPr>
      <w:r>
        <w:rPr>
          <w:noProof/>
        </w:rPr>
        <w:drawing>
          <wp:inline distT="0" distB="0" distL="0" distR="0" wp14:anchorId="60845DD4" wp14:editId="5876DD68">
            <wp:extent cx="4242391" cy="1608127"/>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245212" cy="1609196"/>
                    </a:xfrm>
                    <a:prstGeom prst="rect">
                      <a:avLst/>
                    </a:prstGeom>
                  </pic:spPr>
                </pic:pic>
              </a:graphicData>
            </a:graphic>
          </wp:inline>
        </w:drawing>
      </w:r>
    </w:p>
    <w:p w14:paraId="089780F9" w14:textId="77777777" w:rsidR="006D36BF" w:rsidRDefault="006D36BF" w:rsidP="006D36BF">
      <w:pPr>
        <w:jc w:val="center"/>
        <w:rPr>
          <w:rFonts w:cs="Arial"/>
        </w:rPr>
      </w:pPr>
    </w:p>
    <w:p w14:paraId="373B85BB" w14:textId="77777777" w:rsidR="006D36BF" w:rsidRPr="00794E4D" w:rsidRDefault="006D36BF" w:rsidP="006D36BF">
      <w:pPr>
        <w:jc w:val="center"/>
        <w:rPr>
          <w:rFonts w:cs="Arial"/>
        </w:rPr>
      </w:pPr>
    </w:p>
    <w:p w14:paraId="082442DD" w14:textId="77777777" w:rsidR="00C80CC3" w:rsidRPr="00794E4D" w:rsidRDefault="00C80CC3" w:rsidP="00C80CC3">
      <w:pPr>
        <w:pStyle w:val="Heading3"/>
        <w:numPr>
          <w:ilvl w:val="2"/>
          <w:numId w:val="2"/>
        </w:numPr>
        <w:rPr>
          <w:rFonts w:cs="Arial"/>
        </w:rPr>
      </w:pPr>
      <w:r w:rsidRPr="00794E4D">
        <w:rPr>
          <w:rFonts w:cs="Arial"/>
        </w:rPr>
        <w:lastRenderedPageBreak/>
        <w:t>Conversion from TTC to PIT PD</w:t>
      </w:r>
    </w:p>
    <w:p w14:paraId="7225C7B6" w14:textId="77777777" w:rsidR="00C80CC3" w:rsidRPr="00794E4D" w:rsidRDefault="00C80CC3" w:rsidP="00C80CC3">
      <w:pPr>
        <w:rPr>
          <w:rFonts w:cs="Arial"/>
          <w:szCs w:val="22"/>
        </w:rPr>
      </w:pPr>
      <w:r w:rsidRPr="00794E4D">
        <w:rPr>
          <w:rFonts w:cs="Arial"/>
        </w:rPr>
        <w:t>In this section, we will explain how to convert TTC PD obtained from the previous steps</w:t>
      </w:r>
      <w:r w:rsidRPr="00794E4D">
        <w:rPr>
          <w:rFonts w:cs="Arial"/>
          <w:szCs w:val="22"/>
          <w:cs/>
        </w:rPr>
        <w:t xml:space="preserve"> </w:t>
      </w:r>
      <w:r w:rsidRPr="00794E4D">
        <w:rPr>
          <w:rFonts w:cs="Arial"/>
        </w:rPr>
        <w:t>to PIT PD via the Vasicek equation</w:t>
      </w:r>
      <w:r w:rsidRPr="00794E4D">
        <w:rPr>
          <w:rFonts w:cs="Arial"/>
          <w:szCs w:val="22"/>
          <w:cs/>
        </w:rPr>
        <w:t xml:space="preserve">. </w:t>
      </w:r>
      <w:r w:rsidRPr="00794E4D">
        <w:rPr>
          <w:rFonts w:cs="Arial"/>
        </w:rPr>
        <w:t xml:space="preserve">There are 2 components namely </w:t>
      </w:r>
      <w:proofErr w:type="gramStart"/>
      <w:r w:rsidRPr="00794E4D">
        <w:rPr>
          <w:rFonts w:cs="Arial"/>
        </w:rPr>
        <w:t xml:space="preserve">the </w:t>
      </w:r>
      <m:oMath>
        <m:r>
          <w:rPr>
            <w:rFonts w:ascii="Cambria Math" w:hAnsi="Cambria Math" w:cs="Cambria Math" w:hint="cs"/>
            <w:szCs w:val="22"/>
            <w:cs/>
          </w:rPr>
          <m:t>CA</m:t>
        </m:r>
        <m:sSub>
          <m:sSubPr>
            <m:ctrlPr>
              <w:rPr>
                <w:rFonts w:ascii="Cambria Math" w:eastAsiaTheme="minorEastAsia" w:hAnsi="Cambria Math" w:cs="Arial"/>
                <w:i/>
              </w:rPr>
            </m:ctrlPr>
          </m:sSubPr>
          <m:e>
            <m:r>
              <w:rPr>
                <w:rFonts w:ascii="Cambria Math" w:hAnsi="Cambria Math" w:cs="Cambria Math" w:hint="cs"/>
                <w:szCs w:val="22"/>
                <w:cs/>
              </w:rPr>
              <m:t>F</m:t>
            </m:r>
            <m:ctrlPr>
              <w:rPr>
                <w:rFonts w:ascii="Cambria Math" w:hAnsi="Cambria Math" w:cs="Arial"/>
                <w:i/>
              </w:rPr>
            </m:ctrlPr>
          </m:e>
          <m:sub>
            <m:r>
              <w:rPr>
                <w:rFonts w:ascii="Cambria Math" w:eastAsiaTheme="minorEastAsia" w:hAnsi="Cambria Math" w:cs="Cambria Math" w:hint="cs"/>
                <w:szCs w:val="22"/>
                <w:cs/>
              </w:rPr>
              <m:t>t</m:t>
            </m:r>
          </m:sub>
        </m:sSub>
      </m:oMath>
      <w:r w:rsidRPr="00794E4D">
        <w:rPr>
          <w:rFonts w:cs="Arial"/>
        </w:rPr>
        <w:t xml:space="preserve"> and</w:t>
      </w:r>
      <w:proofErr w:type="gramEnd"/>
      <w:r w:rsidRPr="00794E4D">
        <w:rPr>
          <w:rFonts w:cs="Arial"/>
        </w:rPr>
        <w:t xml:space="preserve"> </w:t>
      </w:r>
      <m:oMath>
        <m:sSup>
          <m:sSupPr>
            <m:ctrlPr>
              <w:rPr>
                <w:rFonts w:ascii="Cambria Math" w:hAnsi="Cambria Math" w:cs="Arial"/>
                <w:i/>
              </w:rPr>
            </m:ctrlPr>
          </m:sSupPr>
          <m:e>
            <m:r>
              <w:rPr>
                <w:rFonts w:ascii="Cambria Math" w:hAnsi="Cambria Math" w:cs="Cambria Math" w:hint="cs"/>
                <w:szCs w:val="22"/>
                <w:cs/>
              </w:rPr>
              <m:t>r</m:t>
            </m:r>
          </m:e>
          <m:sup>
            <m:r>
              <w:rPr>
                <w:rFonts w:ascii="Cambria Math" w:hAnsi="Cambria Math" w:cs="Arial"/>
              </w:rPr>
              <m:t>2</m:t>
            </m:r>
          </m:sup>
        </m:sSup>
      </m:oMath>
      <w:r w:rsidRPr="00794E4D">
        <w:rPr>
          <w:rFonts w:cs="Arial"/>
          <w:szCs w:val="22"/>
          <w:cs/>
        </w:rPr>
        <w:t xml:space="preserve"> </w:t>
      </w:r>
      <w:r w:rsidRPr="00794E4D">
        <w:rPr>
          <w:rFonts w:cs="Arial"/>
        </w:rPr>
        <w:t>that would need to be identified</w:t>
      </w:r>
      <w:r w:rsidRPr="00794E4D">
        <w:rPr>
          <w:rFonts w:cs="Arial"/>
          <w:szCs w:val="22"/>
          <w:cs/>
        </w:rPr>
        <w:t xml:space="preserve">. </w:t>
      </w:r>
      <w:r w:rsidRPr="00794E4D">
        <w:rPr>
          <w:rFonts w:cs="Arial"/>
          <w:szCs w:val="22"/>
        </w:rPr>
        <w:t>W</w:t>
      </w:r>
      <w:r w:rsidRPr="00794E4D">
        <w:rPr>
          <w:rFonts w:cs="Arial"/>
        </w:rPr>
        <w:t>e suspect that the default rate of customer in each occupation segment i</w:t>
      </w:r>
      <w:r w:rsidRPr="00794E4D">
        <w:rPr>
          <w:rFonts w:cs="Arial"/>
          <w:szCs w:val="22"/>
          <w:cs/>
        </w:rPr>
        <w:t>.</w:t>
      </w:r>
      <w:r w:rsidRPr="00794E4D">
        <w:rPr>
          <w:rFonts w:cs="Arial"/>
        </w:rPr>
        <w:t>e</w:t>
      </w:r>
      <w:r w:rsidRPr="00794E4D">
        <w:rPr>
          <w:rFonts w:cs="Arial"/>
          <w:szCs w:val="22"/>
          <w:cs/>
        </w:rPr>
        <w:t xml:space="preserve">. </w:t>
      </w:r>
      <w:r w:rsidRPr="00794E4D">
        <w:rPr>
          <w:rFonts w:cs="Arial"/>
        </w:rPr>
        <w:t>salary earner and entrepreneur of the customer may have different relationship with macro variables</w:t>
      </w:r>
      <w:r w:rsidRPr="00794E4D">
        <w:rPr>
          <w:rFonts w:cs="Arial"/>
          <w:szCs w:val="22"/>
          <w:cs/>
        </w:rPr>
        <w:t xml:space="preserve">. </w:t>
      </w:r>
      <w:r w:rsidRPr="00794E4D">
        <w:rPr>
          <w:rFonts w:cs="Arial"/>
        </w:rPr>
        <w:t>We segmented our samples into two group based on occupation</w:t>
      </w:r>
      <w:r w:rsidRPr="00794E4D">
        <w:rPr>
          <w:rFonts w:cs="Arial"/>
          <w:szCs w:val="22"/>
          <w:cs/>
        </w:rPr>
        <w:t xml:space="preserve">. </w:t>
      </w:r>
      <w:r w:rsidRPr="00794E4D">
        <w:rPr>
          <w:rFonts w:cs="Arial"/>
        </w:rPr>
        <w:t>The definition of occupation is grouped as</w:t>
      </w:r>
      <w:r w:rsidRPr="00794E4D">
        <w:rPr>
          <w:rFonts w:cs="Arial"/>
          <w:szCs w:val="22"/>
          <w:cs/>
        </w:rPr>
        <w:t xml:space="preserve"> </w:t>
      </w:r>
      <w:r w:rsidRPr="00794E4D">
        <w:rPr>
          <w:rFonts w:cs="Arial"/>
        </w:rPr>
        <w:t>follow</w:t>
      </w:r>
      <w:r w:rsidRPr="00794E4D">
        <w:rPr>
          <w:rFonts w:cs="Arial"/>
          <w:szCs w:val="22"/>
          <w:cs/>
        </w:rPr>
        <w:t xml:space="preserve">: </w:t>
      </w:r>
      <w:r w:rsidRPr="00794E4D">
        <w:rPr>
          <w:rFonts w:cs="Arial"/>
        </w:rPr>
        <w:t>entrepreneur and freelance are flagged as “Entrepreneur”</w:t>
      </w:r>
      <w:proofErr w:type="gramStart"/>
      <w:r w:rsidRPr="00794E4D">
        <w:rPr>
          <w:rFonts w:cs="Arial"/>
        </w:rPr>
        <w:t>,</w:t>
      </w:r>
      <w:proofErr w:type="gramEnd"/>
      <w:r w:rsidRPr="00794E4D">
        <w:rPr>
          <w:rFonts w:cs="Arial"/>
        </w:rPr>
        <w:t xml:space="preserve"> otherwise they are “Salary Earner”</w:t>
      </w:r>
      <w:r w:rsidRPr="00794E4D">
        <w:rPr>
          <w:rFonts w:cs="Arial"/>
          <w:szCs w:val="22"/>
          <w:cs/>
        </w:rPr>
        <w:t xml:space="preserve">. </w:t>
      </w:r>
    </w:p>
    <w:p w14:paraId="2E6B907F" w14:textId="77777777" w:rsidR="00C80CC3" w:rsidRPr="00794E4D" w:rsidRDefault="00C80CC3" w:rsidP="00C80CC3">
      <w:pPr>
        <w:rPr>
          <w:rFonts w:cs="Arial"/>
        </w:rPr>
      </w:pPr>
      <w:r w:rsidRPr="00794E4D">
        <w:rPr>
          <w:rFonts w:cs="Arial"/>
        </w:rPr>
        <w:t>The data preparation is to identify which macro variable is suited for each sub</w:t>
      </w:r>
      <w:r w:rsidRPr="00794E4D">
        <w:rPr>
          <w:rFonts w:cs="Arial"/>
          <w:szCs w:val="22"/>
          <w:cs/>
        </w:rPr>
        <w:t>-</w:t>
      </w:r>
      <w:r w:rsidRPr="00794E4D">
        <w:rPr>
          <w:rFonts w:cs="Arial"/>
        </w:rPr>
        <w:t>segmentation and it can be generated by seeking the relationship between actual default and macro</w:t>
      </w:r>
      <w:r w:rsidRPr="00794E4D">
        <w:rPr>
          <w:rFonts w:cs="Arial"/>
          <w:szCs w:val="22"/>
          <w:cs/>
        </w:rPr>
        <w:t>-</w:t>
      </w:r>
      <w:r w:rsidRPr="00794E4D">
        <w:rPr>
          <w:rFonts w:cs="Arial"/>
        </w:rPr>
        <w:t>economic index via R programming</w:t>
      </w:r>
      <w:r w:rsidRPr="00794E4D">
        <w:rPr>
          <w:rFonts w:cs="Arial"/>
          <w:szCs w:val="22"/>
          <w:cs/>
        </w:rPr>
        <w:t xml:space="preserve">. </w:t>
      </w:r>
      <w:r w:rsidRPr="00794E4D">
        <w:rPr>
          <w:rFonts w:cs="Arial"/>
        </w:rPr>
        <w:t>Specifically, the observation period is quarterly from Jan</w:t>
      </w:r>
      <w:r w:rsidRPr="00794E4D">
        <w:rPr>
          <w:rFonts w:cs="Arial"/>
          <w:szCs w:val="22"/>
          <w:cs/>
        </w:rPr>
        <w:t>-</w:t>
      </w:r>
      <w:r w:rsidRPr="00794E4D">
        <w:rPr>
          <w:rFonts w:cs="Arial"/>
        </w:rPr>
        <w:t>2012 to April</w:t>
      </w:r>
      <w:r w:rsidRPr="00794E4D">
        <w:rPr>
          <w:rFonts w:cs="Arial"/>
          <w:szCs w:val="22"/>
          <w:cs/>
        </w:rPr>
        <w:t>-</w:t>
      </w:r>
      <w:r w:rsidRPr="00794E4D">
        <w:rPr>
          <w:rFonts w:cs="Arial"/>
        </w:rPr>
        <w:t>2016 and the performance period is 1 year sliding window from Jan</w:t>
      </w:r>
      <w:r w:rsidRPr="00794E4D">
        <w:rPr>
          <w:rFonts w:cs="Arial"/>
          <w:szCs w:val="22"/>
          <w:cs/>
        </w:rPr>
        <w:t>-</w:t>
      </w:r>
      <w:r w:rsidRPr="00794E4D">
        <w:rPr>
          <w:rFonts w:cs="Arial"/>
        </w:rPr>
        <w:t>2013 to April</w:t>
      </w:r>
      <w:r w:rsidRPr="00794E4D">
        <w:rPr>
          <w:rFonts w:cs="Arial"/>
          <w:szCs w:val="22"/>
          <w:cs/>
        </w:rPr>
        <w:t>-</w:t>
      </w:r>
      <w:r w:rsidRPr="00794E4D">
        <w:rPr>
          <w:rFonts w:cs="Arial"/>
        </w:rPr>
        <w:t>2017</w:t>
      </w:r>
      <w:r w:rsidRPr="00794E4D">
        <w:rPr>
          <w:rFonts w:cs="Arial"/>
          <w:szCs w:val="22"/>
          <w:cs/>
        </w:rPr>
        <w:t xml:space="preserve">. </w:t>
      </w:r>
      <w:r w:rsidRPr="00794E4D">
        <w:rPr>
          <w:rFonts w:cs="Arial"/>
        </w:rPr>
        <w:t>The good and bad definition is exactly the same as curve fitting in Non</w:t>
      </w:r>
      <w:r w:rsidRPr="00794E4D">
        <w:rPr>
          <w:rFonts w:cs="Arial"/>
          <w:szCs w:val="22"/>
          <w:cs/>
        </w:rPr>
        <w:t>-</w:t>
      </w:r>
      <w:r w:rsidRPr="00794E4D">
        <w:rPr>
          <w:rFonts w:cs="Arial"/>
        </w:rPr>
        <w:t>homogenous section</w:t>
      </w:r>
      <w:r w:rsidRPr="00794E4D">
        <w:rPr>
          <w:rFonts w:cs="Arial"/>
          <w:szCs w:val="22"/>
          <w:cs/>
        </w:rPr>
        <w:t xml:space="preserve">. </w:t>
      </w:r>
    </w:p>
    <w:p w14:paraId="6F9329E2" w14:textId="77777777" w:rsidR="00C80CC3" w:rsidRPr="00794E4D" w:rsidRDefault="00C80CC3" w:rsidP="00C80CC3">
      <w:pPr>
        <w:rPr>
          <w:rFonts w:cs="Arial"/>
          <w:szCs w:val="22"/>
        </w:rPr>
      </w:pPr>
      <w:r w:rsidRPr="00794E4D">
        <w:rPr>
          <w:rFonts w:cs="Arial"/>
        </w:rPr>
        <w:t>The historical macro variable index is based on the Bank’s internal organization research or “K</w:t>
      </w:r>
      <w:r w:rsidRPr="00794E4D">
        <w:rPr>
          <w:rFonts w:cs="Arial"/>
          <w:szCs w:val="22"/>
          <w:cs/>
        </w:rPr>
        <w:t>-</w:t>
      </w:r>
      <w:r w:rsidRPr="00794E4D">
        <w:rPr>
          <w:rFonts w:cs="Arial"/>
        </w:rPr>
        <w:t>Research”</w:t>
      </w:r>
      <w:r w:rsidRPr="00794E4D">
        <w:rPr>
          <w:rFonts w:cs="Arial"/>
          <w:szCs w:val="22"/>
          <w:cs/>
        </w:rPr>
        <w:t>.</w:t>
      </w:r>
      <w:r w:rsidRPr="00794E4D">
        <w:rPr>
          <w:rFonts w:cs="Arial"/>
        </w:rPr>
        <w:t xml:space="preserve"> Since PIT PD is a forward</w:t>
      </w:r>
      <w:r w:rsidRPr="00794E4D">
        <w:rPr>
          <w:rFonts w:cs="Arial"/>
          <w:szCs w:val="22"/>
          <w:cs/>
        </w:rPr>
        <w:t>-</w:t>
      </w:r>
      <w:r w:rsidRPr="00794E4D">
        <w:rPr>
          <w:rFonts w:cs="Arial"/>
        </w:rPr>
        <w:t>looking concept then the point of macro</w:t>
      </w:r>
      <w:r w:rsidRPr="00794E4D">
        <w:rPr>
          <w:rFonts w:cs="Arial"/>
          <w:szCs w:val="22"/>
          <w:cs/>
        </w:rPr>
        <w:t>-</w:t>
      </w:r>
      <w:r w:rsidRPr="00794E4D">
        <w:rPr>
          <w:rFonts w:cs="Arial"/>
        </w:rPr>
        <w:t>economic index will be the next 12 months from observation point</w:t>
      </w:r>
      <w:r w:rsidRPr="00794E4D">
        <w:rPr>
          <w:rFonts w:cs="Arial"/>
          <w:szCs w:val="22"/>
          <w:cs/>
        </w:rPr>
        <w:t xml:space="preserve">. </w:t>
      </w:r>
      <w:r w:rsidRPr="00794E4D">
        <w:rPr>
          <w:rFonts w:cs="Arial"/>
        </w:rPr>
        <w:t xml:space="preserve"> The greater detail is shown as the following table</w:t>
      </w:r>
      <w:r w:rsidRPr="00794E4D">
        <w:rPr>
          <w:rFonts w:cs="Arial"/>
          <w:szCs w:val="22"/>
          <w:cs/>
        </w:rPr>
        <w:t>:</w:t>
      </w:r>
    </w:p>
    <w:tbl>
      <w:tblPr>
        <w:tblStyle w:val="LightList-Accent1"/>
        <w:tblW w:w="0" w:type="auto"/>
        <w:jc w:val="center"/>
        <w:tblLook w:val="04A0" w:firstRow="1" w:lastRow="0" w:firstColumn="1" w:lastColumn="0" w:noHBand="0" w:noVBand="1"/>
      </w:tblPr>
      <w:tblGrid>
        <w:gridCol w:w="675"/>
        <w:gridCol w:w="2295"/>
        <w:gridCol w:w="6272"/>
      </w:tblGrid>
      <w:tr w:rsidR="00C80CC3" w:rsidRPr="00794E4D" w14:paraId="2D90899A" w14:textId="77777777" w:rsidTr="009119D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5" w:type="dxa"/>
          </w:tcPr>
          <w:p w14:paraId="7BBAA375" w14:textId="77777777" w:rsidR="00C80CC3" w:rsidRPr="00794E4D" w:rsidRDefault="00C80CC3" w:rsidP="000E2554">
            <w:pPr>
              <w:jc w:val="center"/>
              <w:rPr>
                <w:rFonts w:cs="Arial"/>
                <w:b w:val="0"/>
                <w:bCs w:val="0"/>
                <w:sz w:val="16"/>
                <w:szCs w:val="16"/>
              </w:rPr>
            </w:pPr>
            <w:r w:rsidRPr="00794E4D">
              <w:rPr>
                <w:rFonts w:cs="Arial"/>
                <w:sz w:val="16"/>
                <w:szCs w:val="16"/>
              </w:rPr>
              <w:t>No</w:t>
            </w:r>
            <w:r w:rsidRPr="00794E4D">
              <w:rPr>
                <w:rFonts w:cs="Arial"/>
                <w:sz w:val="16"/>
                <w:szCs w:val="16"/>
                <w:cs/>
              </w:rPr>
              <w:t>.</w:t>
            </w:r>
          </w:p>
        </w:tc>
        <w:tc>
          <w:tcPr>
            <w:tcW w:w="2295" w:type="dxa"/>
          </w:tcPr>
          <w:p w14:paraId="421DB01F" w14:textId="77777777" w:rsidR="00C80CC3" w:rsidRPr="00794E4D" w:rsidRDefault="00C80CC3" w:rsidP="000E2554">
            <w:pPr>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794E4D">
              <w:rPr>
                <w:rFonts w:cs="Arial"/>
                <w:sz w:val="16"/>
                <w:szCs w:val="16"/>
              </w:rPr>
              <w:t>Name</w:t>
            </w:r>
          </w:p>
        </w:tc>
        <w:tc>
          <w:tcPr>
            <w:tcW w:w="6272" w:type="dxa"/>
          </w:tcPr>
          <w:p w14:paraId="07FA6F67" w14:textId="77777777" w:rsidR="00C80CC3" w:rsidRPr="00794E4D" w:rsidRDefault="00C80CC3" w:rsidP="000E2554">
            <w:pPr>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794E4D">
              <w:rPr>
                <w:rFonts w:cs="Arial"/>
                <w:sz w:val="16"/>
                <w:szCs w:val="16"/>
              </w:rPr>
              <w:t>Description</w:t>
            </w:r>
          </w:p>
        </w:tc>
      </w:tr>
      <w:tr w:rsidR="00C80CC3" w:rsidRPr="00794E4D" w14:paraId="6910F3C6" w14:textId="77777777" w:rsidTr="009119D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5" w:type="dxa"/>
          </w:tcPr>
          <w:p w14:paraId="1CFBA1DA" w14:textId="77777777" w:rsidR="00C80CC3" w:rsidRPr="00794E4D" w:rsidRDefault="00C80CC3" w:rsidP="000E2554">
            <w:pPr>
              <w:rPr>
                <w:rFonts w:cs="Arial"/>
                <w:sz w:val="16"/>
                <w:szCs w:val="16"/>
              </w:rPr>
            </w:pPr>
            <w:r w:rsidRPr="00794E4D">
              <w:rPr>
                <w:rFonts w:cs="Arial"/>
                <w:sz w:val="16"/>
                <w:szCs w:val="16"/>
              </w:rPr>
              <w:t>1</w:t>
            </w:r>
            <w:r w:rsidRPr="00794E4D">
              <w:rPr>
                <w:rFonts w:cs="Arial"/>
                <w:sz w:val="16"/>
                <w:szCs w:val="16"/>
                <w:cs/>
              </w:rPr>
              <w:t>.</w:t>
            </w:r>
          </w:p>
        </w:tc>
        <w:tc>
          <w:tcPr>
            <w:tcW w:w="2295" w:type="dxa"/>
          </w:tcPr>
          <w:p w14:paraId="7C7CF7EA" w14:textId="77777777" w:rsidR="00C80CC3" w:rsidRPr="00794E4D" w:rsidRDefault="00C80CC3" w:rsidP="000E2554">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794E4D">
              <w:rPr>
                <w:rFonts w:cs="Arial"/>
                <w:sz w:val="16"/>
                <w:szCs w:val="16"/>
              </w:rPr>
              <w:t>Date</w:t>
            </w:r>
          </w:p>
        </w:tc>
        <w:tc>
          <w:tcPr>
            <w:tcW w:w="6272" w:type="dxa"/>
          </w:tcPr>
          <w:p w14:paraId="613FD666" w14:textId="77777777" w:rsidR="00C80CC3" w:rsidRPr="00794E4D" w:rsidRDefault="00C80CC3" w:rsidP="000E2554">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794E4D">
              <w:rPr>
                <w:rFonts w:cs="Arial"/>
                <w:sz w:val="16"/>
                <w:szCs w:val="16"/>
              </w:rPr>
              <w:t xml:space="preserve">Data monthly as of observation point from 200901 to 201603 </w:t>
            </w:r>
          </w:p>
        </w:tc>
      </w:tr>
      <w:tr w:rsidR="00C80CC3" w:rsidRPr="00794E4D" w14:paraId="3F0C0DA4" w14:textId="77777777" w:rsidTr="009119D0">
        <w:trPr>
          <w:jc w:val="center"/>
        </w:trPr>
        <w:tc>
          <w:tcPr>
            <w:cnfStyle w:val="001000000000" w:firstRow="0" w:lastRow="0" w:firstColumn="1" w:lastColumn="0" w:oddVBand="0" w:evenVBand="0" w:oddHBand="0" w:evenHBand="0" w:firstRowFirstColumn="0" w:firstRowLastColumn="0" w:lastRowFirstColumn="0" w:lastRowLastColumn="0"/>
            <w:tcW w:w="675" w:type="dxa"/>
          </w:tcPr>
          <w:p w14:paraId="4A64E246" w14:textId="77777777" w:rsidR="00C80CC3" w:rsidRPr="00794E4D" w:rsidRDefault="00C80CC3" w:rsidP="000E2554">
            <w:pPr>
              <w:rPr>
                <w:rFonts w:cs="Arial"/>
                <w:sz w:val="16"/>
                <w:szCs w:val="16"/>
              </w:rPr>
            </w:pPr>
            <w:r w:rsidRPr="00794E4D">
              <w:rPr>
                <w:rFonts w:cs="Arial"/>
                <w:sz w:val="16"/>
                <w:szCs w:val="16"/>
              </w:rPr>
              <w:t>2</w:t>
            </w:r>
            <w:r w:rsidRPr="00794E4D">
              <w:rPr>
                <w:rFonts w:cs="Arial"/>
                <w:sz w:val="16"/>
                <w:szCs w:val="16"/>
                <w:cs/>
              </w:rPr>
              <w:t>.</w:t>
            </w:r>
          </w:p>
        </w:tc>
        <w:tc>
          <w:tcPr>
            <w:tcW w:w="2295" w:type="dxa"/>
          </w:tcPr>
          <w:p w14:paraId="1B496E20" w14:textId="77777777" w:rsidR="00C80CC3" w:rsidRPr="00794E4D" w:rsidRDefault="00C80CC3" w:rsidP="000E2554">
            <w:pPr>
              <w:cnfStyle w:val="000000000000" w:firstRow="0" w:lastRow="0" w:firstColumn="0" w:lastColumn="0" w:oddVBand="0" w:evenVBand="0" w:oddHBand="0" w:evenHBand="0" w:firstRowFirstColumn="0" w:firstRowLastColumn="0" w:lastRowFirstColumn="0" w:lastRowLastColumn="0"/>
              <w:rPr>
                <w:rFonts w:cs="Arial"/>
                <w:sz w:val="16"/>
                <w:szCs w:val="16"/>
              </w:rPr>
            </w:pPr>
            <w:r w:rsidRPr="00794E4D">
              <w:rPr>
                <w:rFonts w:cs="Arial"/>
                <w:sz w:val="16"/>
                <w:szCs w:val="16"/>
              </w:rPr>
              <w:t>DR_Salary_Earner</w:t>
            </w:r>
          </w:p>
        </w:tc>
        <w:tc>
          <w:tcPr>
            <w:tcW w:w="6272" w:type="dxa"/>
          </w:tcPr>
          <w:p w14:paraId="6B127B2B" w14:textId="77777777" w:rsidR="00C80CC3" w:rsidRPr="00794E4D" w:rsidRDefault="00C80CC3" w:rsidP="000E2554">
            <w:pPr>
              <w:cnfStyle w:val="000000000000" w:firstRow="0" w:lastRow="0" w:firstColumn="0" w:lastColumn="0" w:oddVBand="0" w:evenVBand="0" w:oddHBand="0" w:evenHBand="0" w:firstRowFirstColumn="0" w:firstRowLastColumn="0" w:lastRowFirstColumn="0" w:lastRowLastColumn="0"/>
              <w:rPr>
                <w:rFonts w:cs="Arial"/>
                <w:sz w:val="16"/>
                <w:szCs w:val="16"/>
              </w:rPr>
            </w:pPr>
            <w:r w:rsidRPr="00794E4D">
              <w:rPr>
                <w:rFonts w:cs="Arial"/>
                <w:sz w:val="16"/>
                <w:szCs w:val="16"/>
              </w:rPr>
              <w:t>1 year actual default rate of Salary Earner from Date</w:t>
            </w:r>
          </w:p>
        </w:tc>
      </w:tr>
      <w:tr w:rsidR="00C80CC3" w:rsidRPr="00794E4D" w14:paraId="28C4F1B3" w14:textId="77777777" w:rsidTr="009119D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5" w:type="dxa"/>
          </w:tcPr>
          <w:p w14:paraId="4C743182" w14:textId="77777777" w:rsidR="00C80CC3" w:rsidRPr="00794E4D" w:rsidRDefault="00C80CC3" w:rsidP="000E2554">
            <w:pPr>
              <w:rPr>
                <w:rFonts w:cs="Arial"/>
                <w:sz w:val="16"/>
                <w:szCs w:val="16"/>
              </w:rPr>
            </w:pPr>
            <w:r w:rsidRPr="00794E4D">
              <w:rPr>
                <w:rFonts w:cs="Arial"/>
                <w:sz w:val="16"/>
                <w:szCs w:val="16"/>
              </w:rPr>
              <w:t>3</w:t>
            </w:r>
            <w:r w:rsidRPr="00794E4D">
              <w:rPr>
                <w:rFonts w:cs="Arial"/>
                <w:sz w:val="16"/>
                <w:szCs w:val="16"/>
                <w:cs/>
              </w:rPr>
              <w:t>.</w:t>
            </w:r>
          </w:p>
        </w:tc>
        <w:tc>
          <w:tcPr>
            <w:tcW w:w="2295" w:type="dxa"/>
          </w:tcPr>
          <w:p w14:paraId="209C1568" w14:textId="77777777" w:rsidR="00C80CC3" w:rsidRPr="00794E4D" w:rsidRDefault="00C80CC3" w:rsidP="000E2554">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794E4D">
              <w:rPr>
                <w:rFonts w:cs="Arial"/>
                <w:sz w:val="16"/>
                <w:szCs w:val="16"/>
              </w:rPr>
              <w:t>DR_Self_Employed</w:t>
            </w:r>
          </w:p>
        </w:tc>
        <w:tc>
          <w:tcPr>
            <w:tcW w:w="6272" w:type="dxa"/>
          </w:tcPr>
          <w:p w14:paraId="1EEDEDB5" w14:textId="77777777" w:rsidR="00C80CC3" w:rsidRPr="00794E4D" w:rsidRDefault="00C80CC3" w:rsidP="000E2554">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794E4D">
              <w:rPr>
                <w:rFonts w:cs="Arial"/>
                <w:sz w:val="16"/>
                <w:szCs w:val="16"/>
              </w:rPr>
              <w:t>1 year actual default rate of Entrepreneur from Date</w:t>
            </w:r>
          </w:p>
        </w:tc>
      </w:tr>
      <w:tr w:rsidR="00C80CC3" w:rsidRPr="00794E4D" w14:paraId="34E251CE" w14:textId="77777777" w:rsidTr="009119D0">
        <w:trPr>
          <w:jc w:val="center"/>
        </w:trPr>
        <w:tc>
          <w:tcPr>
            <w:cnfStyle w:val="001000000000" w:firstRow="0" w:lastRow="0" w:firstColumn="1" w:lastColumn="0" w:oddVBand="0" w:evenVBand="0" w:oddHBand="0" w:evenHBand="0" w:firstRowFirstColumn="0" w:firstRowLastColumn="0" w:lastRowFirstColumn="0" w:lastRowLastColumn="0"/>
            <w:tcW w:w="675" w:type="dxa"/>
          </w:tcPr>
          <w:p w14:paraId="26793BAB" w14:textId="77777777" w:rsidR="00C80CC3" w:rsidRPr="00794E4D" w:rsidRDefault="00C80CC3" w:rsidP="000E2554">
            <w:pPr>
              <w:rPr>
                <w:rFonts w:cs="Arial"/>
                <w:sz w:val="16"/>
                <w:szCs w:val="16"/>
              </w:rPr>
            </w:pPr>
            <w:r w:rsidRPr="00794E4D">
              <w:rPr>
                <w:rFonts w:cs="Arial"/>
                <w:sz w:val="16"/>
                <w:szCs w:val="16"/>
              </w:rPr>
              <w:t>4</w:t>
            </w:r>
            <w:r w:rsidRPr="00794E4D">
              <w:rPr>
                <w:rFonts w:cs="Arial"/>
                <w:sz w:val="16"/>
                <w:szCs w:val="16"/>
                <w:cs/>
              </w:rPr>
              <w:t>.</w:t>
            </w:r>
          </w:p>
        </w:tc>
        <w:tc>
          <w:tcPr>
            <w:tcW w:w="2295" w:type="dxa"/>
          </w:tcPr>
          <w:p w14:paraId="13F2C838" w14:textId="77777777" w:rsidR="00C80CC3" w:rsidRPr="00794E4D" w:rsidRDefault="00C80CC3" w:rsidP="000E2554">
            <w:pPr>
              <w:cnfStyle w:val="000000000000" w:firstRow="0" w:lastRow="0" w:firstColumn="0" w:lastColumn="0" w:oddVBand="0" w:evenVBand="0" w:oddHBand="0" w:evenHBand="0" w:firstRowFirstColumn="0" w:firstRowLastColumn="0" w:lastRowFirstColumn="0" w:lastRowLastColumn="0"/>
              <w:rPr>
                <w:rFonts w:cs="Arial"/>
                <w:sz w:val="16"/>
                <w:szCs w:val="16"/>
              </w:rPr>
            </w:pPr>
            <w:r w:rsidRPr="00794E4D">
              <w:rPr>
                <w:rFonts w:cs="Arial"/>
                <w:color w:val="000000"/>
                <w:sz w:val="16"/>
                <w:szCs w:val="16"/>
              </w:rPr>
              <w:t>GDP_2002</w:t>
            </w:r>
          </w:p>
        </w:tc>
        <w:tc>
          <w:tcPr>
            <w:tcW w:w="6272" w:type="dxa"/>
          </w:tcPr>
          <w:p w14:paraId="63F7CF8D" w14:textId="77777777" w:rsidR="00C80CC3" w:rsidRPr="00794E4D" w:rsidRDefault="00C80CC3" w:rsidP="000E2554">
            <w:pPr>
              <w:cnfStyle w:val="000000000000" w:firstRow="0" w:lastRow="0" w:firstColumn="0" w:lastColumn="0" w:oddVBand="0" w:evenVBand="0" w:oddHBand="0" w:evenHBand="0" w:firstRowFirstColumn="0" w:firstRowLastColumn="0" w:lastRowFirstColumn="0" w:lastRowLastColumn="0"/>
              <w:rPr>
                <w:rFonts w:cs="Arial"/>
                <w:sz w:val="16"/>
                <w:szCs w:val="16"/>
              </w:rPr>
            </w:pPr>
            <w:r w:rsidRPr="00794E4D">
              <w:rPr>
                <w:rFonts w:cs="Arial"/>
                <w:sz w:val="16"/>
                <w:szCs w:val="16"/>
              </w:rPr>
              <w:t xml:space="preserve">Historical Thai GDP data as of </w:t>
            </w:r>
            <w:r w:rsidRPr="00794E4D">
              <w:rPr>
                <w:rFonts w:cs="Arial"/>
                <w:sz w:val="16"/>
                <w:szCs w:val="16"/>
                <w:cs/>
              </w:rPr>
              <w:t>(</w:t>
            </w:r>
            <w:r w:rsidRPr="00794E4D">
              <w:rPr>
                <w:rFonts w:cs="Arial"/>
                <w:sz w:val="16"/>
                <w:szCs w:val="16"/>
              </w:rPr>
              <w:t xml:space="preserve">Date </w:t>
            </w:r>
            <w:r w:rsidRPr="00794E4D">
              <w:rPr>
                <w:rFonts w:cs="Arial"/>
                <w:sz w:val="16"/>
                <w:szCs w:val="16"/>
                <w:cs/>
              </w:rPr>
              <w:t xml:space="preserve">+ </w:t>
            </w:r>
            <w:r w:rsidRPr="00794E4D">
              <w:rPr>
                <w:rFonts w:cs="Arial"/>
                <w:sz w:val="16"/>
                <w:szCs w:val="16"/>
              </w:rPr>
              <w:t>12 months</w:t>
            </w:r>
            <w:r w:rsidRPr="00794E4D">
              <w:rPr>
                <w:rFonts w:cs="Arial"/>
                <w:sz w:val="16"/>
                <w:szCs w:val="16"/>
                <w:cs/>
              </w:rPr>
              <w:t>)</w:t>
            </w:r>
          </w:p>
        </w:tc>
      </w:tr>
      <w:tr w:rsidR="00C80CC3" w:rsidRPr="00794E4D" w14:paraId="7135A4D8" w14:textId="77777777" w:rsidTr="009119D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5" w:type="dxa"/>
          </w:tcPr>
          <w:p w14:paraId="69690FCB" w14:textId="77777777" w:rsidR="00C80CC3" w:rsidRPr="00794E4D" w:rsidRDefault="00C80CC3" w:rsidP="000E2554">
            <w:pPr>
              <w:rPr>
                <w:rFonts w:cs="Arial"/>
                <w:sz w:val="16"/>
                <w:szCs w:val="16"/>
              </w:rPr>
            </w:pPr>
            <w:r w:rsidRPr="00794E4D">
              <w:rPr>
                <w:rFonts w:cs="Arial"/>
                <w:sz w:val="16"/>
                <w:szCs w:val="16"/>
              </w:rPr>
              <w:t>5</w:t>
            </w:r>
            <w:r w:rsidRPr="00794E4D">
              <w:rPr>
                <w:rFonts w:cs="Arial"/>
                <w:sz w:val="16"/>
                <w:szCs w:val="16"/>
                <w:cs/>
              </w:rPr>
              <w:t>.</w:t>
            </w:r>
          </w:p>
        </w:tc>
        <w:tc>
          <w:tcPr>
            <w:tcW w:w="2295" w:type="dxa"/>
          </w:tcPr>
          <w:p w14:paraId="7E8FD547" w14:textId="77777777" w:rsidR="00C80CC3" w:rsidRPr="00794E4D" w:rsidRDefault="00C80CC3" w:rsidP="000E2554">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794E4D">
              <w:rPr>
                <w:rFonts w:cs="Arial"/>
                <w:color w:val="000000"/>
                <w:sz w:val="16"/>
                <w:szCs w:val="16"/>
              </w:rPr>
              <w:t>PRIVATE_CONSUM</w:t>
            </w:r>
          </w:p>
        </w:tc>
        <w:tc>
          <w:tcPr>
            <w:tcW w:w="6272" w:type="dxa"/>
          </w:tcPr>
          <w:p w14:paraId="6EF612A1" w14:textId="77777777" w:rsidR="00C80CC3" w:rsidRPr="00794E4D" w:rsidRDefault="00C80CC3" w:rsidP="000E2554">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794E4D">
              <w:rPr>
                <w:rFonts w:cs="Arial"/>
                <w:sz w:val="16"/>
                <w:szCs w:val="16"/>
              </w:rPr>
              <w:t xml:space="preserve">Private Consumption index data as of </w:t>
            </w:r>
            <w:r w:rsidRPr="00794E4D">
              <w:rPr>
                <w:rFonts w:cs="Arial"/>
                <w:sz w:val="16"/>
                <w:szCs w:val="16"/>
                <w:cs/>
              </w:rPr>
              <w:t>(</w:t>
            </w:r>
            <w:r w:rsidRPr="00794E4D">
              <w:rPr>
                <w:rFonts w:cs="Arial"/>
                <w:sz w:val="16"/>
                <w:szCs w:val="16"/>
              </w:rPr>
              <w:t xml:space="preserve">Date </w:t>
            </w:r>
            <w:r w:rsidRPr="00794E4D">
              <w:rPr>
                <w:rFonts w:cs="Arial"/>
                <w:sz w:val="16"/>
                <w:szCs w:val="16"/>
                <w:cs/>
              </w:rPr>
              <w:t xml:space="preserve">+ </w:t>
            </w:r>
            <w:r w:rsidRPr="00794E4D">
              <w:rPr>
                <w:rFonts w:cs="Arial"/>
                <w:sz w:val="16"/>
                <w:szCs w:val="16"/>
              </w:rPr>
              <w:t>12 months</w:t>
            </w:r>
            <w:r w:rsidRPr="00794E4D">
              <w:rPr>
                <w:rFonts w:cs="Arial"/>
                <w:sz w:val="16"/>
                <w:szCs w:val="16"/>
                <w:cs/>
              </w:rPr>
              <w:t>)</w:t>
            </w:r>
          </w:p>
        </w:tc>
      </w:tr>
      <w:tr w:rsidR="00C80CC3" w:rsidRPr="00794E4D" w14:paraId="5802FB83" w14:textId="77777777" w:rsidTr="009119D0">
        <w:trPr>
          <w:jc w:val="center"/>
        </w:trPr>
        <w:tc>
          <w:tcPr>
            <w:cnfStyle w:val="001000000000" w:firstRow="0" w:lastRow="0" w:firstColumn="1" w:lastColumn="0" w:oddVBand="0" w:evenVBand="0" w:oddHBand="0" w:evenHBand="0" w:firstRowFirstColumn="0" w:firstRowLastColumn="0" w:lastRowFirstColumn="0" w:lastRowLastColumn="0"/>
            <w:tcW w:w="675" w:type="dxa"/>
          </w:tcPr>
          <w:p w14:paraId="3201E423" w14:textId="77777777" w:rsidR="00C80CC3" w:rsidRPr="00794E4D" w:rsidRDefault="00C80CC3" w:rsidP="000E2554">
            <w:pPr>
              <w:rPr>
                <w:rFonts w:cs="Arial"/>
                <w:sz w:val="16"/>
                <w:szCs w:val="16"/>
              </w:rPr>
            </w:pPr>
            <w:r w:rsidRPr="00794E4D">
              <w:rPr>
                <w:rFonts w:cs="Arial"/>
                <w:sz w:val="16"/>
                <w:szCs w:val="16"/>
              </w:rPr>
              <w:t>6</w:t>
            </w:r>
            <w:r w:rsidRPr="00794E4D">
              <w:rPr>
                <w:rFonts w:cs="Arial"/>
                <w:sz w:val="16"/>
                <w:szCs w:val="16"/>
                <w:cs/>
              </w:rPr>
              <w:t>.</w:t>
            </w:r>
          </w:p>
        </w:tc>
        <w:tc>
          <w:tcPr>
            <w:tcW w:w="2295" w:type="dxa"/>
          </w:tcPr>
          <w:p w14:paraId="0D99DB53" w14:textId="77777777" w:rsidR="00C80CC3" w:rsidRPr="00794E4D" w:rsidRDefault="00C80CC3" w:rsidP="000E2554">
            <w:pPr>
              <w:cnfStyle w:val="000000000000" w:firstRow="0" w:lastRow="0" w:firstColumn="0" w:lastColumn="0" w:oddVBand="0" w:evenVBand="0" w:oddHBand="0" w:evenHBand="0" w:firstRowFirstColumn="0" w:firstRowLastColumn="0" w:lastRowFirstColumn="0" w:lastRowLastColumn="0"/>
              <w:rPr>
                <w:rFonts w:cs="Arial"/>
                <w:sz w:val="16"/>
                <w:szCs w:val="16"/>
              </w:rPr>
            </w:pPr>
            <w:r w:rsidRPr="00794E4D">
              <w:rPr>
                <w:rFonts w:cs="Arial"/>
                <w:color w:val="000000"/>
                <w:sz w:val="16"/>
                <w:szCs w:val="16"/>
              </w:rPr>
              <w:t>INVESTMENT</w:t>
            </w:r>
          </w:p>
        </w:tc>
        <w:tc>
          <w:tcPr>
            <w:tcW w:w="6272" w:type="dxa"/>
          </w:tcPr>
          <w:p w14:paraId="627FB300" w14:textId="77777777" w:rsidR="00C80CC3" w:rsidRPr="00794E4D" w:rsidRDefault="00C80CC3" w:rsidP="000E2554">
            <w:pPr>
              <w:cnfStyle w:val="000000000000" w:firstRow="0" w:lastRow="0" w:firstColumn="0" w:lastColumn="0" w:oddVBand="0" w:evenVBand="0" w:oddHBand="0" w:evenHBand="0" w:firstRowFirstColumn="0" w:firstRowLastColumn="0" w:lastRowFirstColumn="0" w:lastRowLastColumn="0"/>
              <w:rPr>
                <w:rFonts w:cs="Arial"/>
                <w:sz w:val="16"/>
                <w:szCs w:val="16"/>
              </w:rPr>
            </w:pPr>
            <w:r w:rsidRPr="00794E4D">
              <w:rPr>
                <w:rFonts w:cs="Arial"/>
                <w:sz w:val="16"/>
                <w:szCs w:val="16"/>
              </w:rPr>
              <w:t xml:space="preserve">Investment index data as of </w:t>
            </w:r>
            <w:r w:rsidRPr="00794E4D">
              <w:rPr>
                <w:rFonts w:cs="Arial"/>
                <w:sz w:val="16"/>
                <w:szCs w:val="16"/>
                <w:cs/>
              </w:rPr>
              <w:t>(</w:t>
            </w:r>
            <w:r w:rsidRPr="00794E4D">
              <w:rPr>
                <w:rFonts w:cs="Arial"/>
                <w:sz w:val="16"/>
                <w:szCs w:val="16"/>
              </w:rPr>
              <w:t xml:space="preserve">Date </w:t>
            </w:r>
            <w:r w:rsidRPr="00794E4D">
              <w:rPr>
                <w:rFonts w:cs="Arial"/>
                <w:sz w:val="16"/>
                <w:szCs w:val="16"/>
                <w:cs/>
              </w:rPr>
              <w:t xml:space="preserve">+ </w:t>
            </w:r>
            <w:r w:rsidRPr="00794E4D">
              <w:rPr>
                <w:rFonts w:cs="Arial"/>
                <w:sz w:val="16"/>
                <w:szCs w:val="16"/>
              </w:rPr>
              <w:t>12 months</w:t>
            </w:r>
            <w:r w:rsidRPr="00794E4D">
              <w:rPr>
                <w:rFonts w:cs="Arial"/>
                <w:sz w:val="16"/>
                <w:szCs w:val="16"/>
                <w:cs/>
              </w:rPr>
              <w:t>)</w:t>
            </w:r>
          </w:p>
        </w:tc>
      </w:tr>
      <w:tr w:rsidR="00C80CC3" w:rsidRPr="00794E4D" w14:paraId="092FDE97" w14:textId="77777777" w:rsidTr="009119D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5" w:type="dxa"/>
          </w:tcPr>
          <w:p w14:paraId="0577BBBE" w14:textId="77777777" w:rsidR="00C80CC3" w:rsidRPr="00794E4D" w:rsidRDefault="00C80CC3" w:rsidP="000E2554">
            <w:pPr>
              <w:rPr>
                <w:rFonts w:cs="Arial"/>
                <w:sz w:val="16"/>
                <w:szCs w:val="16"/>
              </w:rPr>
            </w:pPr>
            <w:r w:rsidRPr="00794E4D">
              <w:rPr>
                <w:rFonts w:cs="Arial"/>
                <w:sz w:val="16"/>
                <w:szCs w:val="16"/>
              </w:rPr>
              <w:t>7</w:t>
            </w:r>
            <w:r w:rsidRPr="00794E4D">
              <w:rPr>
                <w:rFonts w:cs="Arial"/>
                <w:sz w:val="16"/>
                <w:szCs w:val="16"/>
                <w:cs/>
              </w:rPr>
              <w:t>.</w:t>
            </w:r>
          </w:p>
        </w:tc>
        <w:tc>
          <w:tcPr>
            <w:tcW w:w="2295" w:type="dxa"/>
          </w:tcPr>
          <w:p w14:paraId="5D6A11C2" w14:textId="77777777" w:rsidR="00C80CC3" w:rsidRPr="00794E4D" w:rsidRDefault="00C80CC3" w:rsidP="000E2554">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794E4D">
              <w:rPr>
                <w:rFonts w:cs="Arial"/>
                <w:color w:val="000000"/>
                <w:sz w:val="16"/>
                <w:szCs w:val="16"/>
              </w:rPr>
              <w:t>GOV_SPEND</w:t>
            </w:r>
          </w:p>
        </w:tc>
        <w:tc>
          <w:tcPr>
            <w:tcW w:w="6272" w:type="dxa"/>
          </w:tcPr>
          <w:p w14:paraId="49381FFC" w14:textId="77777777" w:rsidR="00C80CC3" w:rsidRPr="00794E4D" w:rsidRDefault="00C80CC3" w:rsidP="000E2554">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794E4D">
              <w:rPr>
                <w:rFonts w:cs="Arial"/>
                <w:sz w:val="16"/>
                <w:szCs w:val="16"/>
              </w:rPr>
              <w:t xml:space="preserve">Government spending index data as of </w:t>
            </w:r>
            <w:r w:rsidRPr="00794E4D">
              <w:rPr>
                <w:rFonts w:cs="Arial"/>
                <w:sz w:val="16"/>
                <w:szCs w:val="16"/>
                <w:cs/>
              </w:rPr>
              <w:t>(</w:t>
            </w:r>
            <w:r w:rsidRPr="00794E4D">
              <w:rPr>
                <w:rFonts w:cs="Arial"/>
                <w:sz w:val="16"/>
                <w:szCs w:val="16"/>
              </w:rPr>
              <w:t xml:space="preserve">Date </w:t>
            </w:r>
            <w:r w:rsidRPr="00794E4D">
              <w:rPr>
                <w:rFonts w:cs="Arial"/>
                <w:sz w:val="16"/>
                <w:szCs w:val="16"/>
                <w:cs/>
              </w:rPr>
              <w:t xml:space="preserve">+ </w:t>
            </w:r>
            <w:r w:rsidRPr="00794E4D">
              <w:rPr>
                <w:rFonts w:cs="Arial"/>
                <w:sz w:val="16"/>
                <w:szCs w:val="16"/>
              </w:rPr>
              <w:t>12 months</w:t>
            </w:r>
            <w:r w:rsidRPr="00794E4D">
              <w:rPr>
                <w:rFonts w:cs="Arial"/>
                <w:sz w:val="16"/>
                <w:szCs w:val="16"/>
                <w:cs/>
              </w:rPr>
              <w:t>)</w:t>
            </w:r>
          </w:p>
        </w:tc>
      </w:tr>
      <w:tr w:rsidR="00C80CC3" w:rsidRPr="00794E4D" w14:paraId="4A7E23AA" w14:textId="77777777" w:rsidTr="009119D0">
        <w:trPr>
          <w:jc w:val="center"/>
        </w:trPr>
        <w:tc>
          <w:tcPr>
            <w:cnfStyle w:val="001000000000" w:firstRow="0" w:lastRow="0" w:firstColumn="1" w:lastColumn="0" w:oddVBand="0" w:evenVBand="0" w:oddHBand="0" w:evenHBand="0" w:firstRowFirstColumn="0" w:firstRowLastColumn="0" w:lastRowFirstColumn="0" w:lastRowLastColumn="0"/>
            <w:tcW w:w="675" w:type="dxa"/>
          </w:tcPr>
          <w:p w14:paraId="0C7B0ABE" w14:textId="77777777" w:rsidR="00C80CC3" w:rsidRPr="00794E4D" w:rsidRDefault="00C80CC3" w:rsidP="000E2554">
            <w:pPr>
              <w:rPr>
                <w:rFonts w:cs="Arial"/>
                <w:sz w:val="16"/>
                <w:szCs w:val="16"/>
              </w:rPr>
            </w:pPr>
            <w:r w:rsidRPr="00794E4D">
              <w:rPr>
                <w:rFonts w:cs="Arial"/>
                <w:sz w:val="16"/>
                <w:szCs w:val="16"/>
              </w:rPr>
              <w:t>8</w:t>
            </w:r>
            <w:r w:rsidRPr="00794E4D">
              <w:rPr>
                <w:rFonts w:cs="Arial"/>
                <w:sz w:val="16"/>
                <w:szCs w:val="16"/>
                <w:cs/>
              </w:rPr>
              <w:t>.</w:t>
            </w:r>
          </w:p>
        </w:tc>
        <w:tc>
          <w:tcPr>
            <w:tcW w:w="2295" w:type="dxa"/>
          </w:tcPr>
          <w:p w14:paraId="6757E43A" w14:textId="77777777" w:rsidR="00C80CC3" w:rsidRPr="00794E4D" w:rsidRDefault="00C80CC3" w:rsidP="000E2554">
            <w:pPr>
              <w:cnfStyle w:val="000000000000" w:firstRow="0" w:lastRow="0" w:firstColumn="0" w:lastColumn="0" w:oddVBand="0" w:evenVBand="0" w:oddHBand="0" w:evenHBand="0" w:firstRowFirstColumn="0" w:firstRowLastColumn="0" w:lastRowFirstColumn="0" w:lastRowLastColumn="0"/>
              <w:rPr>
                <w:rFonts w:cs="Arial"/>
                <w:sz w:val="16"/>
                <w:szCs w:val="16"/>
              </w:rPr>
            </w:pPr>
            <w:r w:rsidRPr="00794E4D">
              <w:rPr>
                <w:rFonts w:cs="Arial"/>
                <w:color w:val="000000"/>
                <w:sz w:val="16"/>
                <w:szCs w:val="16"/>
              </w:rPr>
              <w:t>EXPORT</w:t>
            </w:r>
          </w:p>
        </w:tc>
        <w:tc>
          <w:tcPr>
            <w:tcW w:w="6272" w:type="dxa"/>
          </w:tcPr>
          <w:p w14:paraId="31DB70AB" w14:textId="77777777" w:rsidR="00C80CC3" w:rsidRPr="00794E4D" w:rsidRDefault="00C80CC3" w:rsidP="000E2554">
            <w:pPr>
              <w:cnfStyle w:val="000000000000" w:firstRow="0" w:lastRow="0" w:firstColumn="0" w:lastColumn="0" w:oddVBand="0" w:evenVBand="0" w:oddHBand="0" w:evenHBand="0" w:firstRowFirstColumn="0" w:firstRowLastColumn="0" w:lastRowFirstColumn="0" w:lastRowLastColumn="0"/>
              <w:rPr>
                <w:rFonts w:cs="Arial"/>
                <w:sz w:val="16"/>
                <w:szCs w:val="16"/>
              </w:rPr>
            </w:pPr>
            <w:r w:rsidRPr="00794E4D">
              <w:rPr>
                <w:rFonts w:cs="Arial"/>
                <w:sz w:val="16"/>
                <w:szCs w:val="16"/>
              </w:rPr>
              <w:t xml:space="preserve">Export index data as of </w:t>
            </w:r>
            <w:r w:rsidRPr="00794E4D">
              <w:rPr>
                <w:rFonts w:cs="Arial"/>
                <w:sz w:val="16"/>
                <w:szCs w:val="16"/>
                <w:cs/>
              </w:rPr>
              <w:t>(</w:t>
            </w:r>
            <w:r w:rsidRPr="00794E4D">
              <w:rPr>
                <w:rFonts w:cs="Arial"/>
                <w:sz w:val="16"/>
                <w:szCs w:val="16"/>
              </w:rPr>
              <w:t xml:space="preserve">Date </w:t>
            </w:r>
            <w:r w:rsidRPr="00794E4D">
              <w:rPr>
                <w:rFonts w:cs="Arial"/>
                <w:sz w:val="16"/>
                <w:szCs w:val="16"/>
                <w:cs/>
              </w:rPr>
              <w:t xml:space="preserve">+ </w:t>
            </w:r>
            <w:r w:rsidRPr="00794E4D">
              <w:rPr>
                <w:rFonts w:cs="Arial"/>
                <w:sz w:val="16"/>
                <w:szCs w:val="16"/>
              </w:rPr>
              <w:t>12 months</w:t>
            </w:r>
            <w:r w:rsidRPr="00794E4D">
              <w:rPr>
                <w:rFonts w:cs="Arial"/>
                <w:sz w:val="16"/>
                <w:szCs w:val="16"/>
                <w:cs/>
              </w:rPr>
              <w:t>)</w:t>
            </w:r>
          </w:p>
        </w:tc>
      </w:tr>
      <w:tr w:rsidR="00C80CC3" w:rsidRPr="00794E4D" w14:paraId="512FDF8A" w14:textId="77777777" w:rsidTr="009119D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5" w:type="dxa"/>
          </w:tcPr>
          <w:p w14:paraId="642B1EE7" w14:textId="77777777" w:rsidR="00C80CC3" w:rsidRPr="00794E4D" w:rsidRDefault="00C80CC3" w:rsidP="000E2554">
            <w:pPr>
              <w:rPr>
                <w:rFonts w:cs="Arial"/>
                <w:sz w:val="16"/>
                <w:szCs w:val="16"/>
              </w:rPr>
            </w:pPr>
            <w:r w:rsidRPr="00794E4D">
              <w:rPr>
                <w:rFonts w:cs="Arial"/>
                <w:sz w:val="16"/>
                <w:szCs w:val="16"/>
              </w:rPr>
              <w:t>9</w:t>
            </w:r>
            <w:r w:rsidRPr="00794E4D">
              <w:rPr>
                <w:rFonts w:cs="Arial"/>
                <w:sz w:val="16"/>
                <w:szCs w:val="16"/>
                <w:cs/>
              </w:rPr>
              <w:t>.</w:t>
            </w:r>
          </w:p>
        </w:tc>
        <w:tc>
          <w:tcPr>
            <w:tcW w:w="2295" w:type="dxa"/>
          </w:tcPr>
          <w:p w14:paraId="654D5E34" w14:textId="77777777" w:rsidR="00C80CC3" w:rsidRPr="00794E4D" w:rsidRDefault="00C80CC3" w:rsidP="000E2554">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794E4D">
              <w:rPr>
                <w:rFonts w:cs="Arial"/>
                <w:color w:val="000000"/>
                <w:sz w:val="16"/>
                <w:szCs w:val="16"/>
              </w:rPr>
              <w:t>IMPORT</w:t>
            </w:r>
          </w:p>
        </w:tc>
        <w:tc>
          <w:tcPr>
            <w:tcW w:w="6272" w:type="dxa"/>
          </w:tcPr>
          <w:p w14:paraId="6423EC5F" w14:textId="77777777" w:rsidR="00C80CC3" w:rsidRPr="00794E4D" w:rsidRDefault="00C80CC3" w:rsidP="000E2554">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794E4D">
              <w:rPr>
                <w:rFonts w:cs="Arial"/>
                <w:sz w:val="16"/>
                <w:szCs w:val="16"/>
              </w:rPr>
              <w:t xml:space="preserve">Import index data as of </w:t>
            </w:r>
            <w:r w:rsidRPr="00794E4D">
              <w:rPr>
                <w:rFonts w:cs="Arial"/>
                <w:sz w:val="16"/>
                <w:szCs w:val="16"/>
                <w:cs/>
              </w:rPr>
              <w:t>(</w:t>
            </w:r>
            <w:r w:rsidRPr="00794E4D">
              <w:rPr>
                <w:rFonts w:cs="Arial"/>
                <w:sz w:val="16"/>
                <w:szCs w:val="16"/>
              </w:rPr>
              <w:t xml:space="preserve">Date </w:t>
            </w:r>
            <w:r w:rsidRPr="00794E4D">
              <w:rPr>
                <w:rFonts w:cs="Arial"/>
                <w:sz w:val="16"/>
                <w:szCs w:val="16"/>
                <w:cs/>
              </w:rPr>
              <w:t xml:space="preserve">+ </w:t>
            </w:r>
            <w:r w:rsidRPr="00794E4D">
              <w:rPr>
                <w:rFonts w:cs="Arial"/>
                <w:sz w:val="16"/>
                <w:szCs w:val="16"/>
              </w:rPr>
              <w:t>12 months</w:t>
            </w:r>
            <w:r w:rsidRPr="00794E4D">
              <w:rPr>
                <w:rFonts w:cs="Arial"/>
                <w:sz w:val="16"/>
                <w:szCs w:val="16"/>
                <w:cs/>
              </w:rPr>
              <w:t>)</w:t>
            </w:r>
          </w:p>
        </w:tc>
      </w:tr>
      <w:tr w:rsidR="00C80CC3" w:rsidRPr="00794E4D" w14:paraId="1CD5511F" w14:textId="77777777" w:rsidTr="009119D0">
        <w:trPr>
          <w:jc w:val="center"/>
        </w:trPr>
        <w:tc>
          <w:tcPr>
            <w:cnfStyle w:val="001000000000" w:firstRow="0" w:lastRow="0" w:firstColumn="1" w:lastColumn="0" w:oddVBand="0" w:evenVBand="0" w:oddHBand="0" w:evenHBand="0" w:firstRowFirstColumn="0" w:firstRowLastColumn="0" w:lastRowFirstColumn="0" w:lastRowLastColumn="0"/>
            <w:tcW w:w="675" w:type="dxa"/>
          </w:tcPr>
          <w:p w14:paraId="349F819B" w14:textId="77777777" w:rsidR="00C80CC3" w:rsidRPr="00794E4D" w:rsidRDefault="00C80CC3" w:rsidP="000E2554">
            <w:pPr>
              <w:rPr>
                <w:rFonts w:cs="Arial"/>
                <w:sz w:val="16"/>
                <w:szCs w:val="16"/>
              </w:rPr>
            </w:pPr>
            <w:r w:rsidRPr="00794E4D">
              <w:rPr>
                <w:rFonts w:cs="Arial"/>
                <w:sz w:val="16"/>
                <w:szCs w:val="16"/>
              </w:rPr>
              <w:t>10</w:t>
            </w:r>
            <w:r w:rsidRPr="00794E4D">
              <w:rPr>
                <w:rFonts w:cs="Arial"/>
                <w:sz w:val="16"/>
                <w:szCs w:val="16"/>
                <w:cs/>
              </w:rPr>
              <w:t>.</w:t>
            </w:r>
          </w:p>
        </w:tc>
        <w:tc>
          <w:tcPr>
            <w:tcW w:w="2295" w:type="dxa"/>
          </w:tcPr>
          <w:p w14:paraId="663BF44B" w14:textId="77777777" w:rsidR="00C80CC3" w:rsidRPr="00794E4D" w:rsidRDefault="00C80CC3" w:rsidP="000E2554">
            <w:pPr>
              <w:cnfStyle w:val="000000000000" w:firstRow="0" w:lastRow="0" w:firstColumn="0" w:lastColumn="0" w:oddVBand="0" w:evenVBand="0" w:oddHBand="0" w:evenHBand="0" w:firstRowFirstColumn="0" w:firstRowLastColumn="0" w:lastRowFirstColumn="0" w:lastRowLastColumn="0"/>
              <w:rPr>
                <w:rFonts w:cs="Arial"/>
                <w:sz w:val="16"/>
                <w:szCs w:val="16"/>
              </w:rPr>
            </w:pPr>
            <w:r w:rsidRPr="00794E4D">
              <w:rPr>
                <w:rFonts w:cs="Arial"/>
                <w:color w:val="000000"/>
                <w:sz w:val="16"/>
                <w:szCs w:val="16"/>
              </w:rPr>
              <w:t>UNEMPLOY_RATE</w:t>
            </w:r>
          </w:p>
        </w:tc>
        <w:tc>
          <w:tcPr>
            <w:tcW w:w="6272" w:type="dxa"/>
          </w:tcPr>
          <w:p w14:paraId="2517CB0C" w14:textId="77777777" w:rsidR="00C80CC3" w:rsidRPr="00794E4D" w:rsidRDefault="00C80CC3" w:rsidP="000E2554">
            <w:pPr>
              <w:cnfStyle w:val="000000000000" w:firstRow="0" w:lastRow="0" w:firstColumn="0" w:lastColumn="0" w:oddVBand="0" w:evenVBand="0" w:oddHBand="0" w:evenHBand="0" w:firstRowFirstColumn="0" w:firstRowLastColumn="0" w:lastRowFirstColumn="0" w:lastRowLastColumn="0"/>
              <w:rPr>
                <w:rFonts w:cs="Arial"/>
                <w:sz w:val="16"/>
                <w:szCs w:val="16"/>
              </w:rPr>
            </w:pPr>
            <w:r w:rsidRPr="00794E4D">
              <w:rPr>
                <w:rFonts w:cs="Arial"/>
                <w:sz w:val="16"/>
                <w:szCs w:val="16"/>
              </w:rPr>
              <w:t xml:space="preserve">Unemployment rate index data as of </w:t>
            </w:r>
            <w:r w:rsidRPr="00794E4D">
              <w:rPr>
                <w:rFonts w:cs="Arial"/>
                <w:sz w:val="16"/>
                <w:szCs w:val="16"/>
                <w:cs/>
              </w:rPr>
              <w:t>(</w:t>
            </w:r>
            <w:r w:rsidRPr="00794E4D">
              <w:rPr>
                <w:rFonts w:cs="Arial"/>
                <w:sz w:val="16"/>
                <w:szCs w:val="16"/>
              </w:rPr>
              <w:t xml:space="preserve">Date </w:t>
            </w:r>
            <w:r w:rsidRPr="00794E4D">
              <w:rPr>
                <w:rFonts w:cs="Arial"/>
                <w:sz w:val="16"/>
                <w:szCs w:val="16"/>
                <w:cs/>
              </w:rPr>
              <w:t xml:space="preserve">+ </w:t>
            </w:r>
            <w:r w:rsidRPr="00794E4D">
              <w:rPr>
                <w:rFonts w:cs="Arial"/>
                <w:sz w:val="16"/>
                <w:szCs w:val="16"/>
              </w:rPr>
              <w:t>12 months</w:t>
            </w:r>
            <w:r w:rsidRPr="00794E4D">
              <w:rPr>
                <w:rFonts w:cs="Arial"/>
                <w:sz w:val="16"/>
                <w:szCs w:val="16"/>
                <w:cs/>
              </w:rPr>
              <w:t>)</w:t>
            </w:r>
          </w:p>
        </w:tc>
      </w:tr>
      <w:tr w:rsidR="00C80CC3" w:rsidRPr="00794E4D" w14:paraId="1DC1FB72" w14:textId="77777777" w:rsidTr="009119D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5" w:type="dxa"/>
          </w:tcPr>
          <w:p w14:paraId="3E95C9DC" w14:textId="77777777" w:rsidR="00C80CC3" w:rsidRPr="00794E4D" w:rsidRDefault="00C80CC3" w:rsidP="000E2554">
            <w:pPr>
              <w:rPr>
                <w:rFonts w:cs="Arial"/>
                <w:sz w:val="16"/>
                <w:szCs w:val="16"/>
              </w:rPr>
            </w:pPr>
            <w:r w:rsidRPr="00794E4D">
              <w:rPr>
                <w:rFonts w:cs="Arial"/>
                <w:sz w:val="16"/>
                <w:szCs w:val="16"/>
              </w:rPr>
              <w:t>11</w:t>
            </w:r>
            <w:r w:rsidRPr="00794E4D">
              <w:rPr>
                <w:rFonts w:cs="Arial"/>
                <w:sz w:val="16"/>
                <w:szCs w:val="16"/>
                <w:cs/>
              </w:rPr>
              <w:t>.</w:t>
            </w:r>
          </w:p>
        </w:tc>
        <w:tc>
          <w:tcPr>
            <w:tcW w:w="2295" w:type="dxa"/>
          </w:tcPr>
          <w:p w14:paraId="136DCE39" w14:textId="77777777" w:rsidR="00C80CC3" w:rsidRPr="00794E4D" w:rsidRDefault="00C80CC3" w:rsidP="000E2554">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794E4D">
              <w:rPr>
                <w:rFonts w:cs="Arial"/>
                <w:color w:val="000000"/>
                <w:sz w:val="16"/>
                <w:szCs w:val="16"/>
              </w:rPr>
              <w:t>HEADLINE_CPI</w:t>
            </w:r>
          </w:p>
        </w:tc>
        <w:tc>
          <w:tcPr>
            <w:tcW w:w="6272" w:type="dxa"/>
          </w:tcPr>
          <w:p w14:paraId="768D1740" w14:textId="77777777" w:rsidR="00C80CC3" w:rsidRPr="00794E4D" w:rsidRDefault="00C80CC3" w:rsidP="000E2554">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794E4D">
              <w:rPr>
                <w:rFonts w:cs="Arial"/>
                <w:sz w:val="16"/>
                <w:szCs w:val="16"/>
              </w:rPr>
              <w:t xml:space="preserve">Headline CPI index data as of </w:t>
            </w:r>
            <w:r w:rsidRPr="00794E4D">
              <w:rPr>
                <w:rFonts w:cs="Arial"/>
                <w:sz w:val="16"/>
                <w:szCs w:val="16"/>
                <w:cs/>
              </w:rPr>
              <w:t>(</w:t>
            </w:r>
            <w:r w:rsidRPr="00794E4D">
              <w:rPr>
                <w:rFonts w:cs="Arial"/>
                <w:sz w:val="16"/>
                <w:szCs w:val="16"/>
              </w:rPr>
              <w:t xml:space="preserve">Date </w:t>
            </w:r>
            <w:r w:rsidRPr="00794E4D">
              <w:rPr>
                <w:rFonts w:cs="Arial"/>
                <w:sz w:val="16"/>
                <w:szCs w:val="16"/>
                <w:cs/>
              </w:rPr>
              <w:t xml:space="preserve">+ </w:t>
            </w:r>
            <w:r w:rsidRPr="00794E4D">
              <w:rPr>
                <w:rFonts w:cs="Arial"/>
                <w:sz w:val="16"/>
                <w:szCs w:val="16"/>
              </w:rPr>
              <w:t>12 months</w:t>
            </w:r>
            <w:r w:rsidRPr="00794E4D">
              <w:rPr>
                <w:rFonts w:cs="Arial"/>
                <w:sz w:val="16"/>
                <w:szCs w:val="16"/>
                <w:cs/>
              </w:rPr>
              <w:t>)</w:t>
            </w:r>
          </w:p>
        </w:tc>
      </w:tr>
      <w:tr w:rsidR="00C80CC3" w:rsidRPr="00794E4D" w14:paraId="7B692FE1" w14:textId="77777777" w:rsidTr="009119D0">
        <w:trPr>
          <w:jc w:val="center"/>
        </w:trPr>
        <w:tc>
          <w:tcPr>
            <w:cnfStyle w:val="001000000000" w:firstRow="0" w:lastRow="0" w:firstColumn="1" w:lastColumn="0" w:oddVBand="0" w:evenVBand="0" w:oddHBand="0" w:evenHBand="0" w:firstRowFirstColumn="0" w:firstRowLastColumn="0" w:lastRowFirstColumn="0" w:lastRowLastColumn="0"/>
            <w:tcW w:w="675" w:type="dxa"/>
          </w:tcPr>
          <w:p w14:paraId="35D80E5F" w14:textId="77777777" w:rsidR="00C80CC3" w:rsidRPr="00794E4D" w:rsidRDefault="00C80CC3" w:rsidP="000E2554">
            <w:pPr>
              <w:rPr>
                <w:rFonts w:cs="Arial"/>
                <w:sz w:val="16"/>
                <w:szCs w:val="16"/>
              </w:rPr>
            </w:pPr>
            <w:r w:rsidRPr="00794E4D">
              <w:rPr>
                <w:rFonts w:cs="Arial"/>
                <w:sz w:val="16"/>
                <w:szCs w:val="16"/>
              </w:rPr>
              <w:t>12</w:t>
            </w:r>
            <w:r w:rsidRPr="00794E4D">
              <w:rPr>
                <w:rFonts w:cs="Arial"/>
                <w:sz w:val="16"/>
                <w:szCs w:val="16"/>
                <w:cs/>
              </w:rPr>
              <w:t>.</w:t>
            </w:r>
          </w:p>
        </w:tc>
        <w:tc>
          <w:tcPr>
            <w:tcW w:w="2295" w:type="dxa"/>
          </w:tcPr>
          <w:p w14:paraId="3CAC10B4" w14:textId="77777777" w:rsidR="00C80CC3" w:rsidRPr="00794E4D" w:rsidRDefault="00C80CC3" w:rsidP="000E2554">
            <w:pPr>
              <w:cnfStyle w:val="000000000000" w:firstRow="0" w:lastRow="0" w:firstColumn="0" w:lastColumn="0" w:oddVBand="0" w:evenVBand="0" w:oddHBand="0" w:evenHBand="0" w:firstRowFirstColumn="0" w:firstRowLastColumn="0" w:lastRowFirstColumn="0" w:lastRowLastColumn="0"/>
              <w:rPr>
                <w:rFonts w:cs="Arial"/>
                <w:sz w:val="16"/>
                <w:szCs w:val="16"/>
              </w:rPr>
            </w:pPr>
            <w:r w:rsidRPr="00794E4D">
              <w:rPr>
                <w:rFonts w:cs="Arial"/>
                <w:color w:val="000000"/>
                <w:sz w:val="16"/>
                <w:szCs w:val="16"/>
              </w:rPr>
              <w:t>CORE_CPI</w:t>
            </w:r>
          </w:p>
        </w:tc>
        <w:tc>
          <w:tcPr>
            <w:tcW w:w="6272" w:type="dxa"/>
          </w:tcPr>
          <w:p w14:paraId="30099A17" w14:textId="77777777" w:rsidR="00C80CC3" w:rsidRPr="00794E4D" w:rsidRDefault="00C80CC3" w:rsidP="000E2554">
            <w:pPr>
              <w:cnfStyle w:val="000000000000" w:firstRow="0" w:lastRow="0" w:firstColumn="0" w:lastColumn="0" w:oddVBand="0" w:evenVBand="0" w:oddHBand="0" w:evenHBand="0" w:firstRowFirstColumn="0" w:firstRowLastColumn="0" w:lastRowFirstColumn="0" w:lastRowLastColumn="0"/>
              <w:rPr>
                <w:rFonts w:cs="Arial"/>
                <w:sz w:val="16"/>
                <w:szCs w:val="16"/>
              </w:rPr>
            </w:pPr>
            <w:r w:rsidRPr="00794E4D">
              <w:rPr>
                <w:rFonts w:cs="Arial"/>
                <w:sz w:val="16"/>
                <w:szCs w:val="16"/>
              </w:rPr>
              <w:t xml:space="preserve">Core CPI index data as of </w:t>
            </w:r>
            <w:r w:rsidRPr="00794E4D">
              <w:rPr>
                <w:rFonts w:cs="Arial"/>
                <w:sz w:val="16"/>
                <w:szCs w:val="16"/>
                <w:cs/>
              </w:rPr>
              <w:t>(</w:t>
            </w:r>
            <w:r w:rsidRPr="00794E4D">
              <w:rPr>
                <w:rFonts w:cs="Arial"/>
                <w:sz w:val="16"/>
                <w:szCs w:val="16"/>
              </w:rPr>
              <w:t xml:space="preserve">Date </w:t>
            </w:r>
            <w:r w:rsidRPr="00794E4D">
              <w:rPr>
                <w:rFonts w:cs="Arial"/>
                <w:sz w:val="16"/>
                <w:szCs w:val="16"/>
                <w:cs/>
              </w:rPr>
              <w:t xml:space="preserve">+ </w:t>
            </w:r>
            <w:r w:rsidRPr="00794E4D">
              <w:rPr>
                <w:rFonts w:cs="Arial"/>
                <w:sz w:val="16"/>
                <w:szCs w:val="16"/>
              </w:rPr>
              <w:t>12 months</w:t>
            </w:r>
            <w:r w:rsidRPr="00794E4D">
              <w:rPr>
                <w:rFonts w:cs="Arial"/>
                <w:sz w:val="16"/>
                <w:szCs w:val="16"/>
                <w:cs/>
              </w:rPr>
              <w:t>)</w:t>
            </w:r>
          </w:p>
        </w:tc>
      </w:tr>
      <w:tr w:rsidR="00C80CC3" w:rsidRPr="00794E4D" w14:paraId="44CBEDEE" w14:textId="77777777" w:rsidTr="009119D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5" w:type="dxa"/>
          </w:tcPr>
          <w:p w14:paraId="0D5ECE8A" w14:textId="77777777" w:rsidR="00C80CC3" w:rsidRPr="00794E4D" w:rsidRDefault="00C80CC3" w:rsidP="000E2554">
            <w:pPr>
              <w:rPr>
                <w:rFonts w:cs="Arial"/>
                <w:sz w:val="16"/>
                <w:szCs w:val="16"/>
              </w:rPr>
            </w:pPr>
            <w:r w:rsidRPr="00794E4D">
              <w:rPr>
                <w:rFonts w:cs="Arial"/>
                <w:sz w:val="16"/>
                <w:szCs w:val="16"/>
              </w:rPr>
              <w:t>13</w:t>
            </w:r>
            <w:r w:rsidRPr="00794E4D">
              <w:rPr>
                <w:rFonts w:cs="Arial"/>
                <w:sz w:val="16"/>
                <w:szCs w:val="16"/>
                <w:cs/>
              </w:rPr>
              <w:t>.</w:t>
            </w:r>
          </w:p>
        </w:tc>
        <w:tc>
          <w:tcPr>
            <w:tcW w:w="2295" w:type="dxa"/>
          </w:tcPr>
          <w:p w14:paraId="09264B18" w14:textId="77777777" w:rsidR="00C80CC3" w:rsidRPr="00794E4D" w:rsidRDefault="00C80CC3" w:rsidP="000E2554">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794E4D">
              <w:rPr>
                <w:rFonts w:cs="Arial"/>
                <w:color w:val="000000"/>
                <w:sz w:val="16"/>
                <w:szCs w:val="16"/>
              </w:rPr>
              <w:t>DIESEL_PRICE</w:t>
            </w:r>
          </w:p>
        </w:tc>
        <w:tc>
          <w:tcPr>
            <w:tcW w:w="6272" w:type="dxa"/>
          </w:tcPr>
          <w:p w14:paraId="1D1B8BB9" w14:textId="77777777" w:rsidR="00C80CC3" w:rsidRPr="00794E4D" w:rsidRDefault="00C80CC3" w:rsidP="000E2554">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794E4D">
              <w:rPr>
                <w:rFonts w:cs="Arial"/>
                <w:sz w:val="16"/>
                <w:szCs w:val="16"/>
              </w:rPr>
              <w:t xml:space="preserve">Diesel Price index data as of </w:t>
            </w:r>
            <w:r w:rsidRPr="00794E4D">
              <w:rPr>
                <w:rFonts w:cs="Arial"/>
                <w:sz w:val="16"/>
                <w:szCs w:val="16"/>
                <w:cs/>
              </w:rPr>
              <w:t>(</w:t>
            </w:r>
            <w:r w:rsidRPr="00794E4D">
              <w:rPr>
                <w:rFonts w:cs="Arial"/>
                <w:sz w:val="16"/>
                <w:szCs w:val="16"/>
              </w:rPr>
              <w:t xml:space="preserve">Date </w:t>
            </w:r>
            <w:r w:rsidRPr="00794E4D">
              <w:rPr>
                <w:rFonts w:cs="Arial"/>
                <w:sz w:val="16"/>
                <w:szCs w:val="16"/>
                <w:cs/>
              </w:rPr>
              <w:t xml:space="preserve">+ </w:t>
            </w:r>
            <w:r w:rsidRPr="00794E4D">
              <w:rPr>
                <w:rFonts w:cs="Arial"/>
                <w:sz w:val="16"/>
                <w:szCs w:val="16"/>
              </w:rPr>
              <w:t>12 months</w:t>
            </w:r>
            <w:r w:rsidRPr="00794E4D">
              <w:rPr>
                <w:rFonts w:cs="Arial"/>
                <w:sz w:val="16"/>
                <w:szCs w:val="16"/>
                <w:cs/>
              </w:rPr>
              <w:t>)</w:t>
            </w:r>
          </w:p>
        </w:tc>
      </w:tr>
      <w:tr w:rsidR="00C80CC3" w:rsidRPr="00794E4D" w14:paraId="52DC5EA3" w14:textId="77777777" w:rsidTr="009119D0">
        <w:trPr>
          <w:jc w:val="center"/>
        </w:trPr>
        <w:tc>
          <w:tcPr>
            <w:cnfStyle w:val="001000000000" w:firstRow="0" w:lastRow="0" w:firstColumn="1" w:lastColumn="0" w:oddVBand="0" w:evenVBand="0" w:oddHBand="0" w:evenHBand="0" w:firstRowFirstColumn="0" w:firstRowLastColumn="0" w:lastRowFirstColumn="0" w:lastRowLastColumn="0"/>
            <w:tcW w:w="675" w:type="dxa"/>
          </w:tcPr>
          <w:p w14:paraId="5E73A65D" w14:textId="77777777" w:rsidR="00C80CC3" w:rsidRPr="00794E4D" w:rsidRDefault="00C80CC3" w:rsidP="000E2554">
            <w:pPr>
              <w:rPr>
                <w:rFonts w:cs="Arial"/>
                <w:sz w:val="16"/>
                <w:szCs w:val="16"/>
              </w:rPr>
            </w:pPr>
            <w:r w:rsidRPr="00794E4D">
              <w:rPr>
                <w:rFonts w:cs="Arial"/>
                <w:sz w:val="16"/>
                <w:szCs w:val="16"/>
              </w:rPr>
              <w:t>14</w:t>
            </w:r>
            <w:r w:rsidRPr="00794E4D">
              <w:rPr>
                <w:rFonts w:cs="Arial"/>
                <w:sz w:val="16"/>
                <w:szCs w:val="16"/>
                <w:cs/>
              </w:rPr>
              <w:t>.</w:t>
            </w:r>
          </w:p>
        </w:tc>
        <w:tc>
          <w:tcPr>
            <w:tcW w:w="2295" w:type="dxa"/>
          </w:tcPr>
          <w:p w14:paraId="15C23500" w14:textId="77777777" w:rsidR="00C80CC3" w:rsidRPr="00794E4D" w:rsidRDefault="00C80CC3" w:rsidP="000E2554">
            <w:pPr>
              <w:cnfStyle w:val="000000000000" w:firstRow="0" w:lastRow="0" w:firstColumn="0" w:lastColumn="0" w:oddVBand="0" w:evenVBand="0" w:oddHBand="0" w:evenHBand="0" w:firstRowFirstColumn="0" w:firstRowLastColumn="0" w:lastRowFirstColumn="0" w:lastRowLastColumn="0"/>
              <w:rPr>
                <w:rFonts w:cs="Arial"/>
                <w:sz w:val="16"/>
                <w:szCs w:val="16"/>
              </w:rPr>
            </w:pPr>
            <w:r w:rsidRPr="00794E4D">
              <w:rPr>
                <w:rFonts w:cs="Arial"/>
                <w:color w:val="000000"/>
                <w:sz w:val="16"/>
                <w:szCs w:val="16"/>
              </w:rPr>
              <w:t>MLR</w:t>
            </w:r>
          </w:p>
        </w:tc>
        <w:tc>
          <w:tcPr>
            <w:tcW w:w="6272" w:type="dxa"/>
          </w:tcPr>
          <w:p w14:paraId="5677F41A" w14:textId="77777777" w:rsidR="00C80CC3" w:rsidRPr="00794E4D" w:rsidRDefault="00C80CC3" w:rsidP="000E2554">
            <w:pPr>
              <w:cnfStyle w:val="000000000000" w:firstRow="0" w:lastRow="0" w:firstColumn="0" w:lastColumn="0" w:oddVBand="0" w:evenVBand="0" w:oddHBand="0" w:evenHBand="0" w:firstRowFirstColumn="0" w:firstRowLastColumn="0" w:lastRowFirstColumn="0" w:lastRowLastColumn="0"/>
              <w:rPr>
                <w:rFonts w:cs="Arial"/>
                <w:sz w:val="16"/>
                <w:szCs w:val="16"/>
              </w:rPr>
            </w:pPr>
            <w:r w:rsidRPr="00794E4D">
              <w:rPr>
                <w:rFonts w:cs="Arial"/>
                <w:sz w:val="16"/>
                <w:szCs w:val="16"/>
              </w:rPr>
              <w:t xml:space="preserve">MLR index data as of </w:t>
            </w:r>
            <w:r w:rsidRPr="00794E4D">
              <w:rPr>
                <w:rFonts w:cs="Arial"/>
                <w:sz w:val="16"/>
                <w:szCs w:val="16"/>
                <w:cs/>
              </w:rPr>
              <w:t>(</w:t>
            </w:r>
            <w:r w:rsidRPr="00794E4D">
              <w:rPr>
                <w:rFonts w:cs="Arial"/>
                <w:sz w:val="16"/>
                <w:szCs w:val="16"/>
              </w:rPr>
              <w:t xml:space="preserve">Date </w:t>
            </w:r>
            <w:r w:rsidRPr="00794E4D">
              <w:rPr>
                <w:rFonts w:cs="Arial"/>
                <w:sz w:val="16"/>
                <w:szCs w:val="16"/>
                <w:cs/>
              </w:rPr>
              <w:t xml:space="preserve">+ </w:t>
            </w:r>
            <w:r w:rsidRPr="00794E4D">
              <w:rPr>
                <w:rFonts w:cs="Arial"/>
                <w:sz w:val="16"/>
                <w:szCs w:val="16"/>
              </w:rPr>
              <w:t>12 months</w:t>
            </w:r>
            <w:r w:rsidRPr="00794E4D">
              <w:rPr>
                <w:rFonts w:cs="Arial"/>
                <w:sz w:val="16"/>
                <w:szCs w:val="16"/>
                <w:cs/>
              </w:rPr>
              <w:t>)</w:t>
            </w:r>
          </w:p>
        </w:tc>
      </w:tr>
      <w:tr w:rsidR="00C80CC3" w:rsidRPr="00794E4D" w14:paraId="3CE2734A" w14:textId="77777777" w:rsidTr="009119D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5" w:type="dxa"/>
          </w:tcPr>
          <w:p w14:paraId="6B278135" w14:textId="77777777" w:rsidR="00C80CC3" w:rsidRPr="00794E4D" w:rsidRDefault="00C80CC3" w:rsidP="000E2554">
            <w:pPr>
              <w:rPr>
                <w:rFonts w:cs="Arial"/>
                <w:sz w:val="16"/>
                <w:szCs w:val="16"/>
              </w:rPr>
            </w:pPr>
            <w:r w:rsidRPr="00794E4D">
              <w:rPr>
                <w:rFonts w:cs="Arial"/>
                <w:sz w:val="16"/>
                <w:szCs w:val="16"/>
              </w:rPr>
              <w:t>15</w:t>
            </w:r>
            <w:r w:rsidRPr="00794E4D">
              <w:rPr>
                <w:rFonts w:cs="Arial"/>
                <w:sz w:val="16"/>
                <w:szCs w:val="16"/>
                <w:cs/>
              </w:rPr>
              <w:t>.</w:t>
            </w:r>
          </w:p>
        </w:tc>
        <w:tc>
          <w:tcPr>
            <w:tcW w:w="2295" w:type="dxa"/>
          </w:tcPr>
          <w:p w14:paraId="6594C0F8" w14:textId="77777777" w:rsidR="00C80CC3" w:rsidRPr="00794E4D" w:rsidRDefault="00C80CC3" w:rsidP="000E2554">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794E4D">
              <w:rPr>
                <w:rFonts w:cs="Arial"/>
                <w:color w:val="000000"/>
                <w:sz w:val="16"/>
                <w:szCs w:val="16"/>
              </w:rPr>
              <w:t>HOUSE_PRICE</w:t>
            </w:r>
          </w:p>
        </w:tc>
        <w:tc>
          <w:tcPr>
            <w:tcW w:w="6272" w:type="dxa"/>
          </w:tcPr>
          <w:p w14:paraId="16BBC788" w14:textId="77777777" w:rsidR="00C80CC3" w:rsidRPr="00794E4D" w:rsidRDefault="00C80CC3" w:rsidP="000E2554">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794E4D">
              <w:rPr>
                <w:rFonts w:cs="Arial"/>
                <w:sz w:val="16"/>
                <w:szCs w:val="16"/>
              </w:rPr>
              <w:t xml:space="preserve">Houseprice index data as of </w:t>
            </w:r>
            <w:r w:rsidRPr="00794E4D">
              <w:rPr>
                <w:rFonts w:cs="Arial"/>
                <w:sz w:val="16"/>
                <w:szCs w:val="16"/>
                <w:cs/>
              </w:rPr>
              <w:t>(</w:t>
            </w:r>
            <w:r w:rsidRPr="00794E4D">
              <w:rPr>
                <w:rFonts w:cs="Arial"/>
                <w:sz w:val="16"/>
                <w:szCs w:val="16"/>
              </w:rPr>
              <w:t xml:space="preserve">Date </w:t>
            </w:r>
            <w:r w:rsidRPr="00794E4D">
              <w:rPr>
                <w:rFonts w:cs="Arial"/>
                <w:sz w:val="16"/>
                <w:szCs w:val="16"/>
                <w:cs/>
              </w:rPr>
              <w:t xml:space="preserve">+ </w:t>
            </w:r>
            <w:r w:rsidRPr="00794E4D">
              <w:rPr>
                <w:rFonts w:cs="Arial"/>
                <w:sz w:val="16"/>
                <w:szCs w:val="16"/>
              </w:rPr>
              <w:t>12 months</w:t>
            </w:r>
            <w:r w:rsidRPr="00794E4D">
              <w:rPr>
                <w:rFonts w:cs="Arial"/>
                <w:sz w:val="16"/>
                <w:szCs w:val="16"/>
                <w:cs/>
              </w:rPr>
              <w:t>)</w:t>
            </w:r>
          </w:p>
        </w:tc>
      </w:tr>
      <w:tr w:rsidR="00C80CC3" w:rsidRPr="00794E4D" w14:paraId="3BB268C7" w14:textId="77777777" w:rsidTr="009119D0">
        <w:trPr>
          <w:jc w:val="center"/>
        </w:trPr>
        <w:tc>
          <w:tcPr>
            <w:cnfStyle w:val="001000000000" w:firstRow="0" w:lastRow="0" w:firstColumn="1" w:lastColumn="0" w:oddVBand="0" w:evenVBand="0" w:oddHBand="0" w:evenHBand="0" w:firstRowFirstColumn="0" w:firstRowLastColumn="0" w:lastRowFirstColumn="0" w:lastRowLastColumn="0"/>
            <w:tcW w:w="675" w:type="dxa"/>
          </w:tcPr>
          <w:p w14:paraId="566DB147" w14:textId="77777777" w:rsidR="00C80CC3" w:rsidRPr="00794E4D" w:rsidRDefault="00C80CC3" w:rsidP="000E2554">
            <w:pPr>
              <w:rPr>
                <w:rFonts w:cs="Arial"/>
                <w:sz w:val="16"/>
                <w:szCs w:val="16"/>
              </w:rPr>
            </w:pPr>
            <w:r w:rsidRPr="00794E4D">
              <w:rPr>
                <w:rFonts w:cs="Arial"/>
                <w:sz w:val="16"/>
                <w:szCs w:val="16"/>
              </w:rPr>
              <w:t>16</w:t>
            </w:r>
            <w:r w:rsidRPr="00794E4D">
              <w:rPr>
                <w:rFonts w:cs="Arial"/>
                <w:sz w:val="16"/>
                <w:szCs w:val="16"/>
                <w:cs/>
              </w:rPr>
              <w:t>.</w:t>
            </w:r>
          </w:p>
        </w:tc>
        <w:tc>
          <w:tcPr>
            <w:tcW w:w="2295" w:type="dxa"/>
          </w:tcPr>
          <w:p w14:paraId="4936D100" w14:textId="77777777" w:rsidR="00C80CC3" w:rsidRPr="00794E4D" w:rsidRDefault="00C80CC3" w:rsidP="000E2554">
            <w:pPr>
              <w:cnfStyle w:val="000000000000" w:firstRow="0" w:lastRow="0" w:firstColumn="0" w:lastColumn="0" w:oddVBand="0" w:evenVBand="0" w:oddHBand="0" w:evenHBand="0" w:firstRowFirstColumn="0" w:firstRowLastColumn="0" w:lastRowFirstColumn="0" w:lastRowLastColumn="0"/>
              <w:rPr>
                <w:rFonts w:cs="Arial"/>
                <w:sz w:val="16"/>
                <w:szCs w:val="16"/>
              </w:rPr>
            </w:pPr>
            <w:r w:rsidRPr="00794E4D">
              <w:rPr>
                <w:rFonts w:cs="Arial"/>
                <w:color w:val="000000"/>
                <w:sz w:val="16"/>
                <w:szCs w:val="16"/>
              </w:rPr>
              <w:t>HOUSEHOLD_DEBT</w:t>
            </w:r>
          </w:p>
        </w:tc>
        <w:tc>
          <w:tcPr>
            <w:tcW w:w="6272" w:type="dxa"/>
          </w:tcPr>
          <w:p w14:paraId="56FCCF88" w14:textId="77777777" w:rsidR="00C80CC3" w:rsidRPr="00794E4D" w:rsidRDefault="00C80CC3" w:rsidP="000E2554">
            <w:pPr>
              <w:cnfStyle w:val="000000000000" w:firstRow="0" w:lastRow="0" w:firstColumn="0" w:lastColumn="0" w:oddVBand="0" w:evenVBand="0" w:oddHBand="0" w:evenHBand="0" w:firstRowFirstColumn="0" w:firstRowLastColumn="0" w:lastRowFirstColumn="0" w:lastRowLastColumn="0"/>
              <w:rPr>
                <w:rFonts w:cs="Arial"/>
                <w:sz w:val="16"/>
                <w:szCs w:val="16"/>
              </w:rPr>
            </w:pPr>
            <w:r w:rsidRPr="00794E4D">
              <w:rPr>
                <w:rFonts w:cs="Arial"/>
                <w:sz w:val="16"/>
                <w:szCs w:val="16"/>
              </w:rPr>
              <w:t xml:space="preserve">Household debt index data as of </w:t>
            </w:r>
            <w:r w:rsidRPr="00794E4D">
              <w:rPr>
                <w:rFonts w:cs="Arial"/>
                <w:sz w:val="16"/>
                <w:szCs w:val="16"/>
                <w:cs/>
              </w:rPr>
              <w:t>(</w:t>
            </w:r>
            <w:r w:rsidRPr="00794E4D">
              <w:rPr>
                <w:rFonts w:cs="Arial"/>
                <w:sz w:val="16"/>
                <w:szCs w:val="16"/>
              </w:rPr>
              <w:t xml:space="preserve">Date </w:t>
            </w:r>
            <w:r w:rsidRPr="00794E4D">
              <w:rPr>
                <w:rFonts w:cs="Arial"/>
                <w:sz w:val="16"/>
                <w:szCs w:val="16"/>
                <w:cs/>
              </w:rPr>
              <w:t xml:space="preserve">+ </w:t>
            </w:r>
            <w:r w:rsidRPr="00794E4D">
              <w:rPr>
                <w:rFonts w:cs="Arial"/>
                <w:sz w:val="16"/>
                <w:szCs w:val="16"/>
              </w:rPr>
              <w:t>12 months</w:t>
            </w:r>
            <w:r w:rsidRPr="00794E4D">
              <w:rPr>
                <w:rFonts w:cs="Arial"/>
                <w:sz w:val="16"/>
                <w:szCs w:val="16"/>
                <w:cs/>
              </w:rPr>
              <w:t>)</w:t>
            </w:r>
          </w:p>
        </w:tc>
      </w:tr>
      <w:tr w:rsidR="00C80CC3" w:rsidRPr="00794E4D" w14:paraId="12DE3F46" w14:textId="77777777" w:rsidTr="009119D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5" w:type="dxa"/>
          </w:tcPr>
          <w:p w14:paraId="466A6200" w14:textId="77777777" w:rsidR="00C80CC3" w:rsidRPr="00794E4D" w:rsidRDefault="00C80CC3" w:rsidP="000E2554">
            <w:pPr>
              <w:rPr>
                <w:rFonts w:cs="Arial"/>
                <w:sz w:val="16"/>
                <w:szCs w:val="16"/>
              </w:rPr>
            </w:pPr>
            <w:r w:rsidRPr="00794E4D">
              <w:rPr>
                <w:rFonts w:cs="Arial"/>
                <w:sz w:val="16"/>
                <w:szCs w:val="16"/>
              </w:rPr>
              <w:t>17</w:t>
            </w:r>
            <w:r w:rsidRPr="00794E4D">
              <w:rPr>
                <w:rFonts w:cs="Arial"/>
                <w:sz w:val="16"/>
                <w:szCs w:val="16"/>
                <w:cs/>
              </w:rPr>
              <w:t>.</w:t>
            </w:r>
          </w:p>
        </w:tc>
        <w:tc>
          <w:tcPr>
            <w:tcW w:w="2295" w:type="dxa"/>
          </w:tcPr>
          <w:p w14:paraId="7A3E6D51" w14:textId="77777777" w:rsidR="00C80CC3" w:rsidRPr="00794E4D" w:rsidRDefault="00C80CC3" w:rsidP="000E2554">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794E4D">
              <w:rPr>
                <w:rFonts w:cs="Arial"/>
                <w:color w:val="000000"/>
                <w:sz w:val="16"/>
                <w:szCs w:val="16"/>
              </w:rPr>
              <w:t>CCI</w:t>
            </w:r>
          </w:p>
        </w:tc>
        <w:tc>
          <w:tcPr>
            <w:tcW w:w="6272" w:type="dxa"/>
          </w:tcPr>
          <w:p w14:paraId="47F4BC07" w14:textId="77777777" w:rsidR="00C80CC3" w:rsidRPr="00794E4D" w:rsidRDefault="00C80CC3" w:rsidP="000E2554">
            <w:pPr>
              <w:keepNext/>
              <w:cnfStyle w:val="000000100000" w:firstRow="0" w:lastRow="0" w:firstColumn="0" w:lastColumn="0" w:oddVBand="0" w:evenVBand="0" w:oddHBand="1" w:evenHBand="0" w:firstRowFirstColumn="0" w:firstRowLastColumn="0" w:lastRowFirstColumn="0" w:lastRowLastColumn="0"/>
              <w:rPr>
                <w:rFonts w:cs="Arial"/>
                <w:sz w:val="16"/>
                <w:szCs w:val="16"/>
              </w:rPr>
            </w:pPr>
            <w:r w:rsidRPr="00794E4D">
              <w:rPr>
                <w:rFonts w:cs="Arial"/>
                <w:sz w:val="16"/>
                <w:szCs w:val="16"/>
              </w:rPr>
              <w:t xml:space="preserve">CCI index data as of </w:t>
            </w:r>
            <w:r w:rsidRPr="00794E4D">
              <w:rPr>
                <w:rFonts w:cs="Arial"/>
                <w:sz w:val="16"/>
                <w:szCs w:val="16"/>
                <w:cs/>
              </w:rPr>
              <w:t>(</w:t>
            </w:r>
            <w:r w:rsidRPr="00794E4D">
              <w:rPr>
                <w:rFonts w:cs="Arial"/>
                <w:sz w:val="16"/>
                <w:szCs w:val="16"/>
              </w:rPr>
              <w:t xml:space="preserve">Date </w:t>
            </w:r>
            <w:r w:rsidRPr="00794E4D">
              <w:rPr>
                <w:rFonts w:cs="Arial"/>
                <w:sz w:val="16"/>
                <w:szCs w:val="16"/>
                <w:cs/>
              </w:rPr>
              <w:t xml:space="preserve">+ </w:t>
            </w:r>
            <w:r w:rsidRPr="00794E4D">
              <w:rPr>
                <w:rFonts w:cs="Arial"/>
                <w:sz w:val="16"/>
                <w:szCs w:val="16"/>
              </w:rPr>
              <w:t>12 months</w:t>
            </w:r>
            <w:r w:rsidRPr="00794E4D">
              <w:rPr>
                <w:rFonts w:cs="Arial"/>
                <w:sz w:val="16"/>
                <w:szCs w:val="16"/>
                <w:cs/>
              </w:rPr>
              <w:t>)</w:t>
            </w:r>
          </w:p>
        </w:tc>
      </w:tr>
    </w:tbl>
    <w:p w14:paraId="732E1507" w14:textId="77777777" w:rsidR="00507825" w:rsidRDefault="00507825" w:rsidP="00C80CC3">
      <w:pPr>
        <w:pStyle w:val="Caption"/>
        <w:rPr>
          <w:rFonts w:cs="Arial"/>
        </w:rPr>
      </w:pPr>
    </w:p>
    <w:p w14:paraId="49E99B03" w14:textId="77777777" w:rsidR="00C80CC3" w:rsidRPr="00794E4D" w:rsidRDefault="00C80CC3" w:rsidP="00C80CC3">
      <w:pPr>
        <w:pStyle w:val="Caption"/>
        <w:rPr>
          <w:rFonts w:cs="Arial"/>
        </w:rPr>
      </w:pPr>
      <w:r w:rsidRPr="00794E4D">
        <w:rPr>
          <w:rFonts w:cs="Arial"/>
        </w:rPr>
        <w:t xml:space="preserve">Table </w:t>
      </w:r>
      <w:r w:rsidRPr="00794E4D">
        <w:rPr>
          <w:rFonts w:cs="Arial"/>
        </w:rPr>
        <w:fldChar w:fldCharType="begin"/>
      </w:r>
      <w:r w:rsidRPr="00794E4D">
        <w:rPr>
          <w:rFonts w:cs="Arial"/>
        </w:rPr>
        <w:instrText xml:space="preserve"> SEQ Table \</w:instrText>
      </w:r>
      <w:r w:rsidRPr="00794E4D">
        <w:rPr>
          <w:rFonts w:cs="Arial"/>
          <w:bCs/>
          <w:cs/>
        </w:rPr>
        <w:instrText xml:space="preserve">* </w:instrText>
      </w:r>
      <w:r w:rsidRPr="00794E4D">
        <w:rPr>
          <w:rFonts w:cs="Arial"/>
        </w:rPr>
        <w:instrText xml:space="preserve">ARABIC </w:instrText>
      </w:r>
      <w:r w:rsidRPr="00794E4D">
        <w:rPr>
          <w:rFonts w:cs="Arial"/>
        </w:rPr>
        <w:fldChar w:fldCharType="separate"/>
      </w:r>
      <w:r w:rsidR="00CC7D55">
        <w:rPr>
          <w:rFonts w:cs="Arial"/>
          <w:noProof/>
        </w:rPr>
        <w:t>17</w:t>
      </w:r>
      <w:r w:rsidRPr="00794E4D">
        <w:rPr>
          <w:rFonts w:cs="Arial"/>
          <w:noProof/>
        </w:rPr>
        <w:fldChar w:fldCharType="end"/>
      </w:r>
      <w:r w:rsidRPr="00794E4D">
        <w:rPr>
          <w:rFonts w:cs="Arial"/>
        </w:rPr>
        <w:t>, Input data for macro</w:t>
      </w:r>
      <w:r w:rsidRPr="00794E4D">
        <w:rPr>
          <w:rFonts w:cs="Arial"/>
          <w:bCs/>
          <w:cs/>
        </w:rPr>
        <w:t>-</w:t>
      </w:r>
      <w:r w:rsidRPr="00794E4D">
        <w:rPr>
          <w:rFonts w:cs="Arial"/>
        </w:rPr>
        <w:t>overlay model</w:t>
      </w:r>
    </w:p>
    <w:p w14:paraId="21ECAA78" w14:textId="40E4B6AB" w:rsidR="00C80CC3" w:rsidRPr="00794E4D" w:rsidRDefault="00C80CC3" w:rsidP="00C80CC3">
      <w:pPr>
        <w:rPr>
          <w:rFonts w:cs="Arial"/>
          <w:szCs w:val="22"/>
        </w:rPr>
      </w:pPr>
      <w:r w:rsidRPr="00794E4D">
        <w:rPr>
          <w:rFonts w:cs="Arial"/>
        </w:rPr>
        <w:lastRenderedPageBreak/>
        <w:t>We also randomly spit sample into testing and training i</w:t>
      </w:r>
      <w:r w:rsidRPr="00794E4D">
        <w:rPr>
          <w:rFonts w:cs="Arial"/>
          <w:szCs w:val="22"/>
          <w:cs/>
        </w:rPr>
        <w:t>.</w:t>
      </w:r>
      <w:r w:rsidRPr="00794E4D">
        <w:rPr>
          <w:rFonts w:cs="Arial"/>
        </w:rPr>
        <w:t>e</w:t>
      </w:r>
      <w:r w:rsidRPr="00794E4D">
        <w:rPr>
          <w:rFonts w:cs="Arial"/>
          <w:szCs w:val="22"/>
          <w:cs/>
        </w:rPr>
        <w:t>.</w:t>
      </w:r>
      <w:r w:rsidRPr="00794E4D">
        <w:rPr>
          <w:rFonts w:cs="Arial"/>
        </w:rPr>
        <w:t xml:space="preserve"> 80</w:t>
      </w:r>
      <w:r w:rsidRPr="00794E4D">
        <w:rPr>
          <w:rFonts w:cs="Arial"/>
          <w:szCs w:val="22"/>
        </w:rPr>
        <w:t xml:space="preserve"> to </w:t>
      </w:r>
      <w:r w:rsidRPr="00794E4D">
        <w:rPr>
          <w:rFonts w:cs="Arial"/>
        </w:rPr>
        <w:t>20 respectively</w:t>
      </w:r>
      <w:r w:rsidRPr="00794E4D">
        <w:rPr>
          <w:rFonts w:cs="Arial"/>
          <w:szCs w:val="22"/>
          <w:cs/>
        </w:rPr>
        <w:t>.</w:t>
      </w:r>
      <w:r w:rsidRPr="00794E4D">
        <w:rPr>
          <w:rFonts w:cs="Arial"/>
        </w:rPr>
        <w:t xml:space="preserve"> After that, we fit a linear model to the time series data to establish the relationship between macro variables and the default rates over time</w:t>
      </w:r>
      <w:r w:rsidRPr="00794E4D">
        <w:rPr>
          <w:rFonts w:cs="Arial"/>
          <w:szCs w:val="22"/>
          <w:cs/>
        </w:rPr>
        <w:t xml:space="preserve">.  </w:t>
      </w:r>
      <w:r w:rsidRPr="00794E4D">
        <w:rPr>
          <w:rFonts w:cs="Arial"/>
        </w:rPr>
        <w:t>The selection</w:t>
      </w:r>
      <w:r w:rsidR="006D36BF">
        <w:rPr>
          <w:rFonts w:cs="Arial"/>
        </w:rPr>
        <w:t>s</w:t>
      </w:r>
      <w:r w:rsidRPr="00794E4D">
        <w:rPr>
          <w:rFonts w:cs="Arial"/>
        </w:rPr>
        <w:t xml:space="preserve"> of independent variables are done via a backward selection process</w:t>
      </w:r>
      <w:r w:rsidRPr="00794E4D">
        <w:rPr>
          <w:rFonts w:cs="Arial"/>
          <w:szCs w:val="22"/>
          <w:cs/>
        </w:rPr>
        <w:t xml:space="preserve">. </w:t>
      </w:r>
      <w:r w:rsidRPr="00794E4D">
        <w:rPr>
          <w:rFonts w:cs="Arial"/>
        </w:rPr>
        <w:t>However,</w:t>
      </w:r>
      <w:r w:rsidRPr="00794E4D">
        <w:rPr>
          <w:rFonts w:cs="Arial"/>
          <w:szCs w:val="22"/>
          <w:cs/>
        </w:rPr>
        <w:t xml:space="preserve"> </w:t>
      </w:r>
      <w:r w:rsidRPr="00794E4D">
        <w:rPr>
          <w:rFonts w:cs="Arial"/>
        </w:rPr>
        <w:t>the final set of macro</w:t>
      </w:r>
      <w:r w:rsidRPr="00794E4D">
        <w:rPr>
          <w:rFonts w:cs="Arial"/>
          <w:szCs w:val="22"/>
          <w:cs/>
        </w:rPr>
        <w:t>-</w:t>
      </w:r>
      <w:r w:rsidRPr="00794E4D">
        <w:rPr>
          <w:rFonts w:cs="Arial"/>
        </w:rPr>
        <w:t>economic variables</w:t>
      </w:r>
      <w:r w:rsidRPr="00794E4D">
        <w:rPr>
          <w:rFonts w:cs="Arial"/>
          <w:szCs w:val="22"/>
          <w:cs/>
        </w:rPr>
        <w:t xml:space="preserve"> </w:t>
      </w:r>
      <w:r w:rsidRPr="00794E4D">
        <w:rPr>
          <w:rFonts w:cs="Arial"/>
        </w:rPr>
        <w:t xml:space="preserve">selected into the final model </w:t>
      </w:r>
      <w:r w:rsidR="006D36BF">
        <w:rPr>
          <w:rFonts w:cs="Arial"/>
        </w:rPr>
        <w:t>is</w:t>
      </w:r>
      <w:r w:rsidRPr="00794E4D">
        <w:rPr>
          <w:rFonts w:cs="Arial"/>
        </w:rPr>
        <w:t xml:space="preserve"> based on economic intuition, predictive significance of the independent variable and a tolerable level of model accuracy </w:t>
      </w:r>
      <w:r w:rsidRPr="00794E4D">
        <w:rPr>
          <w:rFonts w:cs="Arial"/>
          <w:szCs w:val="22"/>
          <w:cs/>
        </w:rPr>
        <w:t>(</w:t>
      </w:r>
      <w:r w:rsidRPr="00794E4D">
        <w:rPr>
          <w:rFonts w:cs="Arial"/>
        </w:rPr>
        <w:t>Adj</w:t>
      </w:r>
      <w:r w:rsidRPr="00794E4D">
        <w:rPr>
          <w:rFonts w:cs="Arial"/>
          <w:szCs w:val="22"/>
        </w:rPr>
        <w:t>usted</w:t>
      </w:r>
      <w:r w:rsidRPr="00794E4D">
        <w:rPr>
          <w:rFonts w:cs="Arial"/>
          <w:szCs w:val="22"/>
          <w:cs/>
        </w:rPr>
        <w:t xml:space="preserve"> </w:t>
      </w:r>
      <w:r w:rsidRPr="00794E4D">
        <w:rPr>
          <w:rFonts w:cs="Arial"/>
        </w:rPr>
        <w:t>Rsquare</w:t>
      </w:r>
      <w:r w:rsidRPr="00794E4D">
        <w:rPr>
          <w:rFonts w:cs="Arial"/>
          <w:szCs w:val="22"/>
          <w:cs/>
        </w:rPr>
        <w:t>).</w:t>
      </w:r>
    </w:p>
    <w:tbl>
      <w:tblPr>
        <w:tblStyle w:val="LightList-Accent1"/>
        <w:tblW w:w="4615" w:type="pct"/>
        <w:jc w:val="center"/>
        <w:tblLayout w:type="fixed"/>
        <w:tblLook w:val="04A0" w:firstRow="1" w:lastRow="0" w:firstColumn="1" w:lastColumn="0" w:noHBand="0" w:noVBand="1"/>
      </w:tblPr>
      <w:tblGrid>
        <w:gridCol w:w="1080"/>
        <w:gridCol w:w="1186"/>
        <w:gridCol w:w="38"/>
        <w:gridCol w:w="1030"/>
        <w:gridCol w:w="184"/>
        <w:gridCol w:w="1068"/>
        <w:gridCol w:w="184"/>
        <w:gridCol w:w="1068"/>
        <w:gridCol w:w="184"/>
        <w:gridCol w:w="1065"/>
        <w:gridCol w:w="184"/>
        <w:gridCol w:w="1245"/>
        <w:gridCol w:w="14"/>
      </w:tblGrid>
      <w:tr w:rsidR="00C80CC3" w:rsidRPr="00FA038D" w14:paraId="658DC9E1" w14:textId="77777777" w:rsidTr="006D36BF">
        <w:trPr>
          <w:gridAfter w:val="1"/>
          <w:cnfStyle w:val="100000000000" w:firstRow="1" w:lastRow="0" w:firstColumn="0" w:lastColumn="0" w:oddVBand="0" w:evenVBand="0" w:oddHBand="0" w:evenHBand="0" w:firstRowFirstColumn="0" w:firstRowLastColumn="0" w:lastRowFirstColumn="0" w:lastRowLastColumn="0"/>
          <w:wAfter w:w="8" w:type="pct"/>
          <w:trHeight w:val="319"/>
          <w:jc w:val="center"/>
        </w:trPr>
        <w:tc>
          <w:tcPr>
            <w:cnfStyle w:val="001000000000" w:firstRow="0" w:lastRow="0" w:firstColumn="1" w:lastColumn="0" w:oddVBand="0" w:evenVBand="0" w:oddHBand="0" w:evenHBand="0" w:firstRowFirstColumn="0" w:firstRowLastColumn="0" w:lastRowFirstColumn="0" w:lastRowLastColumn="0"/>
            <w:tcW w:w="633" w:type="pct"/>
            <w:tcBorders>
              <w:right w:val="single" w:sz="8" w:space="0" w:color="9CC2E5" w:themeColor="accent1" w:themeTint="99"/>
            </w:tcBorders>
            <w:vAlign w:val="center"/>
            <w:hideMark/>
          </w:tcPr>
          <w:p w14:paraId="0F54720C" w14:textId="77777777" w:rsidR="00C80CC3" w:rsidRPr="00FA038D" w:rsidRDefault="00C80CC3" w:rsidP="000F3811">
            <w:pPr>
              <w:spacing w:before="100" w:beforeAutospacing="1" w:after="100" w:afterAutospacing="1" w:line="240" w:lineRule="auto"/>
              <w:jc w:val="center"/>
              <w:rPr>
                <w:rFonts w:cs="Arial"/>
                <w:sz w:val="16"/>
                <w:szCs w:val="16"/>
              </w:rPr>
            </w:pPr>
            <w:r w:rsidRPr="00FA038D">
              <w:rPr>
                <w:rFonts w:cs="Arial"/>
                <w:sz w:val="16"/>
                <w:szCs w:val="16"/>
              </w:rPr>
              <w:t>Product</w:t>
            </w:r>
          </w:p>
        </w:tc>
        <w:tc>
          <w:tcPr>
            <w:tcW w:w="695" w:type="pct"/>
            <w:tcBorders>
              <w:left w:val="single" w:sz="8" w:space="0" w:color="9CC2E5" w:themeColor="accent1" w:themeTint="99"/>
            </w:tcBorders>
            <w:vAlign w:val="center"/>
            <w:hideMark/>
          </w:tcPr>
          <w:p w14:paraId="35A7EF88" w14:textId="77777777" w:rsidR="00C80CC3" w:rsidRPr="00FA038D" w:rsidRDefault="00C80CC3" w:rsidP="000F3811">
            <w:pPr>
              <w:spacing w:before="100" w:beforeAutospacing="1" w:after="100" w:afterAutospacing="1" w:line="240" w:lineRule="auto"/>
              <w:jc w:val="center"/>
              <w:cnfStyle w:val="100000000000" w:firstRow="1" w:lastRow="0" w:firstColumn="0" w:lastColumn="0" w:oddVBand="0" w:evenVBand="0" w:oddHBand="0" w:evenHBand="0" w:firstRowFirstColumn="0" w:firstRowLastColumn="0" w:lastRowFirstColumn="0" w:lastRowLastColumn="0"/>
              <w:rPr>
                <w:rFonts w:cs="Arial"/>
                <w:sz w:val="16"/>
                <w:szCs w:val="16"/>
              </w:rPr>
            </w:pPr>
            <w:r w:rsidRPr="00FA038D">
              <w:rPr>
                <w:rFonts w:cs="Arial"/>
                <w:sz w:val="16"/>
                <w:szCs w:val="16"/>
              </w:rPr>
              <w:t>Occupation</w:t>
            </w:r>
          </w:p>
        </w:tc>
        <w:tc>
          <w:tcPr>
            <w:tcW w:w="734" w:type="pct"/>
            <w:gridSpan w:val="3"/>
            <w:vAlign w:val="center"/>
          </w:tcPr>
          <w:p w14:paraId="069CFE97" w14:textId="4F1826DE" w:rsidR="00C80CC3" w:rsidRPr="00FA038D" w:rsidRDefault="00C80CC3" w:rsidP="000F3811">
            <w:pPr>
              <w:spacing w:before="100" w:beforeAutospacing="1" w:after="100" w:afterAutospacing="1" w:line="240" w:lineRule="auto"/>
              <w:jc w:val="center"/>
              <w:cnfStyle w:val="100000000000" w:firstRow="1" w:lastRow="0" w:firstColumn="0" w:lastColumn="0" w:oddVBand="0" w:evenVBand="0" w:oddHBand="0" w:evenHBand="0" w:firstRowFirstColumn="0" w:firstRowLastColumn="0" w:lastRowFirstColumn="0" w:lastRowLastColumn="0"/>
              <w:rPr>
                <w:rFonts w:cs="Arial"/>
                <w:i/>
                <w:iCs/>
                <w:sz w:val="16"/>
                <w:szCs w:val="16"/>
              </w:rPr>
            </w:pPr>
          </w:p>
        </w:tc>
        <w:tc>
          <w:tcPr>
            <w:tcW w:w="734" w:type="pct"/>
            <w:gridSpan w:val="2"/>
            <w:vAlign w:val="center"/>
          </w:tcPr>
          <w:p w14:paraId="4FDF9396" w14:textId="730983F4" w:rsidR="00C80CC3" w:rsidRPr="00FA038D" w:rsidRDefault="00C80CC3" w:rsidP="000F3811">
            <w:pPr>
              <w:spacing w:before="100" w:beforeAutospacing="1" w:after="100" w:afterAutospacing="1" w:line="240" w:lineRule="auto"/>
              <w:jc w:val="center"/>
              <w:cnfStyle w:val="100000000000" w:firstRow="1" w:lastRow="0" w:firstColumn="0" w:lastColumn="0" w:oddVBand="0" w:evenVBand="0" w:oddHBand="0" w:evenHBand="0" w:firstRowFirstColumn="0" w:firstRowLastColumn="0" w:lastRowFirstColumn="0" w:lastRowLastColumn="0"/>
              <w:rPr>
                <w:rFonts w:cs="Arial"/>
                <w:i/>
                <w:iCs/>
                <w:sz w:val="16"/>
                <w:szCs w:val="16"/>
              </w:rPr>
            </w:pPr>
          </w:p>
        </w:tc>
        <w:tc>
          <w:tcPr>
            <w:tcW w:w="734" w:type="pct"/>
            <w:gridSpan w:val="2"/>
            <w:vAlign w:val="center"/>
          </w:tcPr>
          <w:p w14:paraId="4F2DCC31" w14:textId="41C30E54" w:rsidR="00C80CC3" w:rsidRPr="00FA038D" w:rsidRDefault="00C80CC3" w:rsidP="000F3811">
            <w:pPr>
              <w:spacing w:before="100" w:beforeAutospacing="1" w:after="100" w:afterAutospacing="1" w:line="240" w:lineRule="auto"/>
              <w:jc w:val="center"/>
              <w:cnfStyle w:val="100000000000" w:firstRow="1" w:lastRow="0" w:firstColumn="0" w:lastColumn="0" w:oddVBand="0" w:evenVBand="0" w:oddHBand="0" w:evenHBand="0" w:firstRowFirstColumn="0" w:firstRowLastColumn="0" w:lastRowFirstColumn="0" w:lastRowLastColumn="0"/>
              <w:rPr>
                <w:rFonts w:cs="Arial"/>
                <w:i/>
                <w:iCs/>
                <w:sz w:val="16"/>
                <w:szCs w:val="16"/>
              </w:rPr>
            </w:pPr>
          </w:p>
        </w:tc>
        <w:tc>
          <w:tcPr>
            <w:tcW w:w="732" w:type="pct"/>
            <w:gridSpan w:val="2"/>
            <w:vAlign w:val="center"/>
          </w:tcPr>
          <w:p w14:paraId="2AFF4074" w14:textId="142A9C83" w:rsidR="00C80CC3" w:rsidRPr="00FA038D" w:rsidRDefault="00C80CC3" w:rsidP="000F3811">
            <w:pPr>
              <w:spacing w:before="100" w:beforeAutospacing="1" w:after="100" w:afterAutospacing="1" w:line="240" w:lineRule="auto"/>
              <w:jc w:val="center"/>
              <w:cnfStyle w:val="100000000000" w:firstRow="1" w:lastRow="0" w:firstColumn="0" w:lastColumn="0" w:oddVBand="0" w:evenVBand="0" w:oddHBand="0" w:evenHBand="0" w:firstRowFirstColumn="0" w:firstRowLastColumn="0" w:lastRowFirstColumn="0" w:lastRowLastColumn="0"/>
              <w:rPr>
                <w:rFonts w:cs="Arial"/>
                <w:i/>
                <w:iCs/>
                <w:sz w:val="16"/>
                <w:szCs w:val="16"/>
              </w:rPr>
            </w:pPr>
          </w:p>
        </w:tc>
        <w:tc>
          <w:tcPr>
            <w:tcW w:w="730" w:type="pct"/>
            <w:vAlign w:val="center"/>
          </w:tcPr>
          <w:p w14:paraId="1D587504" w14:textId="77777777" w:rsidR="00C80CC3" w:rsidRPr="00FA038D" w:rsidRDefault="00C80CC3" w:rsidP="000F3811">
            <w:pPr>
              <w:spacing w:before="100" w:beforeAutospacing="1" w:after="100" w:afterAutospacing="1" w:line="240" w:lineRule="auto"/>
              <w:jc w:val="center"/>
              <w:cnfStyle w:val="100000000000" w:firstRow="1" w:lastRow="0" w:firstColumn="0" w:lastColumn="0" w:oddVBand="0" w:evenVBand="0" w:oddHBand="0" w:evenHBand="0" w:firstRowFirstColumn="0" w:firstRowLastColumn="0" w:lastRowFirstColumn="0" w:lastRowLastColumn="0"/>
              <w:rPr>
                <w:rFonts w:cs="Arial"/>
                <w:i/>
                <w:iCs/>
                <w:sz w:val="16"/>
                <w:szCs w:val="16"/>
              </w:rPr>
            </w:pPr>
            <w:r w:rsidRPr="00FA038D">
              <w:rPr>
                <w:rFonts w:cs="Arial"/>
                <w:i/>
                <w:iCs/>
                <w:sz w:val="16"/>
                <w:szCs w:val="16"/>
              </w:rPr>
              <w:t xml:space="preserve">Adjusted </w:t>
            </w:r>
            <m:oMath>
              <m:sSup>
                <m:sSupPr>
                  <m:ctrlPr>
                    <w:rPr>
                      <w:rFonts w:ascii="Cambria Math" w:hAnsi="Cambria Math" w:cs="Arial"/>
                      <w:i/>
                      <w:iCs/>
                      <w:sz w:val="16"/>
                      <w:szCs w:val="16"/>
                    </w:rPr>
                  </m:ctrlPr>
                </m:sSupPr>
                <m:e>
                  <m:r>
                    <m:rPr>
                      <m:sty m:val="bi"/>
                    </m:rPr>
                    <w:rPr>
                      <w:rFonts w:ascii="Cambria Math" w:hAnsi="Cambria Math" w:cs="Cambria Math" w:hint="cs"/>
                      <w:sz w:val="16"/>
                      <w:szCs w:val="16"/>
                      <w:cs/>
                    </w:rPr>
                    <m:t>R</m:t>
                  </m:r>
                </m:e>
                <m:sup>
                  <m:r>
                    <m:rPr>
                      <m:sty m:val="bi"/>
                    </m:rPr>
                    <w:rPr>
                      <w:rFonts w:ascii="Cambria Math" w:hAnsi="Cambria Math" w:cs="Arial"/>
                      <w:sz w:val="16"/>
                      <w:szCs w:val="16"/>
                    </w:rPr>
                    <m:t>2</m:t>
                  </m:r>
                </m:sup>
              </m:sSup>
            </m:oMath>
          </w:p>
        </w:tc>
      </w:tr>
      <w:tr w:rsidR="00C80CC3" w:rsidRPr="00FA038D" w14:paraId="381F9E2C" w14:textId="77777777" w:rsidTr="006D36BF">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633" w:type="pct"/>
            <w:vMerge w:val="restart"/>
            <w:tcBorders>
              <w:right w:val="single" w:sz="8" w:space="0" w:color="9CC2E5" w:themeColor="accent1" w:themeTint="99"/>
            </w:tcBorders>
            <w:vAlign w:val="center"/>
            <w:hideMark/>
          </w:tcPr>
          <w:p w14:paraId="0B86BC1F" w14:textId="77777777" w:rsidR="00C80CC3" w:rsidRPr="00FA038D" w:rsidRDefault="00C80CC3" w:rsidP="000F3811">
            <w:pPr>
              <w:spacing w:before="100" w:beforeAutospacing="1" w:after="100" w:afterAutospacing="1" w:line="240" w:lineRule="auto"/>
              <w:jc w:val="center"/>
              <w:rPr>
                <w:rFonts w:cs="Arial"/>
                <w:sz w:val="16"/>
                <w:szCs w:val="16"/>
              </w:rPr>
            </w:pPr>
            <w:r w:rsidRPr="00FA038D">
              <w:rPr>
                <w:rFonts w:cs="Arial"/>
                <w:sz w:val="16"/>
                <w:szCs w:val="16"/>
              </w:rPr>
              <w:t>K</w:t>
            </w:r>
            <w:r w:rsidRPr="00FA038D">
              <w:rPr>
                <w:rFonts w:cs="Arial"/>
                <w:sz w:val="16"/>
                <w:szCs w:val="16"/>
                <w:cs/>
              </w:rPr>
              <w:t>-</w:t>
            </w:r>
            <w:r w:rsidRPr="00FA038D">
              <w:rPr>
                <w:rFonts w:cs="Arial"/>
                <w:sz w:val="16"/>
                <w:szCs w:val="16"/>
              </w:rPr>
              <w:t>Leasing</w:t>
            </w:r>
          </w:p>
        </w:tc>
        <w:tc>
          <w:tcPr>
            <w:tcW w:w="717" w:type="pct"/>
            <w:gridSpan w:val="2"/>
            <w:tcBorders>
              <w:left w:val="single" w:sz="8" w:space="0" w:color="9CC2E5" w:themeColor="accent1" w:themeTint="99"/>
            </w:tcBorders>
            <w:vAlign w:val="center"/>
            <w:hideMark/>
          </w:tcPr>
          <w:p w14:paraId="4AEB9CA5" w14:textId="77777777" w:rsidR="00C80CC3" w:rsidRPr="00FA038D" w:rsidRDefault="00C80CC3" w:rsidP="000F3811">
            <w:pPr>
              <w:spacing w:before="100" w:beforeAutospacing="1" w:after="100" w:afterAutospacing="1"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FA038D">
              <w:rPr>
                <w:rFonts w:cs="Arial"/>
                <w:sz w:val="16"/>
                <w:szCs w:val="16"/>
              </w:rPr>
              <w:t>Salary Earner</w:t>
            </w:r>
          </w:p>
        </w:tc>
        <w:tc>
          <w:tcPr>
            <w:tcW w:w="604" w:type="pct"/>
            <w:vAlign w:val="center"/>
          </w:tcPr>
          <w:p w14:paraId="4BE5464C" w14:textId="42882E64" w:rsidR="00C80CC3" w:rsidRPr="00FA038D" w:rsidRDefault="00C80CC3" w:rsidP="000F3811">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734" w:type="pct"/>
            <w:gridSpan w:val="2"/>
            <w:vAlign w:val="center"/>
          </w:tcPr>
          <w:p w14:paraId="35C6C214" w14:textId="697B841D" w:rsidR="00C80CC3" w:rsidRPr="00FA038D" w:rsidRDefault="00C80CC3" w:rsidP="000F3811">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734" w:type="pct"/>
            <w:gridSpan w:val="2"/>
            <w:vAlign w:val="center"/>
          </w:tcPr>
          <w:p w14:paraId="25104565" w14:textId="1DD0ACA2" w:rsidR="00C80CC3" w:rsidRPr="00FA038D" w:rsidRDefault="00C80CC3" w:rsidP="000F3811">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732" w:type="pct"/>
            <w:gridSpan w:val="2"/>
            <w:vAlign w:val="center"/>
          </w:tcPr>
          <w:p w14:paraId="7C42FC25" w14:textId="6C97FCF8" w:rsidR="00C80CC3" w:rsidRPr="00FA038D" w:rsidRDefault="00C80CC3" w:rsidP="000F3811">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846" w:type="pct"/>
            <w:gridSpan w:val="3"/>
            <w:vAlign w:val="center"/>
          </w:tcPr>
          <w:p w14:paraId="30D00A15" w14:textId="236F0473" w:rsidR="00C80CC3" w:rsidRPr="006D36BF" w:rsidRDefault="002A79BC" w:rsidP="000F3811">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cs/>
              </w:rPr>
            </w:pPr>
            <w:r w:rsidRPr="006D36BF">
              <w:rPr>
                <w:rFonts w:cs="Arial"/>
                <w:sz w:val="16"/>
                <w:szCs w:val="16"/>
              </w:rPr>
              <w:t>40-</w:t>
            </w:r>
            <w:r w:rsidR="00C80CC3" w:rsidRPr="006D36BF">
              <w:rPr>
                <w:rFonts w:cs="Arial"/>
                <w:sz w:val="16"/>
                <w:szCs w:val="16"/>
              </w:rPr>
              <w:t>50</w:t>
            </w:r>
            <w:r w:rsidR="00C80CC3" w:rsidRPr="006D36BF">
              <w:rPr>
                <w:rFonts w:cs="Arial"/>
                <w:sz w:val="16"/>
                <w:szCs w:val="16"/>
                <w:cs/>
              </w:rPr>
              <w:t>%</w:t>
            </w:r>
          </w:p>
        </w:tc>
      </w:tr>
      <w:tr w:rsidR="00C80CC3" w:rsidRPr="00FA038D" w14:paraId="64ED11C9" w14:textId="77777777" w:rsidTr="006D36BF">
        <w:trPr>
          <w:trHeight w:val="20"/>
          <w:jc w:val="center"/>
        </w:trPr>
        <w:tc>
          <w:tcPr>
            <w:cnfStyle w:val="001000000000" w:firstRow="0" w:lastRow="0" w:firstColumn="1" w:lastColumn="0" w:oddVBand="0" w:evenVBand="0" w:oddHBand="0" w:evenHBand="0" w:firstRowFirstColumn="0" w:firstRowLastColumn="0" w:lastRowFirstColumn="0" w:lastRowLastColumn="0"/>
            <w:tcW w:w="633" w:type="pct"/>
            <w:vMerge/>
            <w:tcBorders>
              <w:right w:val="single" w:sz="8" w:space="0" w:color="9CC2E5" w:themeColor="accent1" w:themeTint="99"/>
            </w:tcBorders>
            <w:vAlign w:val="center"/>
            <w:hideMark/>
          </w:tcPr>
          <w:p w14:paraId="3003CFF5" w14:textId="77777777" w:rsidR="00C80CC3" w:rsidRPr="00FA038D" w:rsidRDefault="00C80CC3" w:rsidP="000F3811">
            <w:pPr>
              <w:spacing w:before="100" w:beforeAutospacing="1" w:after="100" w:afterAutospacing="1" w:line="240" w:lineRule="auto"/>
              <w:jc w:val="center"/>
              <w:rPr>
                <w:rFonts w:cs="Arial"/>
                <w:sz w:val="16"/>
                <w:szCs w:val="16"/>
              </w:rPr>
            </w:pPr>
          </w:p>
        </w:tc>
        <w:tc>
          <w:tcPr>
            <w:tcW w:w="717" w:type="pct"/>
            <w:gridSpan w:val="2"/>
            <w:tcBorders>
              <w:left w:val="single" w:sz="8" w:space="0" w:color="9CC2E5" w:themeColor="accent1" w:themeTint="99"/>
            </w:tcBorders>
            <w:vAlign w:val="center"/>
            <w:hideMark/>
          </w:tcPr>
          <w:p w14:paraId="1D4DB8E8" w14:textId="77777777" w:rsidR="00C80CC3" w:rsidRPr="00FA038D" w:rsidRDefault="00C80CC3" w:rsidP="000F3811">
            <w:pPr>
              <w:spacing w:before="100" w:beforeAutospacing="1" w:after="100" w:afterAutospacing="1"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FA038D">
              <w:rPr>
                <w:rFonts w:cs="Arial"/>
                <w:sz w:val="16"/>
                <w:szCs w:val="16"/>
              </w:rPr>
              <w:t>Entrepreneur</w:t>
            </w:r>
          </w:p>
        </w:tc>
        <w:tc>
          <w:tcPr>
            <w:tcW w:w="604" w:type="pct"/>
            <w:vAlign w:val="center"/>
          </w:tcPr>
          <w:p w14:paraId="49BB5A06" w14:textId="7A26478D" w:rsidR="00C80CC3" w:rsidRPr="00FA038D" w:rsidRDefault="00C80CC3" w:rsidP="000F3811">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734" w:type="pct"/>
            <w:gridSpan w:val="2"/>
            <w:vAlign w:val="center"/>
          </w:tcPr>
          <w:p w14:paraId="3379656F" w14:textId="02D6812D" w:rsidR="00C80CC3" w:rsidRPr="00FA038D" w:rsidRDefault="00C80CC3" w:rsidP="000F3811">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734" w:type="pct"/>
            <w:gridSpan w:val="2"/>
            <w:vAlign w:val="center"/>
          </w:tcPr>
          <w:p w14:paraId="53351137" w14:textId="301DD08D" w:rsidR="00C80CC3" w:rsidRPr="00FA038D" w:rsidRDefault="00C80CC3" w:rsidP="000F3811">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732" w:type="pct"/>
            <w:gridSpan w:val="2"/>
            <w:vAlign w:val="center"/>
          </w:tcPr>
          <w:p w14:paraId="35E2462B" w14:textId="7D6894B5" w:rsidR="00C80CC3" w:rsidRPr="00FA038D" w:rsidRDefault="00C80CC3" w:rsidP="000F3811">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846" w:type="pct"/>
            <w:gridSpan w:val="3"/>
            <w:vAlign w:val="center"/>
          </w:tcPr>
          <w:p w14:paraId="44AABBA2" w14:textId="172E424A" w:rsidR="00C80CC3" w:rsidRPr="006D36BF" w:rsidRDefault="002A79BC" w:rsidP="000F3811">
            <w:pPr>
              <w:keepNext/>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cs/>
              </w:rPr>
            </w:pPr>
            <w:r w:rsidRPr="006D36BF">
              <w:rPr>
                <w:rFonts w:cs="Arial"/>
                <w:sz w:val="16"/>
                <w:szCs w:val="16"/>
              </w:rPr>
              <w:t>40-50</w:t>
            </w:r>
            <w:r w:rsidRPr="006D36BF">
              <w:rPr>
                <w:rFonts w:cs="Arial"/>
                <w:sz w:val="16"/>
                <w:szCs w:val="16"/>
                <w:cs/>
              </w:rPr>
              <w:t>%</w:t>
            </w:r>
          </w:p>
        </w:tc>
      </w:tr>
    </w:tbl>
    <w:p w14:paraId="75D04759" w14:textId="77777777" w:rsidR="00507825" w:rsidRDefault="00507825" w:rsidP="00C80CC3">
      <w:pPr>
        <w:pStyle w:val="Caption"/>
        <w:rPr>
          <w:rFonts w:cs="Arial"/>
        </w:rPr>
      </w:pPr>
    </w:p>
    <w:p w14:paraId="524E20C9" w14:textId="77777777" w:rsidR="00C80CC3" w:rsidRPr="00794E4D" w:rsidRDefault="00C80CC3" w:rsidP="00C80CC3">
      <w:pPr>
        <w:pStyle w:val="Caption"/>
        <w:rPr>
          <w:rFonts w:cs="Arial"/>
        </w:rPr>
      </w:pPr>
      <w:r w:rsidRPr="00794E4D">
        <w:rPr>
          <w:rFonts w:cs="Arial"/>
        </w:rPr>
        <w:t xml:space="preserve">Table </w:t>
      </w:r>
      <w:r w:rsidRPr="00794E4D">
        <w:rPr>
          <w:rFonts w:cs="Arial"/>
        </w:rPr>
        <w:fldChar w:fldCharType="begin"/>
      </w:r>
      <w:r w:rsidRPr="00794E4D">
        <w:rPr>
          <w:rFonts w:cs="Arial"/>
        </w:rPr>
        <w:instrText xml:space="preserve"> SEQ Table \</w:instrText>
      </w:r>
      <w:r w:rsidRPr="00794E4D">
        <w:rPr>
          <w:rFonts w:cs="Arial"/>
          <w:bCs/>
          <w:cs/>
        </w:rPr>
        <w:instrText xml:space="preserve">* </w:instrText>
      </w:r>
      <w:r w:rsidRPr="00794E4D">
        <w:rPr>
          <w:rFonts w:cs="Arial"/>
        </w:rPr>
        <w:instrText xml:space="preserve">ARABIC </w:instrText>
      </w:r>
      <w:r w:rsidRPr="00794E4D">
        <w:rPr>
          <w:rFonts w:cs="Arial"/>
        </w:rPr>
        <w:fldChar w:fldCharType="separate"/>
      </w:r>
      <w:r w:rsidR="00CC7D55">
        <w:rPr>
          <w:rFonts w:cs="Arial"/>
          <w:noProof/>
        </w:rPr>
        <w:t>18</w:t>
      </w:r>
      <w:r w:rsidRPr="00794E4D">
        <w:rPr>
          <w:rFonts w:cs="Arial"/>
          <w:noProof/>
        </w:rPr>
        <w:fldChar w:fldCharType="end"/>
      </w:r>
      <w:r w:rsidRPr="00794E4D">
        <w:rPr>
          <w:rFonts w:cs="Arial"/>
        </w:rPr>
        <w:t>, Final coefficient of macro</w:t>
      </w:r>
      <w:r w:rsidRPr="00794E4D">
        <w:rPr>
          <w:rFonts w:cs="Arial"/>
          <w:bCs/>
          <w:cs/>
        </w:rPr>
        <w:t>-</w:t>
      </w:r>
      <w:r w:rsidRPr="00794E4D">
        <w:rPr>
          <w:rFonts w:cs="Arial"/>
        </w:rPr>
        <w:t>overlay model</w:t>
      </w:r>
    </w:p>
    <w:p w14:paraId="1A4C97D0" w14:textId="77777777" w:rsidR="00C80CC3" w:rsidRPr="00794E4D" w:rsidRDefault="00C80CC3" w:rsidP="00C80CC3">
      <w:pPr>
        <w:rPr>
          <w:rFonts w:cs="Arial"/>
          <w:szCs w:val="22"/>
        </w:rPr>
      </w:pPr>
      <w:r w:rsidRPr="00794E4D">
        <w:rPr>
          <w:rFonts w:cs="Arial"/>
        </w:rPr>
        <w:t xml:space="preserve">After obtaining CAF, the next part is to calculate </w:t>
      </w:r>
      <m:oMath>
        <m:sSup>
          <m:sSupPr>
            <m:ctrlPr>
              <w:rPr>
                <w:rFonts w:ascii="Cambria Math" w:hAnsi="Cambria Math" w:cs="Arial"/>
                <w:i/>
              </w:rPr>
            </m:ctrlPr>
          </m:sSupPr>
          <m:e>
            <m:r>
              <w:rPr>
                <w:rFonts w:ascii="Cambria Math" w:hAnsi="Cambria Math" w:cs="Cambria Math" w:hint="cs"/>
                <w:szCs w:val="22"/>
                <w:cs/>
              </w:rPr>
              <m:t>r</m:t>
            </m:r>
          </m:e>
          <m:sup>
            <m:r>
              <w:rPr>
                <w:rFonts w:ascii="Cambria Math" w:hAnsi="Cambria Math" w:cs="Arial"/>
              </w:rPr>
              <m:t>2</m:t>
            </m:r>
          </m:sup>
        </m:sSup>
      </m:oMath>
      <w:r w:rsidRPr="00794E4D">
        <w:rPr>
          <w:rFonts w:cs="Arial"/>
        </w:rPr>
        <w:t xml:space="preserve"> that is the best fit to the model</w:t>
      </w:r>
      <w:r w:rsidRPr="00794E4D">
        <w:rPr>
          <w:rFonts w:cs="Arial"/>
          <w:szCs w:val="22"/>
          <w:cs/>
        </w:rPr>
        <w:t xml:space="preserve">. </w:t>
      </w:r>
      <w:r w:rsidRPr="00794E4D">
        <w:rPr>
          <w:rFonts w:cs="Arial"/>
        </w:rPr>
        <w:t>In other word, we put the actual default as PD PIT and PD TTC as forward</w:t>
      </w:r>
      <w:r w:rsidRPr="00794E4D">
        <w:rPr>
          <w:rFonts w:cs="Arial"/>
          <w:szCs w:val="22"/>
          <w:cs/>
        </w:rPr>
        <w:t>-</w:t>
      </w:r>
      <w:r w:rsidRPr="00794E4D">
        <w:rPr>
          <w:rFonts w:cs="Arial"/>
        </w:rPr>
        <w:t xml:space="preserve">looking PD with calculated CAF from above then one can solve optimization problem to </w:t>
      </w:r>
      <w:proofErr w:type="gramStart"/>
      <w:r w:rsidRPr="00794E4D">
        <w:rPr>
          <w:rFonts w:cs="Arial"/>
        </w:rPr>
        <w:t xml:space="preserve">obtain </w:t>
      </w:r>
      <w:proofErr w:type="gramEnd"/>
      <m:oMath>
        <m:sSup>
          <m:sSupPr>
            <m:ctrlPr>
              <w:rPr>
                <w:rFonts w:ascii="Cambria Math" w:hAnsi="Cambria Math" w:cs="Arial"/>
                <w:i/>
              </w:rPr>
            </m:ctrlPr>
          </m:sSupPr>
          <m:e>
            <m:r>
              <w:rPr>
                <w:rFonts w:ascii="Cambria Math" w:hAnsi="Cambria Math" w:cs="Cambria Math" w:hint="cs"/>
                <w:szCs w:val="22"/>
                <w:cs/>
              </w:rPr>
              <m:t>R</m:t>
            </m:r>
          </m:e>
          <m:sup>
            <m:r>
              <w:rPr>
                <w:rFonts w:ascii="Cambria Math" w:hAnsi="Cambria Math" w:cs="Arial"/>
              </w:rPr>
              <m:t>2</m:t>
            </m:r>
          </m:sup>
        </m:sSup>
      </m:oMath>
      <w:r w:rsidRPr="00794E4D">
        <w:rPr>
          <w:rFonts w:cs="Arial"/>
          <w:szCs w:val="22"/>
          <w:cs/>
        </w:rPr>
        <w:t>.</w:t>
      </w:r>
      <w:r w:rsidRPr="00794E4D">
        <w:rPr>
          <w:rFonts w:cs="Arial"/>
        </w:rPr>
        <w:t xml:space="preserve"> However, due to data availability with more prudential correlation, we use a benchmark from Moody’s for salary earner and empirical observation for entrepreneur result of</w:t>
      </w:r>
      <w:r w:rsidRPr="00794E4D">
        <w:rPr>
          <w:rFonts w:cs="Arial"/>
          <w:szCs w:val="22"/>
          <w:cs/>
        </w:rPr>
        <w:t xml:space="preserve"> </w:t>
      </w:r>
      <w:r w:rsidRPr="00794E4D">
        <w:rPr>
          <w:rFonts w:cs="Arial"/>
        </w:rPr>
        <w:t>4 and 10 percent respectively</w:t>
      </w:r>
      <w:r w:rsidRPr="00794E4D">
        <w:rPr>
          <w:rFonts w:cs="Arial"/>
          <w:szCs w:val="22"/>
          <w:cs/>
        </w:rPr>
        <w:t xml:space="preserve">. </w:t>
      </w:r>
      <w:r w:rsidRPr="00794E4D">
        <w:rPr>
          <w:rFonts w:cs="Arial"/>
        </w:rPr>
        <w:t>This is because we believe that entrepreneur is more sensitive to systematic risk than salary earner</w:t>
      </w:r>
      <w:r w:rsidRPr="00794E4D">
        <w:rPr>
          <w:rFonts w:cs="Arial"/>
          <w:szCs w:val="22"/>
          <w:cs/>
        </w:rPr>
        <w:t>.</w:t>
      </w:r>
    </w:p>
    <w:tbl>
      <w:tblPr>
        <w:tblStyle w:val="LightList-Accent1"/>
        <w:tblW w:w="1971" w:type="pct"/>
        <w:jc w:val="center"/>
        <w:tblLayout w:type="fixed"/>
        <w:tblLook w:val="04A0" w:firstRow="1" w:lastRow="0" w:firstColumn="1" w:lastColumn="0" w:noHBand="0" w:noVBand="1"/>
      </w:tblPr>
      <w:tblGrid>
        <w:gridCol w:w="1104"/>
        <w:gridCol w:w="1284"/>
        <w:gridCol w:w="1255"/>
      </w:tblGrid>
      <w:tr w:rsidR="00C80CC3" w:rsidRPr="00794E4D" w14:paraId="3711D724" w14:textId="77777777" w:rsidTr="000F3811">
        <w:trPr>
          <w:cnfStyle w:val="100000000000" w:firstRow="1" w:lastRow="0" w:firstColumn="0" w:lastColumn="0" w:oddVBand="0" w:evenVBand="0" w:oddHBand="0"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1516" w:type="pct"/>
            <w:tcBorders>
              <w:right w:val="single" w:sz="8" w:space="0" w:color="9CC2E5" w:themeColor="accent1" w:themeTint="99"/>
            </w:tcBorders>
            <w:vAlign w:val="center"/>
            <w:hideMark/>
          </w:tcPr>
          <w:p w14:paraId="0768C368" w14:textId="77777777" w:rsidR="00C80CC3" w:rsidRPr="00794E4D" w:rsidRDefault="00C80CC3" w:rsidP="000F3811">
            <w:pPr>
              <w:spacing w:line="240" w:lineRule="auto"/>
              <w:jc w:val="center"/>
              <w:rPr>
                <w:rFonts w:cs="Arial"/>
                <w:sz w:val="16"/>
                <w:szCs w:val="16"/>
              </w:rPr>
            </w:pPr>
            <w:r w:rsidRPr="00794E4D">
              <w:rPr>
                <w:rFonts w:cs="Arial"/>
                <w:sz w:val="16"/>
                <w:szCs w:val="16"/>
              </w:rPr>
              <w:t>Product</w:t>
            </w:r>
          </w:p>
        </w:tc>
        <w:tc>
          <w:tcPr>
            <w:tcW w:w="1762" w:type="pct"/>
            <w:tcBorders>
              <w:left w:val="single" w:sz="8" w:space="0" w:color="9CC2E5" w:themeColor="accent1" w:themeTint="99"/>
            </w:tcBorders>
            <w:vAlign w:val="center"/>
            <w:hideMark/>
          </w:tcPr>
          <w:p w14:paraId="591D3323" w14:textId="77777777" w:rsidR="00C80CC3" w:rsidRPr="00794E4D" w:rsidRDefault="00C80CC3" w:rsidP="000F3811">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794E4D">
              <w:rPr>
                <w:rFonts w:cs="Arial"/>
                <w:sz w:val="16"/>
                <w:szCs w:val="16"/>
              </w:rPr>
              <w:t>Occupation</w:t>
            </w:r>
          </w:p>
        </w:tc>
        <w:tc>
          <w:tcPr>
            <w:tcW w:w="1722" w:type="pct"/>
            <w:vAlign w:val="center"/>
            <w:hideMark/>
          </w:tcPr>
          <w:p w14:paraId="503FB50F" w14:textId="77777777" w:rsidR="00C80CC3" w:rsidRPr="00794E4D" w:rsidRDefault="00C80CC3" w:rsidP="000F3811">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794E4D">
              <w:rPr>
                <w:rFonts w:cs="Arial"/>
                <w:sz w:val="16"/>
                <w:szCs w:val="16"/>
              </w:rPr>
              <w:t xml:space="preserve">Correlation </w:t>
            </w:r>
            <m:oMath>
              <m:r>
                <m:rPr>
                  <m:sty m:val="b"/>
                </m:rPr>
                <w:rPr>
                  <w:rFonts w:ascii="Cambria Math" w:hAnsi="Cambria Math" w:cs="Cambria Math" w:hint="cs"/>
                  <w:sz w:val="16"/>
                  <w:szCs w:val="16"/>
                  <w:cs/>
                </w:rPr>
                <m:t>r</m:t>
              </m:r>
            </m:oMath>
          </w:p>
        </w:tc>
      </w:tr>
      <w:tr w:rsidR="00C80CC3" w:rsidRPr="00794E4D" w14:paraId="0C97F5C4" w14:textId="77777777" w:rsidTr="000F381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516" w:type="pct"/>
            <w:vMerge w:val="restart"/>
            <w:tcBorders>
              <w:right w:val="single" w:sz="8" w:space="0" w:color="9CC2E5" w:themeColor="accent1" w:themeTint="99"/>
            </w:tcBorders>
            <w:vAlign w:val="center"/>
            <w:hideMark/>
          </w:tcPr>
          <w:p w14:paraId="42775FFD" w14:textId="77777777" w:rsidR="00C80CC3" w:rsidRPr="00794E4D" w:rsidRDefault="00C80CC3" w:rsidP="000F3811">
            <w:pPr>
              <w:spacing w:line="240" w:lineRule="auto"/>
              <w:jc w:val="center"/>
              <w:rPr>
                <w:rFonts w:cs="Arial"/>
                <w:sz w:val="16"/>
                <w:szCs w:val="16"/>
              </w:rPr>
            </w:pPr>
            <w:r w:rsidRPr="00794E4D">
              <w:rPr>
                <w:rFonts w:cs="Arial"/>
                <w:sz w:val="16"/>
                <w:szCs w:val="16"/>
              </w:rPr>
              <w:t>K</w:t>
            </w:r>
            <w:r w:rsidRPr="00794E4D">
              <w:rPr>
                <w:rFonts w:cs="Arial"/>
                <w:sz w:val="16"/>
                <w:szCs w:val="16"/>
                <w:cs/>
              </w:rPr>
              <w:t>-</w:t>
            </w:r>
            <w:r w:rsidRPr="00794E4D">
              <w:rPr>
                <w:rFonts w:cs="Arial"/>
                <w:sz w:val="16"/>
                <w:szCs w:val="16"/>
              </w:rPr>
              <w:t>Leasing</w:t>
            </w:r>
          </w:p>
        </w:tc>
        <w:tc>
          <w:tcPr>
            <w:tcW w:w="1762" w:type="pct"/>
            <w:tcBorders>
              <w:left w:val="single" w:sz="8" w:space="0" w:color="9CC2E5" w:themeColor="accent1" w:themeTint="99"/>
            </w:tcBorders>
            <w:vAlign w:val="center"/>
            <w:hideMark/>
          </w:tcPr>
          <w:p w14:paraId="78AA3390" w14:textId="77777777" w:rsidR="00C80CC3" w:rsidRPr="00794E4D" w:rsidRDefault="00C80CC3" w:rsidP="000F3811">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794E4D">
              <w:rPr>
                <w:rFonts w:cs="Arial"/>
                <w:sz w:val="16"/>
                <w:szCs w:val="16"/>
              </w:rPr>
              <w:t>Salary Earner</w:t>
            </w:r>
          </w:p>
        </w:tc>
        <w:tc>
          <w:tcPr>
            <w:tcW w:w="1722" w:type="pct"/>
            <w:vAlign w:val="center"/>
            <w:hideMark/>
          </w:tcPr>
          <w:p w14:paraId="34892688" w14:textId="77777777" w:rsidR="00C80CC3" w:rsidRPr="00794E4D" w:rsidRDefault="00C80CC3" w:rsidP="000F3811">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794E4D">
              <w:rPr>
                <w:rFonts w:cs="Arial"/>
                <w:sz w:val="16"/>
                <w:szCs w:val="16"/>
              </w:rPr>
              <w:t>4</w:t>
            </w:r>
            <w:r w:rsidRPr="00794E4D">
              <w:rPr>
                <w:rFonts w:cs="Arial"/>
                <w:sz w:val="16"/>
                <w:szCs w:val="16"/>
                <w:cs/>
              </w:rPr>
              <w:t>%</w:t>
            </w:r>
          </w:p>
        </w:tc>
      </w:tr>
      <w:tr w:rsidR="00C80CC3" w:rsidRPr="00794E4D" w14:paraId="08317832" w14:textId="77777777" w:rsidTr="000F3811">
        <w:trPr>
          <w:trHeight w:val="20"/>
          <w:jc w:val="center"/>
        </w:trPr>
        <w:tc>
          <w:tcPr>
            <w:cnfStyle w:val="001000000000" w:firstRow="0" w:lastRow="0" w:firstColumn="1" w:lastColumn="0" w:oddVBand="0" w:evenVBand="0" w:oddHBand="0" w:evenHBand="0" w:firstRowFirstColumn="0" w:firstRowLastColumn="0" w:lastRowFirstColumn="0" w:lastRowLastColumn="0"/>
            <w:tcW w:w="1516" w:type="pct"/>
            <w:vMerge/>
            <w:tcBorders>
              <w:right w:val="single" w:sz="8" w:space="0" w:color="9CC2E5" w:themeColor="accent1" w:themeTint="99"/>
            </w:tcBorders>
            <w:vAlign w:val="center"/>
            <w:hideMark/>
          </w:tcPr>
          <w:p w14:paraId="3CBC292F" w14:textId="77777777" w:rsidR="00C80CC3" w:rsidRPr="00794E4D" w:rsidRDefault="00C80CC3" w:rsidP="000F3811">
            <w:pPr>
              <w:spacing w:line="240" w:lineRule="auto"/>
              <w:jc w:val="center"/>
              <w:rPr>
                <w:rFonts w:cs="Arial"/>
                <w:sz w:val="16"/>
                <w:szCs w:val="16"/>
              </w:rPr>
            </w:pPr>
          </w:p>
        </w:tc>
        <w:tc>
          <w:tcPr>
            <w:tcW w:w="1762" w:type="pct"/>
            <w:tcBorders>
              <w:left w:val="single" w:sz="8" w:space="0" w:color="9CC2E5" w:themeColor="accent1" w:themeTint="99"/>
            </w:tcBorders>
            <w:vAlign w:val="center"/>
            <w:hideMark/>
          </w:tcPr>
          <w:p w14:paraId="1984C6C5" w14:textId="77777777" w:rsidR="00C80CC3" w:rsidRPr="00794E4D" w:rsidRDefault="00C80CC3" w:rsidP="000F3811">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794E4D">
              <w:rPr>
                <w:rFonts w:cs="Arial"/>
                <w:sz w:val="16"/>
                <w:szCs w:val="16"/>
              </w:rPr>
              <w:t>Entrepreneur</w:t>
            </w:r>
          </w:p>
        </w:tc>
        <w:tc>
          <w:tcPr>
            <w:tcW w:w="1722" w:type="pct"/>
            <w:vAlign w:val="center"/>
            <w:hideMark/>
          </w:tcPr>
          <w:p w14:paraId="15CA2D1D" w14:textId="77777777" w:rsidR="00C80CC3" w:rsidRPr="00794E4D" w:rsidRDefault="00C80CC3" w:rsidP="000F3811">
            <w:pPr>
              <w:keepNext/>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794E4D">
              <w:rPr>
                <w:rFonts w:cs="Arial"/>
                <w:sz w:val="16"/>
                <w:szCs w:val="16"/>
              </w:rPr>
              <w:t>10</w:t>
            </w:r>
            <w:r w:rsidRPr="00794E4D">
              <w:rPr>
                <w:rFonts w:cs="Arial"/>
                <w:sz w:val="16"/>
                <w:szCs w:val="16"/>
                <w:cs/>
              </w:rPr>
              <w:t>%</w:t>
            </w:r>
          </w:p>
        </w:tc>
      </w:tr>
    </w:tbl>
    <w:p w14:paraId="6CDCD4A7" w14:textId="77777777" w:rsidR="00507825" w:rsidRDefault="00507825" w:rsidP="00C80CC3">
      <w:pPr>
        <w:pStyle w:val="Caption"/>
        <w:rPr>
          <w:rFonts w:cs="Arial"/>
        </w:rPr>
      </w:pPr>
    </w:p>
    <w:p w14:paraId="6ED6F73D" w14:textId="77777777" w:rsidR="00C80CC3" w:rsidRPr="00794E4D" w:rsidRDefault="00C80CC3" w:rsidP="00C80CC3">
      <w:pPr>
        <w:pStyle w:val="Caption"/>
        <w:rPr>
          <w:rFonts w:cs="Arial"/>
        </w:rPr>
      </w:pPr>
      <w:r w:rsidRPr="00794E4D">
        <w:rPr>
          <w:rFonts w:cs="Arial"/>
        </w:rPr>
        <w:t xml:space="preserve">Table </w:t>
      </w:r>
      <w:r w:rsidRPr="00794E4D">
        <w:rPr>
          <w:rFonts w:cs="Arial"/>
        </w:rPr>
        <w:fldChar w:fldCharType="begin"/>
      </w:r>
      <w:r w:rsidRPr="00794E4D">
        <w:rPr>
          <w:rFonts w:cs="Arial"/>
        </w:rPr>
        <w:instrText xml:space="preserve"> SEQ Table \</w:instrText>
      </w:r>
      <w:r w:rsidRPr="00794E4D">
        <w:rPr>
          <w:rFonts w:cs="Arial"/>
          <w:bCs/>
          <w:cs/>
        </w:rPr>
        <w:instrText xml:space="preserve">* </w:instrText>
      </w:r>
      <w:r w:rsidRPr="00794E4D">
        <w:rPr>
          <w:rFonts w:cs="Arial"/>
        </w:rPr>
        <w:instrText xml:space="preserve">ARABIC </w:instrText>
      </w:r>
      <w:r w:rsidRPr="00794E4D">
        <w:rPr>
          <w:rFonts w:cs="Arial"/>
        </w:rPr>
        <w:fldChar w:fldCharType="separate"/>
      </w:r>
      <w:r w:rsidR="00CC7D55">
        <w:rPr>
          <w:rFonts w:cs="Arial"/>
          <w:noProof/>
        </w:rPr>
        <w:t>19</w:t>
      </w:r>
      <w:r w:rsidRPr="00794E4D">
        <w:rPr>
          <w:rFonts w:cs="Arial"/>
          <w:noProof/>
        </w:rPr>
        <w:fldChar w:fldCharType="end"/>
      </w:r>
      <w:r w:rsidRPr="00794E4D">
        <w:rPr>
          <w:rFonts w:cs="Arial"/>
        </w:rPr>
        <w:t>, Correlation factor</w:t>
      </w:r>
    </w:p>
    <w:p w14:paraId="3B06398E" w14:textId="77777777" w:rsidR="00C80CC3" w:rsidRPr="00794E4D" w:rsidRDefault="00C80CC3" w:rsidP="00C80CC3">
      <w:pPr>
        <w:pStyle w:val="Heading2"/>
        <w:numPr>
          <w:ilvl w:val="1"/>
          <w:numId w:val="2"/>
        </w:numPr>
        <w:rPr>
          <w:rFonts w:cs="Arial"/>
        </w:rPr>
      </w:pPr>
      <w:r w:rsidRPr="00794E4D">
        <w:rPr>
          <w:rFonts w:cs="Arial"/>
        </w:rPr>
        <w:t>Pre</w:t>
      </w:r>
      <w:r w:rsidRPr="00794E4D">
        <w:rPr>
          <w:rFonts w:cs="Arial"/>
          <w:bCs/>
          <w:szCs w:val="28"/>
          <w:cs/>
        </w:rPr>
        <w:t>-</w:t>
      </w:r>
      <w:r w:rsidRPr="00794E4D">
        <w:rPr>
          <w:rFonts w:cs="Arial"/>
        </w:rPr>
        <w:t>Validation</w:t>
      </w:r>
    </w:p>
    <w:p w14:paraId="78DADE97" w14:textId="77777777" w:rsidR="00C80CC3" w:rsidRPr="00794E4D" w:rsidRDefault="00C80CC3" w:rsidP="00C80CC3">
      <w:pPr>
        <w:pStyle w:val="Heading3"/>
        <w:numPr>
          <w:ilvl w:val="2"/>
          <w:numId w:val="2"/>
        </w:numPr>
        <w:rPr>
          <w:rFonts w:cs="Arial"/>
        </w:rPr>
      </w:pPr>
      <w:r w:rsidRPr="00794E4D">
        <w:rPr>
          <w:rFonts w:cs="Arial"/>
        </w:rPr>
        <w:t>TTC Model</w:t>
      </w:r>
    </w:p>
    <w:p w14:paraId="7F9A372B" w14:textId="77777777" w:rsidR="00C80CC3" w:rsidRPr="00794E4D" w:rsidRDefault="00C80CC3" w:rsidP="00C80CC3">
      <w:pPr>
        <w:rPr>
          <w:rFonts w:cs="Arial"/>
        </w:rPr>
      </w:pPr>
      <w:r w:rsidRPr="00794E4D">
        <w:rPr>
          <w:rFonts w:cs="Arial"/>
        </w:rPr>
        <w:t>For the 1</w:t>
      </w:r>
      <w:r w:rsidRPr="00794E4D">
        <w:rPr>
          <w:rFonts w:cs="Arial"/>
          <w:szCs w:val="22"/>
          <w:cs/>
        </w:rPr>
        <w:t>-</w:t>
      </w:r>
      <w:r w:rsidRPr="00794E4D">
        <w:rPr>
          <w:rFonts w:cs="Arial"/>
        </w:rPr>
        <w:t>year TTC PD in the master scale we have validate it using a binomial test</w:t>
      </w:r>
    </w:p>
    <w:tbl>
      <w:tblPr>
        <w:tblStyle w:val="LightList-Accent1"/>
        <w:tblW w:w="4117" w:type="pct"/>
        <w:jc w:val="center"/>
        <w:tblLook w:val="04A0" w:firstRow="1" w:lastRow="0" w:firstColumn="1" w:lastColumn="0" w:noHBand="0" w:noVBand="1"/>
      </w:tblPr>
      <w:tblGrid>
        <w:gridCol w:w="1227"/>
        <w:gridCol w:w="1568"/>
        <w:gridCol w:w="1505"/>
        <w:gridCol w:w="1062"/>
        <w:gridCol w:w="1027"/>
        <w:gridCol w:w="1221"/>
      </w:tblGrid>
      <w:tr w:rsidR="00934BA4" w:rsidRPr="00794E4D" w14:paraId="76857212" w14:textId="77777777" w:rsidTr="00934BA4">
        <w:trPr>
          <w:cnfStyle w:val="100000000000" w:firstRow="1" w:lastRow="0" w:firstColumn="0" w:lastColumn="0" w:oddVBand="0" w:evenVBand="0" w:oddHBand="0" w:evenHBand="0" w:firstRowFirstColumn="0" w:firstRowLastColumn="0" w:lastRowFirstColumn="0" w:lastRowLastColumn="0"/>
          <w:trHeight w:val="725"/>
          <w:jc w:val="center"/>
        </w:trPr>
        <w:tc>
          <w:tcPr>
            <w:cnfStyle w:val="001000000000" w:firstRow="0" w:lastRow="0" w:firstColumn="1" w:lastColumn="0" w:oddVBand="0" w:evenVBand="0" w:oddHBand="0" w:evenHBand="0" w:firstRowFirstColumn="0" w:firstRowLastColumn="0" w:lastRowFirstColumn="0" w:lastRowLastColumn="0"/>
            <w:tcW w:w="806" w:type="pct"/>
            <w:tcBorders>
              <w:right w:val="single" w:sz="8" w:space="0" w:color="9CC2E5" w:themeColor="accent1" w:themeTint="99"/>
            </w:tcBorders>
            <w:vAlign w:val="center"/>
            <w:hideMark/>
          </w:tcPr>
          <w:p w14:paraId="5A43779D" w14:textId="77777777" w:rsidR="00934BA4" w:rsidRPr="00934BA4" w:rsidRDefault="00934BA4" w:rsidP="00934BA4">
            <w:pPr>
              <w:spacing w:line="240" w:lineRule="auto"/>
              <w:jc w:val="center"/>
              <w:rPr>
                <w:rFonts w:eastAsia="Times New Roman" w:cs="Arial"/>
                <w:b w:val="0"/>
                <w:bCs w:val="0"/>
                <w:sz w:val="16"/>
                <w:szCs w:val="16"/>
              </w:rPr>
            </w:pPr>
            <w:r w:rsidRPr="00934BA4">
              <w:rPr>
                <w:rFonts w:cs="Arial"/>
                <w:cs/>
              </w:rPr>
              <w:br w:type="page"/>
            </w:r>
            <w:r w:rsidRPr="00934BA4">
              <w:rPr>
                <w:rFonts w:eastAsia="Times New Roman" w:cs="Arial"/>
                <w:b w:val="0"/>
                <w:bCs w:val="0"/>
                <w:sz w:val="16"/>
                <w:szCs w:val="16"/>
              </w:rPr>
              <w:t>Supermaster Rating</w:t>
            </w:r>
          </w:p>
        </w:tc>
        <w:tc>
          <w:tcPr>
            <w:tcW w:w="1030" w:type="pct"/>
            <w:tcBorders>
              <w:left w:val="single" w:sz="8" w:space="0" w:color="9CC2E5" w:themeColor="accent1" w:themeTint="99"/>
              <w:right w:val="single" w:sz="8" w:space="0" w:color="9CC2E5" w:themeColor="accent1" w:themeTint="99"/>
            </w:tcBorders>
            <w:vAlign w:val="center"/>
            <w:hideMark/>
          </w:tcPr>
          <w:p w14:paraId="695099C6" w14:textId="77777777" w:rsidR="00934BA4" w:rsidRPr="00934BA4" w:rsidRDefault="00934BA4" w:rsidP="00934BA4">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sz w:val="16"/>
                <w:szCs w:val="16"/>
              </w:rPr>
            </w:pPr>
            <w:r w:rsidRPr="00934BA4">
              <w:rPr>
                <w:rFonts w:eastAsia="Times New Roman" w:cs="Arial"/>
                <w:b w:val="0"/>
                <w:bCs w:val="0"/>
                <w:sz w:val="16"/>
                <w:szCs w:val="16"/>
              </w:rPr>
              <w:t>Asset_class</w:t>
            </w:r>
          </w:p>
        </w:tc>
        <w:tc>
          <w:tcPr>
            <w:tcW w:w="989" w:type="pct"/>
            <w:tcBorders>
              <w:left w:val="single" w:sz="8" w:space="0" w:color="9CC2E5" w:themeColor="accent1" w:themeTint="99"/>
            </w:tcBorders>
            <w:vAlign w:val="center"/>
            <w:hideMark/>
          </w:tcPr>
          <w:p w14:paraId="12D77F13" w14:textId="77777777" w:rsidR="00934BA4" w:rsidRPr="00934BA4" w:rsidRDefault="00934BA4" w:rsidP="00934BA4">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sz w:val="16"/>
                <w:szCs w:val="16"/>
              </w:rPr>
            </w:pPr>
            <w:r w:rsidRPr="00934BA4">
              <w:rPr>
                <w:rFonts w:eastAsia="Times New Roman" w:cs="Arial"/>
                <w:b w:val="0"/>
                <w:bCs w:val="0"/>
                <w:sz w:val="16"/>
                <w:szCs w:val="16"/>
              </w:rPr>
              <w:t>PD Master Scale</w:t>
            </w:r>
          </w:p>
          <w:p w14:paraId="542835AB" w14:textId="7032BE5C" w:rsidR="00934BA4" w:rsidRPr="00934BA4" w:rsidRDefault="00934BA4" w:rsidP="00934BA4">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sz w:val="16"/>
                <w:szCs w:val="16"/>
              </w:rPr>
            </w:pPr>
            <w:r w:rsidRPr="00934BA4">
              <w:rPr>
                <w:rFonts w:eastAsia="Times New Roman" w:cs="Arial"/>
                <w:b w:val="0"/>
                <w:bCs w:val="0"/>
                <w:sz w:val="16"/>
                <w:szCs w:val="16"/>
              </w:rPr>
              <w:t>30</w:t>
            </w:r>
            <w:r w:rsidRPr="00934BA4">
              <w:rPr>
                <w:rFonts w:eastAsia="Times New Roman" w:cs="Arial"/>
                <w:b w:val="0"/>
                <w:bCs w:val="0"/>
                <w:sz w:val="16"/>
                <w:szCs w:val="16"/>
                <w:cs/>
              </w:rPr>
              <w:t>/</w:t>
            </w:r>
            <w:r w:rsidRPr="00934BA4">
              <w:rPr>
                <w:rFonts w:eastAsia="Times New Roman" w:cs="Arial"/>
                <w:b w:val="0"/>
                <w:bCs w:val="0"/>
                <w:sz w:val="16"/>
                <w:szCs w:val="16"/>
              </w:rPr>
              <w:t>1</w:t>
            </w:r>
            <w:r w:rsidRPr="00934BA4">
              <w:rPr>
                <w:rFonts w:eastAsia="Times New Roman" w:cs="Arial"/>
                <w:b w:val="0"/>
                <w:bCs w:val="0"/>
                <w:sz w:val="16"/>
                <w:szCs w:val="16"/>
                <w:cs/>
              </w:rPr>
              <w:t>/</w:t>
            </w:r>
            <w:r w:rsidRPr="00934BA4">
              <w:rPr>
                <w:rFonts w:eastAsia="Times New Roman" w:cs="Arial"/>
                <w:b w:val="0"/>
                <w:bCs w:val="0"/>
                <w:sz w:val="16"/>
                <w:szCs w:val="16"/>
              </w:rPr>
              <w:t>2018</w:t>
            </w:r>
          </w:p>
        </w:tc>
        <w:tc>
          <w:tcPr>
            <w:tcW w:w="698" w:type="pct"/>
            <w:vAlign w:val="center"/>
            <w:hideMark/>
          </w:tcPr>
          <w:p w14:paraId="03E93C36" w14:textId="77777777" w:rsidR="00934BA4" w:rsidRPr="00934BA4" w:rsidRDefault="00934BA4" w:rsidP="00934BA4">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sz w:val="16"/>
                <w:szCs w:val="16"/>
              </w:rPr>
            </w:pPr>
            <w:r w:rsidRPr="00934BA4">
              <w:rPr>
                <w:rFonts w:eastAsia="Times New Roman" w:cs="Arial"/>
                <w:b w:val="0"/>
                <w:bCs w:val="0"/>
                <w:sz w:val="16"/>
                <w:szCs w:val="16"/>
              </w:rPr>
              <w:t>Critical PD</w:t>
            </w:r>
          </w:p>
          <w:p w14:paraId="259FBAD0" w14:textId="25B79765" w:rsidR="00934BA4" w:rsidRPr="00934BA4" w:rsidRDefault="00934BA4" w:rsidP="00934BA4">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sz w:val="16"/>
                <w:szCs w:val="16"/>
              </w:rPr>
            </w:pPr>
            <w:r w:rsidRPr="00934BA4">
              <w:rPr>
                <w:rFonts w:eastAsia="Times New Roman" w:cs="Arial"/>
                <w:b w:val="0"/>
                <w:bCs w:val="0"/>
                <w:sz w:val="16"/>
                <w:szCs w:val="16"/>
              </w:rPr>
              <w:t>30</w:t>
            </w:r>
            <w:r w:rsidRPr="00934BA4">
              <w:rPr>
                <w:rFonts w:eastAsia="Times New Roman" w:cs="Arial"/>
                <w:b w:val="0"/>
                <w:bCs w:val="0"/>
                <w:sz w:val="16"/>
                <w:szCs w:val="16"/>
                <w:cs/>
              </w:rPr>
              <w:t>/</w:t>
            </w:r>
            <w:r w:rsidRPr="00934BA4">
              <w:rPr>
                <w:rFonts w:eastAsia="Times New Roman" w:cs="Arial"/>
                <w:b w:val="0"/>
                <w:bCs w:val="0"/>
                <w:sz w:val="16"/>
                <w:szCs w:val="16"/>
              </w:rPr>
              <w:t>1</w:t>
            </w:r>
            <w:r w:rsidRPr="00934BA4">
              <w:rPr>
                <w:rFonts w:eastAsia="Times New Roman" w:cs="Arial"/>
                <w:b w:val="0"/>
                <w:bCs w:val="0"/>
                <w:sz w:val="16"/>
                <w:szCs w:val="16"/>
                <w:cs/>
              </w:rPr>
              <w:t>/</w:t>
            </w:r>
            <w:r w:rsidRPr="00934BA4">
              <w:rPr>
                <w:rFonts w:eastAsia="Times New Roman" w:cs="Arial"/>
                <w:b w:val="0"/>
                <w:bCs w:val="0"/>
                <w:sz w:val="16"/>
                <w:szCs w:val="16"/>
              </w:rPr>
              <w:t>2018</w:t>
            </w:r>
          </w:p>
        </w:tc>
        <w:tc>
          <w:tcPr>
            <w:tcW w:w="675" w:type="pct"/>
            <w:vAlign w:val="center"/>
            <w:hideMark/>
          </w:tcPr>
          <w:p w14:paraId="3A63B547" w14:textId="1E2E3CD6" w:rsidR="00934BA4" w:rsidRDefault="00934BA4" w:rsidP="00934BA4">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sz w:val="16"/>
                <w:szCs w:val="16"/>
              </w:rPr>
            </w:pPr>
            <w:r w:rsidRPr="00934BA4">
              <w:rPr>
                <w:rFonts w:eastAsia="Times New Roman" w:cs="Arial"/>
                <w:b w:val="0"/>
                <w:bCs w:val="0"/>
                <w:sz w:val="16"/>
                <w:szCs w:val="16"/>
              </w:rPr>
              <w:t>Actual DR</w:t>
            </w:r>
          </w:p>
          <w:p w14:paraId="7BCE814B" w14:textId="6EE0A1A0" w:rsidR="00934BA4" w:rsidRPr="00934BA4" w:rsidRDefault="00934BA4" w:rsidP="00934BA4">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sz w:val="16"/>
                <w:szCs w:val="16"/>
              </w:rPr>
            </w:pPr>
            <w:r w:rsidRPr="00934BA4">
              <w:rPr>
                <w:rFonts w:eastAsia="Times New Roman" w:cs="Arial"/>
                <w:b w:val="0"/>
                <w:bCs w:val="0"/>
                <w:sz w:val="16"/>
                <w:szCs w:val="16"/>
              </w:rPr>
              <w:t>201612</w:t>
            </w:r>
          </w:p>
        </w:tc>
        <w:tc>
          <w:tcPr>
            <w:tcW w:w="802" w:type="pct"/>
            <w:vAlign w:val="center"/>
          </w:tcPr>
          <w:p w14:paraId="3C43223E" w14:textId="77777777" w:rsidR="00934BA4" w:rsidRPr="00934BA4" w:rsidRDefault="00934BA4" w:rsidP="00934BA4">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sz w:val="16"/>
                <w:szCs w:val="16"/>
              </w:rPr>
            </w:pPr>
            <w:r w:rsidRPr="00934BA4">
              <w:rPr>
                <w:rFonts w:eastAsia="Times New Roman" w:cs="Arial"/>
                <w:b w:val="0"/>
                <w:bCs w:val="0"/>
                <w:sz w:val="16"/>
                <w:szCs w:val="16"/>
              </w:rPr>
              <w:t>Binomial test</w:t>
            </w:r>
          </w:p>
        </w:tc>
      </w:tr>
      <w:tr w:rsidR="00934BA4" w:rsidRPr="00794E4D" w14:paraId="6CFBB886" w14:textId="77777777" w:rsidTr="00934BA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06" w:type="pct"/>
            <w:tcBorders>
              <w:right w:val="single" w:sz="8" w:space="0" w:color="9CC2E5" w:themeColor="accent1" w:themeTint="99"/>
            </w:tcBorders>
            <w:noWrap/>
            <w:vAlign w:val="center"/>
            <w:hideMark/>
          </w:tcPr>
          <w:p w14:paraId="6EFF4148" w14:textId="77777777" w:rsidR="00C80CC3" w:rsidRPr="00794E4D" w:rsidRDefault="00C80CC3" w:rsidP="00934BA4">
            <w:pPr>
              <w:spacing w:line="240" w:lineRule="auto"/>
              <w:jc w:val="center"/>
              <w:rPr>
                <w:rFonts w:eastAsia="Times New Roman" w:cs="Arial"/>
                <w:color w:val="000000"/>
                <w:sz w:val="16"/>
                <w:szCs w:val="16"/>
              </w:rPr>
            </w:pPr>
            <w:r w:rsidRPr="00794E4D">
              <w:rPr>
                <w:rFonts w:eastAsia="Times New Roman" w:cs="Arial"/>
                <w:color w:val="000000"/>
                <w:sz w:val="16"/>
                <w:szCs w:val="16"/>
              </w:rPr>
              <w:t>1</w:t>
            </w:r>
          </w:p>
        </w:tc>
        <w:tc>
          <w:tcPr>
            <w:tcW w:w="1030" w:type="pct"/>
            <w:tcBorders>
              <w:left w:val="single" w:sz="8" w:space="0" w:color="9CC2E5" w:themeColor="accent1" w:themeTint="99"/>
              <w:right w:val="single" w:sz="8" w:space="0" w:color="9CC2E5" w:themeColor="accent1" w:themeTint="99"/>
            </w:tcBorders>
            <w:noWrap/>
            <w:vAlign w:val="center"/>
            <w:hideMark/>
          </w:tcPr>
          <w:p w14:paraId="51785C1E" w14:textId="77777777" w:rsidR="00C80CC3" w:rsidRPr="00794E4D" w:rsidRDefault="00C80CC3" w:rsidP="00934BA4">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794E4D">
              <w:rPr>
                <w:rFonts w:eastAsia="Times New Roman" w:cs="Arial"/>
                <w:color w:val="000000"/>
                <w:sz w:val="16"/>
                <w:szCs w:val="16"/>
              </w:rPr>
              <w:t>PL Normal</w:t>
            </w:r>
          </w:p>
        </w:tc>
        <w:tc>
          <w:tcPr>
            <w:tcW w:w="989" w:type="pct"/>
            <w:tcBorders>
              <w:left w:val="single" w:sz="8" w:space="0" w:color="9CC2E5" w:themeColor="accent1" w:themeTint="99"/>
            </w:tcBorders>
            <w:noWrap/>
            <w:vAlign w:val="center"/>
            <w:hideMark/>
          </w:tcPr>
          <w:p w14:paraId="1172D992" w14:textId="77777777" w:rsidR="00C80CC3" w:rsidRPr="00794E4D" w:rsidRDefault="00C80CC3" w:rsidP="00934BA4">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794E4D">
              <w:rPr>
                <w:rFonts w:eastAsia="Times New Roman" w:cs="Arial"/>
                <w:color w:val="000000"/>
                <w:sz w:val="16"/>
                <w:szCs w:val="16"/>
              </w:rPr>
              <w:t>0</w:t>
            </w:r>
            <w:r w:rsidRPr="00794E4D">
              <w:rPr>
                <w:rFonts w:eastAsia="Times New Roman" w:cs="Arial"/>
                <w:color w:val="000000"/>
                <w:sz w:val="16"/>
                <w:szCs w:val="16"/>
                <w:cs/>
              </w:rPr>
              <w:t>.</w:t>
            </w:r>
            <w:r w:rsidRPr="00794E4D">
              <w:rPr>
                <w:rFonts w:eastAsia="Times New Roman" w:cs="Arial"/>
                <w:color w:val="000000"/>
                <w:sz w:val="16"/>
                <w:szCs w:val="16"/>
              </w:rPr>
              <w:t>16</w:t>
            </w:r>
            <w:r w:rsidRPr="00794E4D">
              <w:rPr>
                <w:rFonts w:eastAsia="Times New Roman" w:cs="Arial"/>
                <w:color w:val="000000"/>
                <w:sz w:val="16"/>
                <w:szCs w:val="16"/>
                <w:cs/>
              </w:rPr>
              <w:t>%</w:t>
            </w:r>
          </w:p>
        </w:tc>
        <w:tc>
          <w:tcPr>
            <w:tcW w:w="698" w:type="pct"/>
            <w:noWrap/>
            <w:vAlign w:val="center"/>
            <w:hideMark/>
          </w:tcPr>
          <w:p w14:paraId="7E117460" w14:textId="77777777" w:rsidR="00C80CC3" w:rsidRPr="00794E4D" w:rsidRDefault="00C80CC3" w:rsidP="00934BA4">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794E4D">
              <w:rPr>
                <w:rFonts w:eastAsia="Times New Roman" w:cs="Arial"/>
                <w:color w:val="000000"/>
                <w:sz w:val="16"/>
                <w:szCs w:val="16"/>
              </w:rPr>
              <w:t>0</w:t>
            </w:r>
            <w:r w:rsidRPr="00794E4D">
              <w:rPr>
                <w:rFonts w:eastAsia="Times New Roman" w:cs="Arial"/>
                <w:color w:val="000000"/>
                <w:sz w:val="16"/>
                <w:szCs w:val="16"/>
                <w:cs/>
              </w:rPr>
              <w:t>.</w:t>
            </w:r>
            <w:r w:rsidRPr="00794E4D">
              <w:rPr>
                <w:rFonts w:eastAsia="Times New Roman" w:cs="Arial"/>
                <w:color w:val="000000"/>
                <w:sz w:val="16"/>
                <w:szCs w:val="16"/>
              </w:rPr>
              <w:t>20</w:t>
            </w:r>
            <w:r w:rsidRPr="00794E4D">
              <w:rPr>
                <w:rFonts w:eastAsia="Times New Roman" w:cs="Arial"/>
                <w:color w:val="000000"/>
                <w:sz w:val="16"/>
                <w:szCs w:val="16"/>
                <w:cs/>
              </w:rPr>
              <w:t>%</w:t>
            </w:r>
          </w:p>
        </w:tc>
        <w:tc>
          <w:tcPr>
            <w:tcW w:w="675" w:type="pct"/>
            <w:noWrap/>
            <w:vAlign w:val="center"/>
            <w:hideMark/>
          </w:tcPr>
          <w:p w14:paraId="7EAA8BDF" w14:textId="77777777" w:rsidR="00C80CC3" w:rsidRPr="00794E4D" w:rsidRDefault="00C80CC3" w:rsidP="00934BA4">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794E4D">
              <w:rPr>
                <w:rFonts w:eastAsia="Times New Roman" w:cs="Arial"/>
                <w:color w:val="000000"/>
                <w:sz w:val="16"/>
                <w:szCs w:val="16"/>
              </w:rPr>
              <w:t>0</w:t>
            </w:r>
            <w:r w:rsidRPr="00794E4D">
              <w:rPr>
                <w:rFonts w:eastAsia="Times New Roman" w:cs="Arial"/>
                <w:color w:val="000000"/>
                <w:sz w:val="16"/>
                <w:szCs w:val="16"/>
                <w:cs/>
              </w:rPr>
              <w:t>.</w:t>
            </w:r>
            <w:r w:rsidRPr="00794E4D">
              <w:rPr>
                <w:rFonts w:eastAsia="Times New Roman" w:cs="Arial"/>
                <w:color w:val="000000"/>
                <w:sz w:val="16"/>
                <w:szCs w:val="16"/>
              </w:rPr>
              <w:t>17</w:t>
            </w:r>
            <w:r w:rsidRPr="00794E4D">
              <w:rPr>
                <w:rFonts w:eastAsia="Times New Roman" w:cs="Arial"/>
                <w:color w:val="000000"/>
                <w:sz w:val="16"/>
                <w:szCs w:val="16"/>
                <w:cs/>
              </w:rPr>
              <w:t>%</w:t>
            </w:r>
          </w:p>
        </w:tc>
        <w:tc>
          <w:tcPr>
            <w:tcW w:w="802" w:type="pct"/>
            <w:shd w:val="clear" w:color="auto" w:fill="92D050"/>
            <w:vAlign w:val="center"/>
          </w:tcPr>
          <w:p w14:paraId="6FC4D3BC" w14:textId="77777777" w:rsidR="00C80CC3" w:rsidRPr="00794E4D" w:rsidRDefault="00C80CC3" w:rsidP="00934BA4">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794E4D">
              <w:rPr>
                <w:rFonts w:eastAsia="Times New Roman" w:cs="Arial"/>
                <w:color w:val="000000"/>
                <w:sz w:val="16"/>
                <w:szCs w:val="16"/>
              </w:rPr>
              <w:t>Accept</w:t>
            </w:r>
          </w:p>
        </w:tc>
      </w:tr>
      <w:tr w:rsidR="00934BA4" w:rsidRPr="00794E4D" w14:paraId="764CDDA6" w14:textId="77777777" w:rsidTr="00934BA4">
        <w:trPr>
          <w:trHeight w:val="300"/>
          <w:jc w:val="center"/>
        </w:trPr>
        <w:tc>
          <w:tcPr>
            <w:cnfStyle w:val="001000000000" w:firstRow="0" w:lastRow="0" w:firstColumn="1" w:lastColumn="0" w:oddVBand="0" w:evenVBand="0" w:oddHBand="0" w:evenHBand="0" w:firstRowFirstColumn="0" w:firstRowLastColumn="0" w:lastRowFirstColumn="0" w:lastRowLastColumn="0"/>
            <w:tcW w:w="806" w:type="pct"/>
            <w:tcBorders>
              <w:right w:val="single" w:sz="8" w:space="0" w:color="9CC2E5" w:themeColor="accent1" w:themeTint="99"/>
            </w:tcBorders>
            <w:noWrap/>
            <w:vAlign w:val="center"/>
            <w:hideMark/>
          </w:tcPr>
          <w:p w14:paraId="0FE2D5CF" w14:textId="77777777" w:rsidR="00C80CC3" w:rsidRPr="00794E4D" w:rsidRDefault="00C80CC3" w:rsidP="00934BA4">
            <w:pPr>
              <w:spacing w:line="240" w:lineRule="auto"/>
              <w:jc w:val="center"/>
              <w:rPr>
                <w:rFonts w:eastAsia="Times New Roman" w:cs="Arial"/>
                <w:color w:val="000000"/>
                <w:sz w:val="16"/>
                <w:szCs w:val="16"/>
              </w:rPr>
            </w:pPr>
            <w:r w:rsidRPr="00794E4D">
              <w:rPr>
                <w:rFonts w:eastAsia="Times New Roman" w:cs="Arial"/>
                <w:color w:val="000000"/>
                <w:sz w:val="16"/>
                <w:szCs w:val="16"/>
              </w:rPr>
              <w:t>2</w:t>
            </w:r>
          </w:p>
        </w:tc>
        <w:tc>
          <w:tcPr>
            <w:tcW w:w="1030" w:type="pct"/>
            <w:tcBorders>
              <w:left w:val="single" w:sz="8" w:space="0" w:color="9CC2E5" w:themeColor="accent1" w:themeTint="99"/>
              <w:right w:val="single" w:sz="8" w:space="0" w:color="9CC2E5" w:themeColor="accent1" w:themeTint="99"/>
            </w:tcBorders>
            <w:noWrap/>
            <w:vAlign w:val="center"/>
            <w:hideMark/>
          </w:tcPr>
          <w:p w14:paraId="0C3113AF" w14:textId="77777777" w:rsidR="00C80CC3" w:rsidRPr="00794E4D" w:rsidRDefault="00C80CC3" w:rsidP="00934BA4">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794E4D">
              <w:rPr>
                <w:rFonts w:eastAsia="Times New Roman" w:cs="Arial"/>
                <w:color w:val="000000"/>
                <w:sz w:val="16"/>
                <w:szCs w:val="16"/>
              </w:rPr>
              <w:t>PL Normal</w:t>
            </w:r>
          </w:p>
        </w:tc>
        <w:tc>
          <w:tcPr>
            <w:tcW w:w="989" w:type="pct"/>
            <w:tcBorders>
              <w:left w:val="single" w:sz="8" w:space="0" w:color="9CC2E5" w:themeColor="accent1" w:themeTint="99"/>
            </w:tcBorders>
            <w:noWrap/>
            <w:vAlign w:val="center"/>
            <w:hideMark/>
          </w:tcPr>
          <w:p w14:paraId="51CCDDDD" w14:textId="77777777" w:rsidR="00C80CC3" w:rsidRPr="00794E4D" w:rsidRDefault="00C80CC3" w:rsidP="00934BA4">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794E4D">
              <w:rPr>
                <w:rFonts w:eastAsia="Times New Roman" w:cs="Arial"/>
                <w:color w:val="000000"/>
                <w:sz w:val="16"/>
                <w:szCs w:val="16"/>
              </w:rPr>
              <w:t>0</w:t>
            </w:r>
            <w:r w:rsidRPr="00794E4D">
              <w:rPr>
                <w:rFonts w:eastAsia="Times New Roman" w:cs="Arial"/>
                <w:color w:val="000000"/>
                <w:sz w:val="16"/>
                <w:szCs w:val="16"/>
                <w:cs/>
              </w:rPr>
              <w:t>.</w:t>
            </w:r>
            <w:r w:rsidRPr="00794E4D">
              <w:rPr>
                <w:rFonts w:eastAsia="Times New Roman" w:cs="Arial"/>
                <w:color w:val="000000"/>
                <w:sz w:val="16"/>
                <w:szCs w:val="16"/>
              </w:rPr>
              <w:t>56</w:t>
            </w:r>
            <w:r w:rsidRPr="00794E4D">
              <w:rPr>
                <w:rFonts w:eastAsia="Times New Roman" w:cs="Arial"/>
                <w:color w:val="000000"/>
                <w:sz w:val="16"/>
                <w:szCs w:val="16"/>
                <w:cs/>
              </w:rPr>
              <w:t>%</w:t>
            </w:r>
          </w:p>
        </w:tc>
        <w:tc>
          <w:tcPr>
            <w:tcW w:w="698" w:type="pct"/>
            <w:noWrap/>
            <w:vAlign w:val="center"/>
            <w:hideMark/>
          </w:tcPr>
          <w:p w14:paraId="3B685774" w14:textId="77777777" w:rsidR="00C80CC3" w:rsidRPr="00794E4D" w:rsidRDefault="00C80CC3" w:rsidP="00934BA4">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794E4D">
              <w:rPr>
                <w:rFonts w:eastAsia="Times New Roman" w:cs="Arial"/>
                <w:color w:val="000000"/>
                <w:sz w:val="16"/>
                <w:szCs w:val="16"/>
              </w:rPr>
              <w:t>0</w:t>
            </w:r>
            <w:r w:rsidRPr="00794E4D">
              <w:rPr>
                <w:rFonts w:eastAsia="Times New Roman" w:cs="Arial"/>
                <w:color w:val="000000"/>
                <w:sz w:val="16"/>
                <w:szCs w:val="16"/>
                <w:cs/>
              </w:rPr>
              <w:t>.</w:t>
            </w:r>
            <w:r w:rsidRPr="00794E4D">
              <w:rPr>
                <w:rFonts w:eastAsia="Times New Roman" w:cs="Arial"/>
                <w:color w:val="000000"/>
                <w:sz w:val="16"/>
                <w:szCs w:val="16"/>
              </w:rPr>
              <w:t>62</w:t>
            </w:r>
            <w:r w:rsidRPr="00794E4D">
              <w:rPr>
                <w:rFonts w:eastAsia="Times New Roman" w:cs="Arial"/>
                <w:color w:val="000000"/>
                <w:sz w:val="16"/>
                <w:szCs w:val="16"/>
                <w:cs/>
              </w:rPr>
              <w:t>%</w:t>
            </w:r>
          </w:p>
        </w:tc>
        <w:tc>
          <w:tcPr>
            <w:tcW w:w="675" w:type="pct"/>
            <w:noWrap/>
            <w:vAlign w:val="center"/>
            <w:hideMark/>
          </w:tcPr>
          <w:p w14:paraId="2CEFD3C2" w14:textId="77777777" w:rsidR="00C80CC3" w:rsidRPr="00794E4D" w:rsidRDefault="00C80CC3" w:rsidP="00934BA4">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794E4D">
              <w:rPr>
                <w:rFonts w:eastAsia="Times New Roman" w:cs="Arial"/>
                <w:color w:val="000000"/>
                <w:sz w:val="16"/>
                <w:szCs w:val="16"/>
              </w:rPr>
              <w:t>0</w:t>
            </w:r>
            <w:r w:rsidRPr="00794E4D">
              <w:rPr>
                <w:rFonts w:eastAsia="Times New Roman" w:cs="Arial"/>
                <w:color w:val="000000"/>
                <w:sz w:val="16"/>
                <w:szCs w:val="16"/>
                <w:cs/>
              </w:rPr>
              <w:t>.</w:t>
            </w:r>
            <w:r w:rsidRPr="00794E4D">
              <w:rPr>
                <w:rFonts w:eastAsia="Times New Roman" w:cs="Arial"/>
                <w:color w:val="000000"/>
                <w:sz w:val="16"/>
                <w:szCs w:val="16"/>
              </w:rPr>
              <w:t>54</w:t>
            </w:r>
            <w:r w:rsidRPr="00794E4D">
              <w:rPr>
                <w:rFonts w:eastAsia="Times New Roman" w:cs="Arial"/>
                <w:color w:val="000000"/>
                <w:sz w:val="16"/>
                <w:szCs w:val="16"/>
                <w:cs/>
              </w:rPr>
              <w:t>%</w:t>
            </w:r>
          </w:p>
        </w:tc>
        <w:tc>
          <w:tcPr>
            <w:tcW w:w="802" w:type="pct"/>
            <w:shd w:val="clear" w:color="auto" w:fill="92D050"/>
            <w:vAlign w:val="center"/>
          </w:tcPr>
          <w:p w14:paraId="079B926C" w14:textId="77777777" w:rsidR="00C80CC3" w:rsidRPr="00794E4D" w:rsidRDefault="00C80CC3" w:rsidP="00934BA4">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794E4D">
              <w:rPr>
                <w:rFonts w:eastAsia="Times New Roman" w:cs="Arial"/>
                <w:color w:val="000000"/>
                <w:sz w:val="16"/>
                <w:szCs w:val="16"/>
              </w:rPr>
              <w:t>Accept</w:t>
            </w:r>
          </w:p>
        </w:tc>
      </w:tr>
      <w:tr w:rsidR="00934BA4" w:rsidRPr="00794E4D" w14:paraId="2C041712" w14:textId="77777777" w:rsidTr="00934BA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06" w:type="pct"/>
            <w:tcBorders>
              <w:right w:val="single" w:sz="8" w:space="0" w:color="9CC2E5" w:themeColor="accent1" w:themeTint="99"/>
            </w:tcBorders>
            <w:noWrap/>
            <w:vAlign w:val="center"/>
            <w:hideMark/>
          </w:tcPr>
          <w:p w14:paraId="7DE00DC8" w14:textId="77777777" w:rsidR="00C80CC3" w:rsidRPr="00794E4D" w:rsidRDefault="00C80CC3" w:rsidP="00934BA4">
            <w:pPr>
              <w:spacing w:line="240" w:lineRule="auto"/>
              <w:jc w:val="center"/>
              <w:rPr>
                <w:rFonts w:eastAsia="Times New Roman" w:cs="Arial"/>
                <w:color w:val="000000"/>
                <w:sz w:val="16"/>
                <w:szCs w:val="16"/>
              </w:rPr>
            </w:pPr>
            <w:r w:rsidRPr="00794E4D">
              <w:rPr>
                <w:rFonts w:eastAsia="Times New Roman" w:cs="Arial"/>
                <w:color w:val="000000"/>
                <w:sz w:val="16"/>
                <w:szCs w:val="16"/>
              </w:rPr>
              <w:t>3</w:t>
            </w:r>
          </w:p>
        </w:tc>
        <w:tc>
          <w:tcPr>
            <w:tcW w:w="1030" w:type="pct"/>
            <w:tcBorders>
              <w:left w:val="single" w:sz="8" w:space="0" w:color="9CC2E5" w:themeColor="accent1" w:themeTint="99"/>
              <w:right w:val="single" w:sz="8" w:space="0" w:color="9CC2E5" w:themeColor="accent1" w:themeTint="99"/>
            </w:tcBorders>
            <w:noWrap/>
            <w:vAlign w:val="center"/>
            <w:hideMark/>
          </w:tcPr>
          <w:p w14:paraId="177DA1D4" w14:textId="77777777" w:rsidR="00C80CC3" w:rsidRPr="00794E4D" w:rsidRDefault="00C80CC3" w:rsidP="00934BA4">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794E4D">
              <w:rPr>
                <w:rFonts w:eastAsia="Times New Roman" w:cs="Arial"/>
                <w:color w:val="000000"/>
                <w:sz w:val="16"/>
                <w:szCs w:val="16"/>
              </w:rPr>
              <w:t xml:space="preserve">PL Normal </w:t>
            </w:r>
            <w:r w:rsidRPr="00794E4D">
              <w:rPr>
                <w:rFonts w:eastAsia="Times New Roman" w:cs="Arial"/>
                <w:color w:val="000000"/>
                <w:sz w:val="16"/>
                <w:szCs w:val="16"/>
                <w:cs/>
              </w:rPr>
              <w:t>(</w:t>
            </w:r>
            <w:r w:rsidRPr="00794E4D">
              <w:rPr>
                <w:rFonts w:eastAsia="Times New Roman" w:cs="Arial"/>
                <w:color w:val="000000"/>
                <w:sz w:val="16"/>
                <w:szCs w:val="16"/>
              </w:rPr>
              <w:t>New</w:t>
            </w:r>
            <w:r w:rsidRPr="00794E4D">
              <w:rPr>
                <w:rFonts w:eastAsia="Times New Roman" w:cs="Arial"/>
                <w:color w:val="000000"/>
                <w:sz w:val="16"/>
                <w:szCs w:val="16"/>
                <w:cs/>
              </w:rPr>
              <w:t>)</w:t>
            </w:r>
          </w:p>
        </w:tc>
        <w:tc>
          <w:tcPr>
            <w:tcW w:w="989" w:type="pct"/>
            <w:tcBorders>
              <w:left w:val="single" w:sz="8" w:space="0" w:color="9CC2E5" w:themeColor="accent1" w:themeTint="99"/>
            </w:tcBorders>
            <w:noWrap/>
            <w:vAlign w:val="center"/>
            <w:hideMark/>
          </w:tcPr>
          <w:p w14:paraId="49B5F258" w14:textId="77777777" w:rsidR="00C80CC3" w:rsidRPr="00794E4D" w:rsidRDefault="00C80CC3" w:rsidP="00934BA4">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794E4D">
              <w:rPr>
                <w:rFonts w:eastAsia="Times New Roman" w:cs="Arial"/>
                <w:color w:val="000000"/>
                <w:sz w:val="16"/>
                <w:szCs w:val="16"/>
              </w:rPr>
              <w:t>1</w:t>
            </w:r>
            <w:r w:rsidRPr="00794E4D">
              <w:rPr>
                <w:rFonts w:eastAsia="Times New Roman" w:cs="Arial"/>
                <w:color w:val="000000"/>
                <w:sz w:val="16"/>
                <w:szCs w:val="16"/>
                <w:cs/>
              </w:rPr>
              <w:t>.</w:t>
            </w:r>
            <w:r w:rsidRPr="00794E4D">
              <w:rPr>
                <w:rFonts w:eastAsia="Times New Roman" w:cs="Arial"/>
                <w:color w:val="000000"/>
                <w:sz w:val="16"/>
                <w:szCs w:val="16"/>
              </w:rPr>
              <w:t>22</w:t>
            </w:r>
            <w:r w:rsidRPr="00794E4D">
              <w:rPr>
                <w:rFonts w:eastAsia="Times New Roman" w:cs="Arial"/>
                <w:color w:val="000000"/>
                <w:sz w:val="16"/>
                <w:szCs w:val="16"/>
                <w:cs/>
              </w:rPr>
              <w:t>%</w:t>
            </w:r>
          </w:p>
        </w:tc>
        <w:tc>
          <w:tcPr>
            <w:tcW w:w="698" w:type="pct"/>
            <w:noWrap/>
            <w:vAlign w:val="center"/>
            <w:hideMark/>
          </w:tcPr>
          <w:p w14:paraId="641EF9E0" w14:textId="77777777" w:rsidR="00C80CC3" w:rsidRPr="00794E4D" w:rsidRDefault="00C80CC3" w:rsidP="00934BA4">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794E4D">
              <w:rPr>
                <w:rFonts w:eastAsia="Times New Roman" w:cs="Arial"/>
                <w:color w:val="000000"/>
                <w:sz w:val="16"/>
                <w:szCs w:val="16"/>
              </w:rPr>
              <w:t>1</w:t>
            </w:r>
            <w:r w:rsidRPr="00794E4D">
              <w:rPr>
                <w:rFonts w:eastAsia="Times New Roman" w:cs="Arial"/>
                <w:color w:val="000000"/>
                <w:sz w:val="16"/>
                <w:szCs w:val="16"/>
                <w:cs/>
              </w:rPr>
              <w:t>.</w:t>
            </w:r>
            <w:r w:rsidRPr="00794E4D">
              <w:rPr>
                <w:rFonts w:eastAsia="Times New Roman" w:cs="Arial"/>
                <w:color w:val="000000"/>
                <w:sz w:val="16"/>
                <w:szCs w:val="16"/>
              </w:rPr>
              <w:t>39</w:t>
            </w:r>
            <w:r w:rsidRPr="00794E4D">
              <w:rPr>
                <w:rFonts w:eastAsia="Times New Roman" w:cs="Arial"/>
                <w:color w:val="000000"/>
                <w:sz w:val="16"/>
                <w:szCs w:val="16"/>
                <w:cs/>
              </w:rPr>
              <w:t>%</w:t>
            </w:r>
          </w:p>
        </w:tc>
        <w:tc>
          <w:tcPr>
            <w:tcW w:w="675" w:type="pct"/>
            <w:noWrap/>
            <w:vAlign w:val="center"/>
            <w:hideMark/>
          </w:tcPr>
          <w:p w14:paraId="1364F366" w14:textId="77777777" w:rsidR="00C80CC3" w:rsidRPr="00794E4D" w:rsidRDefault="00C80CC3" w:rsidP="00934BA4">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794E4D">
              <w:rPr>
                <w:rFonts w:eastAsia="Times New Roman" w:cs="Arial"/>
                <w:color w:val="000000"/>
                <w:sz w:val="16"/>
                <w:szCs w:val="16"/>
              </w:rPr>
              <w:t>0</w:t>
            </w:r>
            <w:r w:rsidRPr="00794E4D">
              <w:rPr>
                <w:rFonts w:eastAsia="Times New Roman" w:cs="Arial"/>
                <w:color w:val="000000"/>
                <w:sz w:val="16"/>
                <w:szCs w:val="16"/>
                <w:cs/>
              </w:rPr>
              <w:t>.</w:t>
            </w:r>
            <w:r w:rsidRPr="00794E4D">
              <w:rPr>
                <w:rFonts w:eastAsia="Times New Roman" w:cs="Arial"/>
                <w:color w:val="000000"/>
                <w:sz w:val="16"/>
                <w:szCs w:val="16"/>
              </w:rPr>
              <w:t>79</w:t>
            </w:r>
            <w:r w:rsidRPr="00794E4D">
              <w:rPr>
                <w:rFonts w:eastAsia="Times New Roman" w:cs="Arial"/>
                <w:color w:val="000000"/>
                <w:sz w:val="16"/>
                <w:szCs w:val="16"/>
                <w:cs/>
              </w:rPr>
              <w:t>%</w:t>
            </w:r>
          </w:p>
        </w:tc>
        <w:tc>
          <w:tcPr>
            <w:tcW w:w="802" w:type="pct"/>
            <w:shd w:val="clear" w:color="auto" w:fill="92D050"/>
            <w:vAlign w:val="center"/>
          </w:tcPr>
          <w:p w14:paraId="22DA4E8C" w14:textId="77777777" w:rsidR="00C80CC3" w:rsidRPr="00794E4D" w:rsidRDefault="00C80CC3" w:rsidP="00934BA4">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794E4D">
              <w:rPr>
                <w:rFonts w:eastAsia="Times New Roman" w:cs="Arial"/>
                <w:color w:val="000000"/>
                <w:sz w:val="16"/>
                <w:szCs w:val="16"/>
              </w:rPr>
              <w:t>Accept</w:t>
            </w:r>
          </w:p>
        </w:tc>
      </w:tr>
      <w:tr w:rsidR="00934BA4" w:rsidRPr="00794E4D" w14:paraId="78885161" w14:textId="77777777" w:rsidTr="00934BA4">
        <w:trPr>
          <w:trHeight w:val="300"/>
          <w:jc w:val="center"/>
        </w:trPr>
        <w:tc>
          <w:tcPr>
            <w:cnfStyle w:val="001000000000" w:firstRow="0" w:lastRow="0" w:firstColumn="1" w:lastColumn="0" w:oddVBand="0" w:evenVBand="0" w:oddHBand="0" w:evenHBand="0" w:firstRowFirstColumn="0" w:firstRowLastColumn="0" w:lastRowFirstColumn="0" w:lastRowLastColumn="0"/>
            <w:tcW w:w="806" w:type="pct"/>
            <w:tcBorders>
              <w:right w:val="single" w:sz="8" w:space="0" w:color="9CC2E5" w:themeColor="accent1" w:themeTint="99"/>
            </w:tcBorders>
            <w:noWrap/>
            <w:vAlign w:val="center"/>
            <w:hideMark/>
          </w:tcPr>
          <w:p w14:paraId="33F5C895" w14:textId="77777777" w:rsidR="00C80CC3" w:rsidRPr="00794E4D" w:rsidRDefault="00C80CC3" w:rsidP="00934BA4">
            <w:pPr>
              <w:spacing w:line="240" w:lineRule="auto"/>
              <w:jc w:val="center"/>
              <w:rPr>
                <w:rFonts w:eastAsia="Times New Roman" w:cs="Arial"/>
                <w:color w:val="000000"/>
                <w:sz w:val="16"/>
                <w:szCs w:val="16"/>
              </w:rPr>
            </w:pPr>
            <w:r w:rsidRPr="00794E4D">
              <w:rPr>
                <w:rFonts w:eastAsia="Times New Roman" w:cs="Arial"/>
                <w:color w:val="000000"/>
                <w:sz w:val="16"/>
                <w:szCs w:val="16"/>
              </w:rPr>
              <w:t>4</w:t>
            </w:r>
          </w:p>
        </w:tc>
        <w:tc>
          <w:tcPr>
            <w:tcW w:w="1030" w:type="pct"/>
            <w:tcBorders>
              <w:left w:val="single" w:sz="8" w:space="0" w:color="9CC2E5" w:themeColor="accent1" w:themeTint="99"/>
              <w:right w:val="single" w:sz="8" w:space="0" w:color="9CC2E5" w:themeColor="accent1" w:themeTint="99"/>
            </w:tcBorders>
            <w:noWrap/>
            <w:vAlign w:val="center"/>
            <w:hideMark/>
          </w:tcPr>
          <w:p w14:paraId="771CDB0F" w14:textId="77777777" w:rsidR="00C80CC3" w:rsidRPr="00794E4D" w:rsidRDefault="00C80CC3" w:rsidP="00934BA4">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794E4D">
              <w:rPr>
                <w:rFonts w:eastAsia="Times New Roman" w:cs="Arial"/>
                <w:color w:val="000000"/>
                <w:sz w:val="16"/>
                <w:szCs w:val="16"/>
              </w:rPr>
              <w:t>PL Normal</w:t>
            </w:r>
          </w:p>
        </w:tc>
        <w:tc>
          <w:tcPr>
            <w:tcW w:w="989" w:type="pct"/>
            <w:tcBorders>
              <w:left w:val="single" w:sz="8" w:space="0" w:color="9CC2E5" w:themeColor="accent1" w:themeTint="99"/>
            </w:tcBorders>
            <w:noWrap/>
            <w:vAlign w:val="center"/>
            <w:hideMark/>
          </w:tcPr>
          <w:p w14:paraId="290CD3F9" w14:textId="77777777" w:rsidR="00C80CC3" w:rsidRPr="00794E4D" w:rsidRDefault="00C80CC3" w:rsidP="00934BA4">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794E4D">
              <w:rPr>
                <w:rFonts w:eastAsia="Times New Roman" w:cs="Arial"/>
                <w:color w:val="000000"/>
                <w:sz w:val="16"/>
                <w:szCs w:val="16"/>
              </w:rPr>
              <w:t>1</w:t>
            </w:r>
            <w:r w:rsidRPr="00794E4D">
              <w:rPr>
                <w:rFonts w:eastAsia="Times New Roman" w:cs="Arial"/>
                <w:color w:val="000000"/>
                <w:sz w:val="16"/>
                <w:szCs w:val="16"/>
                <w:cs/>
              </w:rPr>
              <w:t>.</w:t>
            </w:r>
            <w:r w:rsidRPr="00794E4D">
              <w:rPr>
                <w:rFonts w:eastAsia="Times New Roman" w:cs="Arial"/>
                <w:color w:val="000000"/>
                <w:sz w:val="16"/>
                <w:szCs w:val="16"/>
              </w:rPr>
              <w:t>89</w:t>
            </w:r>
            <w:r w:rsidRPr="00794E4D">
              <w:rPr>
                <w:rFonts w:eastAsia="Times New Roman" w:cs="Arial"/>
                <w:color w:val="000000"/>
                <w:sz w:val="16"/>
                <w:szCs w:val="16"/>
                <w:cs/>
              </w:rPr>
              <w:t>%</w:t>
            </w:r>
          </w:p>
        </w:tc>
        <w:tc>
          <w:tcPr>
            <w:tcW w:w="698" w:type="pct"/>
            <w:noWrap/>
            <w:vAlign w:val="center"/>
            <w:hideMark/>
          </w:tcPr>
          <w:p w14:paraId="6C2CC54E" w14:textId="77777777" w:rsidR="00C80CC3" w:rsidRPr="00794E4D" w:rsidRDefault="00C80CC3" w:rsidP="00934BA4">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794E4D">
              <w:rPr>
                <w:rFonts w:eastAsia="Times New Roman" w:cs="Arial"/>
                <w:color w:val="000000"/>
                <w:sz w:val="16"/>
                <w:szCs w:val="16"/>
              </w:rPr>
              <w:t>2</w:t>
            </w:r>
            <w:r w:rsidRPr="00794E4D">
              <w:rPr>
                <w:rFonts w:eastAsia="Times New Roman" w:cs="Arial"/>
                <w:color w:val="000000"/>
                <w:sz w:val="16"/>
                <w:szCs w:val="16"/>
                <w:cs/>
              </w:rPr>
              <w:t>.</w:t>
            </w:r>
            <w:r w:rsidRPr="00794E4D">
              <w:rPr>
                <w:rFonts w:eastAsia="Times New Roman" w:cs="Arial"/>
                <w:color w:val="000000"/>
                <w:sz w:val="16"/>
                <w:szCs w:val="16"/>
              </w:rPr>
              <w:t>15</w:t>
            </w:r>
            <w:r w:rsidRPr="00794E4D">
              <w:rPr>
                <w:rFonts w:eastAsia="Times New Roman" w:cs="Arial"/>
                <w:color w:val="000000"/>
                <w:sz w:val="16"/>
                <w:szCs w:val="16"/>
                <w:cs/>
              </w:rPr>
              <w:t>%</w:t>
            </w:r>
          </w:p>
        </w:tc>
        <w:tc>
          <w:tcPr>
            <w:tcW w:w="675" w:type="pct"/>
            <w:noWrap/>
            <w:vAlign w:val="center"/>
            <w:hideMark/>
          </w:tcPr>
          <w:p w14:paraId="0C9A36FA" w14:textId="77777777" w:rsidR="00C80CC3" w:rsidRPr="00794E4D" w:rsidRDefault="00C80CC3" w:rsidP="00934BA4">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794E4D">
              <w:rPr>
                <w:rFonts w:eastAsia="Times New Roman" w:cs="Arial"/>
                <w:color w:val="000000"/>
                <w:sz w:val="16"/>
                <w:szCs w:val="16"/>
              </w:rPr>
              <w:t>1</w:t>
            </w:r>
            <w:r w:rsidRPr="00794E4D">
              <w:rPr>
                <w:rFonts w:eastAsia="Times New Roman" w:cs="Arial"/>
                <w:color w:val="000000"/>
                <w:sz w:val="16"/>
                <w:szCs w:val="16"/>
                <w:cs/>
              </w:rPr>
              <w:t>.</w:t>
            </w:r>
            <w:r w:rsidRPr="00794E4D">
              <w:rPr>
                <w:rFonts w:eastAsia="Times New Roman" w:cs="Arial"/>
                <w:color w:val="000000"/>
                <w:sz w:val="16"/>
                <w:szCs w:val="16"/>
              </w:rPr>
              <w:t>68</w:t>
            </w:r>
            <w:r w:rsidRPr="00794E4D">
              <w:rPr>
                <w:rFonts w:eastAsia="Times New Roman" w:cs="Arial"/>
                <w:color w:val="000000"/>
                <w:sz w:val="16"/>
                <w:szCs w:val="16"/>
                <w:cs/>
              </w:rPr>
              <w:t>%</w:t>
            </w:r>
          </w:p>
        </w:tc>
        <w:tc>
          <w:tcPr>
            <w:tcW w:w="802" w:type="pct"/>
            <w:shd w:val="clear" w:color="auto" w:fill="92D050"/>
            <w:vAlign w:val="center"/>
          </w:tcPr>
          <w:p w14:paraId="133BCF31" w14:textId="77777777" w:rsidR="00C80CC3" w:rsidRPr="00794E4D" w:rsidRDefault="00C80CC3" w:rsidP="00934BA4">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794E4D">
              <w:rPr>
                <w:rFonts w:eastAsia="Times New Roman" w:cs="Arial"/>
                <w:color w:val="000000"/>
                <w:sz w:val="16"/>
                <w:szCs w:val="16"/>
              </w:rPr>
              <w:t>Accept</w:t>
            </w:r>
          </w:p>
        </w:tc>
      </w:tr>
      <w:tr w:rsidR="00934BA4" w:rsidRPr="00794E4D" w14:paraId="57DE7458" w14:textId="77777777" w:rsidTr="00934BA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06" w:type="pct"/>
            <w:tcBorders>
              <w:right w:val="single" w:sz="8" w:space="0" w:color="9CC2E5" w:themeColor="accent1" w:themeTint="99"/>
            </w:tcBorders>
            <w:noWrap/>
            <w:vAlign w:val="center"/>
            <w:hideMark/>
          </w:tcPr>
          <w:p w14:paraId="20A6FA7D" w14:textId="77777777" w:rsidR="00C80CC3" w:rsidRPr="00794E4D" w:rsidRDefault="00C80CC3" w:rsidP="00934BA4">
            <w:pPr>
              <w:spacing w:line="240" w:lineRule="auto"/>
              <w:jc w:val="center"/>
              <w:rPr>
                <w:rFonts w:eastAsia="Times New Roman" w:cs="Arial"/>
                <w:color w:val="000000"/>
                <w:sz w:val="16"/>
                <w:szCs w:val="16"/>
              </w:rPr>
            </w:pPr>
            <w:r w:rsidRPr="00794E4D">
              <w:rPr>
                <w:rFonts w:eastAsia="Times New Roman" w:cs="Arial"/>
                <w:color w:val="000000"/>
                <w:sz w:val="16"/>
                <w:szCs w:val="16"/>
              </w:rPr>
              <w:t>5</w:t>
            </w:r>
          </w:p>
        </w:tc>
        <w:tc>
          <w:tcPr>
            <w:tcW w:w="1030" w:type="pct"/>
            <w:tcBorders>
              <w:left w:val="single" w:sz="8" w:space="0" w:color="9CC2E5" w:themeColor="accent1" w:themeTint="99"/>
              <w:right w:val="single" w:sz="8" w:space="0" w:color="9CC2E5" w:themeColor="accent1" w:themeTint="99"/>
            </w:tcBorders>
            <w:noWrap/>
            <w:vAlign w:val="center"/>
            <w:hideMark/>
          </w:tcPr>
          <w:p w14:paraId="40E457D0" w14:textId="77777777" w:rsidR="00C80CC3" w:rsidRPr="00794E4D" w:rsidRDefault="00C80CC3" w:rsidP="00934BA4">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794E4D">
              <w:rPr>
                <w:rFonts w:eastAsia="Times New Roman" w:cs="Arial"/>
                <w:color w:val="000000"/>
                <w:sz w:val="16"/>
                <w:szCs w:val="16"/>
              </w:rPr>
              <w:t>PL Normal</w:t>
            </w:r>
          </w:p>
        </w:tc>
        <w:tc>
          <w:tcPr>
            <w:tcW w:w="989" w:type="pct"/>
            <w:tcBorders>
              <w:left w:val="single" w:sz="8" w:space="0" w:color="9CC2E5" w:themeColor="accent1" w:themeTint="99"/>
            </w:tcBorders>
            <w:noWrap/>
            <w:vAlign w:val="center"/>
            <w:hideMark/>
          </w:tcPr>
          <w:p w14:paraId="1309AE91" w14:textId="77777777" w:rsidR="00C80CC3" w:rsidRPr="00794E4D" w:rsidRDefault="00C80CC3" w:rsidP="00934BA4">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794E4D">
              <w:rPr>
                <w:rFonts w:eastAsia="Times New Roman" w:cs="Arial"/>
                <w:color w:val="000000"/>
                <w:sz w:val="16"/>
                <w:szCs w:val="16"/>
              </w:rPr>
              <w:t>6</w:t>
            </w:r>
            <w:r w:rsidRPr="00794E4D">
              <w:rPr>
                <w:rFonts w:eastAsia="Times New Roman" w:cs="Arial"/>
                <w:color w:val="000000"/>
                <w:sz w:val="16"/>
                <w:szCs w:val="16"/>
                <w:cs/>
              </w:rPr>
              <w:t>.</w:t>
            </w:r>
            <w:r w:rsidRPr="00794E4D">
              <w:rPr>
                <w:rFonts w:eastAsia="Times New Roman" w:cs="Arial"/>
                <w:color w:val="000000"/>
                <w:sz w:val="16"/>
                <w:szCs w:val="16"/>
              </w:rPr>
              <w:t>13</w:t>
            </w:r>
            <w:r w:rsidRPr="00794E4D">
              <w:rPr>
                <w:rFonts w:eastAsia="Times New Roman" w:cs="Arial"/>
                <w:color w:val="000000"/>
                <w:sz w:val="16"/>
                <w:szCs w:val="16"/>
                <w:cs/>
              </w:rPr>
              <w:t>%</w:t>
            </w:r>
          </w:p>
        </w:tc>
        <w:tc>
          <w:tcPr>
            <w:tcW w:w="698" w:type="pct"/>
            <w:noWrap/>
            <w:vAlign w:val="center"/>
            <w:hideMark/>
          </w:tcPr>
          <w:p w14:paraId="757AA8A5" w14:textId="77777777" w:rsidR="00C80CC3" w:rsidRPr="00794E4D" w:rsidRDefault="00C80CC3" w:rsidP="00934BA4">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794E4D">
              <w:rPr>
                <w:rFonts w:eastAsia="Times New Roman" w:cs="Arial"/>
                <w:color w:val="000000"/>
                <w:sz w:val="16"/>
                <w:szCs w:val="16"/>
              </w:rPr>
              <w:t>7</w:t>
            </w:r>
            <w:r w:rsidRPr="00794E4D">
              <w:rPr>
                <w:rFonts w:eastAsia="Times New Roman" w:cs="Arial"/>
                <w:color w:val="000000"/>
                <w:sz w:val="16"/>
                <w:szCs w:val="16"/>
                <w:cs/>
              </w:rPr>
              <w:t>.</w:t>
            </w:r>
            <w:r w:rsidRPr="00794E4D">
              <w:rPr>
                <w:rFonts w:eastAsia="Times New Roman" w:cs="Arial"/>
                <w:color w:val="000000"/>
                <w:sz w:val="16"/>
                <w:szCs w:val="16"/>
              </w:rPr>
              <w:t>02</w:t>
            </w:r>
            <w:r w:rsidRPr="00794E4D">
              <w:rPr>
                <w:rFonts w:eastAsia="Times New Roman" w:cs="Arial"/>
                <w:color w:val="000000"/>
                <w:sz w:val="16"/>
                <w:szCs w:val="16"/>
                <w:cs/>
              </w:rPr>
              <w:t>%</w:t>
            </w:r>
          </w:p>
        </w:tc>
        <w:tc>
          <w:tcPr>
            <w:tcW w:w="675" w:type="pct"/>
            <w:noWrap/>
            <w:vAlign w:val="center"/>
            <w:hideMark/>
          </w:tcPr>
          <w:p w14:paraId="7DA4B614" w14:textId="77777777" w:rsidR="00C80CC3" w:rsidRPr="00794E4D" w:rsidRDefault="00C80CC3" w:rsidP="00934BA4">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794E4D">
              <w:rPr>
                <w:rFonts w:eastAsia="Times New Roman" w:cs="Arial"/>
                <w:color w:val="000000"/>
                <w:sz w:val="16"/>
                <w:szCs w:val="16"/>
              </w:rPr>
              <w:t>4</w:t>
            </w:r>
            <w:r w:rsidRPr="00794E4D">
              <w:rPr>
                <w:rFonts w:eastAsia="Times New Roman" w:cs="Arial"/>
                <w:color w:val="000000"/>
                <w:sz w:val="16"/>
                <w:szCs w:val="16"/>
                <w:cs/>
              </w:rPr>
              <w:t>.</w:t>
            </w:r>
            <w:r w:rsidRPr="00794E4D">
              <w:rPr>
                <w:rFonts w:eastAsia="Times New Roman" w:cs="Arial"/>
                <w:color w:val="000000"/>
                <w:sz w:val="16"/>
                <w:szCs w:val="16"/>
              </w:rPr>
              <w:t>89</w:t>
            </w:r>
            <w:r w:rsidRPr="00794E4D">
              <w:rPr>
                <w:rFonts w:eastAsia="Times New Roman" w:cs="Arial"/>
                <w:color w:val="000000"/>
                <w:sz w:val="16"/>
                <w:szCs w:val="16"/>
                <w:cs/>
              </w:rPr>
              <w:t>%</w:t>
            </w:r>
          </w:p>
        </w:tc>
        <w:tc>
          <w:tcPr>
            <w:tcW w:w="802" w:type="pct"/>
            <w:shd w:val="clear" w:color="auto" w:fill="92D050"/>
            <w:vAlign w:val="center"/>
          </w:tcPr>
          <w:p w14:paraId="32EA0C16" w14:textId="77777777" w:rsidR="00C80CC3" w:rsidRPr="00794E4D" w:rsidRDefault="00C80CC3" w:rsidP="00934BA4">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794E4D">
              <w:rPr>
                <w:rFonts w:eastAsia="Times New Roman" w:cs="Arial"/>
                <w:color w:val="000000"/>
                <w:sz w:val="16"/>
                <w:szCs w:val="16"/>
              </w:rPr>
              <w:t>Accept</w:t>
            </w:r>
          </w:p>
        </w:tc>
      </w:tr>
      <w:tr w:rsidR="00934BA4" w:rsidRPr="00794E4D" w14:paraId="79BBF8B7" w14:textId="77777777" w:rsidTr="00934BA4">
        <w:trPr>
          <w:trHeight w:val="300"/>
          <w:jc w:val="center"/>
        </w:trPr>
        <w:tc>
          <w:tcPr>
            <w:cnfStyle w:val="001000000000" w:firstRow="0" w:lastRow="0" w:firstColumn="1" w:lastColumn="0" w:oddVBand="0" w:evenVBand="0" w:oddHBand="0" w:evenHBand="0" w:firstRowFirstColumn="0" w:firstRowLastColumn="0" w:lastRowFirstColumn="0" w:lastRowLastColumn="0"/>
            <w:tcW w:w="806" w:type="pct"/>
            <w:tcBorders>
              <w:right w:val="single" w:sz="8" w:space="0" w:color="9CC2E5" w:themeColor="accent1" w:themeTint="99"/>
            </w:tcBorders>
            <w:noWrap/>
            <w:vAlign w:val="center"/>
            <w:hideMark/>
          </w:tcPr>
          <w:p w14:paraId="0C223155" w14:textId="77777777" w:rsidR="00C80CC3" w:rsidRPr="00794E4D" w:rsidRDefault="00C80CC3" w:rsidP="00934BA4">
            <w:pPr>
              <w:spacing w:line="240" w:lineRule="auto"/>
              <w:jc w:val="center"/>
              <w:rPr>
                <w:rFonts w:eastAsia="Times New Roman" w:cs="Arial"/>
                <w:color w:val="000000"/>
                <w:sz w:val="16"/>
                <w:szCs w:val="16"/>
              </w:rPr>
            </w:pPr>
            <w:r w:rsidRPr="00794E4D">
              <w:rPr>
                <w:rFonts w:eastAsia="Times New Roman" w:cs="Arial"/>
                <w:color w:val="000000"/>
                <w:sz w:val="16"/>
                <w:szCs w:val="16"/>
              </w:rPr>
              <w:t>6</w:t>
            </w:r>
          </w:p>
        </w:tc>
        <w:tc>
          <w:tcPr>
            <w:tcW w:w="1030" w:type="pct"/>
            <w:tcBorders>
              <w:left w:val="single" w:sz="8" w:space="0" w:color="9CC2E5" w:themeColor="accent1" w:themeTint="99"/>
              <w:right w:val="single" w:sz="8" w:space="0" w:color="9CC2E5" w:themeColor="accent1" w:themeTint="99"/>
            </w:tcBorders>
            <w:noWrap/>
            <w:vAlign w:val="center"/>
            <w:hideMark/>
          </w:tcPr>
          <w:p w14:paraId="16CB49CC" w14:textId="77777777" w:rsidR="00C80CC3" w:rsidRPr="00794E4D" w:rsidRDefault="00C80CC3" w:rsidP="00934BA4">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794E4D">
              <w:rPr>
                <w:rFonts w:eastAsia="Times New Roman" w:cs="Arial"/>
                <w:color w:val="000000"/>
                <w:sz w:val="16"/>
                <w:szCs w:val="16"/>
              </w:rPr>
              <w:t>PL Normal</w:t>
            </w:r>
          </w:p>
        </w:tc>
        <w:tc>
          <w:tcPr>
            <w:tcW w:w="989" w:type="pct"/>
            <w:tcBorders>
              <w:left w:val="single" w:sz="8" w:space="0" w:color="9CC2E5" w:themeColor="accent1" w:themeTint="99"/>
            </w:tcBorders>
            <w:noWrap/>
            <w:vAlign w:val="center"/>
            <w:hideMark/>
          </w:tcPr>
          <w:p w14:paraId="0FDAC844" w14:textId="77777777" w:rsidR="00C80CC3" w:rsidRPr="00794E4D" w:rsidRDefault="00C80CC3" w:rsidP="00934BA4">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794E4D">
              <w:rPr>
                <w:rFonts w:eastAsia="Times New Roman" w:cs="Arial"/>
                <w:color w:val="000000"/>
                <w:sz w:val="16"/>
                <w:szCs w:val="16"/>
              </w:rPr>
              <w:t>11</w:t>
            </w:r>
            <w:r w:rsidRPr="00794E4D">
              <w:rPr>
                <w:rFonts w:eastAsia="Times New Roman" w:cs="Arial"/>
                <w:color w:val="000000"/>
                <w:sz w:val="16"/>
                <w:szCs w:val="16"/>
                <w:cs/>
              </w:rPr>
              <w:t>.</w:t>
            </w:r>
            <w:r w:rsidRPr="00794E4D">
              <w:rPr>
                <w:rFonts w:eastAsia="Times New Roman" w:cs="Arial"/>
                <w:color w:val="000000"/>
                <w:sz w:val="16"/>
                <w:szCs w:val="16"/>
              </w:rPr>
              <w:t>50</w:t>
            </w:r>
            <w:r w:rsidRPr="00794E4D">
              <w:rPr>
                <w:rFonts w:eastAsia="Times New Roman" w:cs="Arial"/>
                <w:color w:val="000000"/>
                <w:sz w:val="16"/>
                <w:szCs w:val="16"/>
                <w:cs/>
              </w:rPr>
              <w:t>%</w:t>
            </w:r>
          </w:p>
        </w:tc>
        <w:tc>
          <w:tcPr>
            <w:tcW w:w="698" w:type="pct"/>
            <w:noWrap/>
            <w:vAlign w:val="center"/>
            <w:hideMark/>
          </w:tcPr>
          <w:p w14:paraId="5741922C" w14:textId="77777777" w:rsidR="00C80CC3" w:rsidRPr="00794E4D" w:rsidRDefault="00C80CC3" w:rsidP="00934BA4">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794E4D">
              <w:rPr>
                <w:rFonts w:eastAsia="Times New Roman" w:cs="Arial"/>
                <w:color w:val="000000"/>
                <w:sz w:val="16"/>
                <w:szCs w:val="16"/>
              </w:rPr>
              <w:t>12</w:t>
            </w:r>
            <w:r w:rsidRPr="00794E4D">
              <w:rPr>
                <w:rFonts w:eastAsia="Times New Roman" w:cs="Arial"/>
                <w:color w:val="000000"/>
                <w:sz w:val="16"/>
                <w:szCs w:val="16"/>
                <w:cs/>
              </w:rPr>
              <w:t>.</w:t>
            </w:r>
            <w:r w:rsidRPr="00794E4D">
              <w:rPr>
                <w:rFonts w:eastAsia="Times New Roman" w:cs="Arial"/>
                <w:color w:val="000000"/>
                <w:sz w:val="16"/>
                <w:szCs w:val="16"/>
              </w:rPr>
              <w:t>19</w:t>
            </w:r>
            <w:r w:rsidRPr="00794E4D">
              <w:rPr>
                <w:rFonts w:eastAsia="Times New Roman" w:cs="Arial"/>
                <w:color w:val="000000"/>
                <w:sz w:val="16"/>
                <w:szCs w:val="16"/>
                <w:cs/>
              </w:rPr>
              <w:t>%</w:t>
            </w:r>
          </w:p>
        </w:tc>
        <w:tc>
          <w:tcPr>
            <w:tcW w:w="675" w:type="pct"/>
            <w:noWrap/>
            <w:vAlign w:val="center"/>
            <w:hideMark/>
          </w:tcPr>
          <w:p w14:paraId="0991880A" w14:textId="77777777" w:rsidR="00C80CC3" w:rsidRPr="00794E4D" w:rsidRDefault="00C80CC3" w:rsidP="00934BA4">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794E4D">
              <w:rPr>
                <w:rFonts w:eastAsia="Times New Roman" w:cs="Arial"/>
                <w:color w:val="000000"/>
                <w:sz w:val="16"/>
                <w:szCs w:val="16"/>
              </w:rPr>
              <w:t>7</w:t>
            </w:r>
            <w:r w:rsidRPr="00794E4D">
              <w:rPr>
                <w:rFonts w:eastAsia="Times New Roman" w:cs="Arial"/>
                <w:color w:val="000000"/>
                <w:sz w:val="16"/>
                <w:szCs w:val="16"/>
                <w:cs/>
              </w:rPr>
              <w:t>.</w:t>
            </w:r>
            <w:r w:rsidRPr="00794E4D">
              <w:rPr>
                <w:rFonts w:eastAsia="Times New Roman" w:cs="Arial"/>
                <w:color w:val="000000"/>
                <w:sz w:val="16"/>
                <w:szCs w:val="16"/>
              </w:rPr>
              <w:t>87</w:t>
            </w:r>
            <w:r w:rsidRPr="00794E4D">
              <w:rPr>
                <w:rFonts w:eastAsia="Times New Roman" w:cs="Arial"/>
                <w:color w:val="000000"/>
                <w:sz w:val="16"/>
                <w:szCs w:val="16"/>
                <w:cs/>
              </w:rPr>
              <w:t>%</w:t>
            </w:r>
          </w:p>
        </w:tc>
        <w:tc>
          <w:tcPr>
            <w:tcW w:w="802" w:type="pct"/>
            <w:shd w:val="clear" w:color="auto" w:fill="92D050"/>
            <w:vAlign w:val="center"/>
          </w:tcPr>
          <w:p w14:paraId="2F1CAA3F" w14:textId="77777777" w:rsidR="00C80CC3" w:rsidRPr="00794E4D" w:rsidRDefault="00C80CC3" w:rsidP="00934BA4">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794E4D">
              <w:rPr>
                <w:rFonts w:eastAsia="Times New Roman" w:cs="Arial"/>
                <w:color w:val="000000"/>
                <w:sz w:val="16"/>
                <w:szCs w:val="16"/>
              </w:rPr>
              <w:t>Accept</w:t>
            </w:r>
          </w:p>
        </w:tc>
      </w:tr>
      <w:tr w:rsidR="00934BA4" w:rsidRPr="00794E4D" w14:paraId="0457871B" w14:textId="77777777" w:rsidTr="00934BA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06" w:type="pct"/>
            <w:vMerge w:val="restart"/>
            <w:tcBorders>
              <w:right w:val="single" w:sz="8" w:space="0" w:color="9CC2E5" w:themeColor="accent1" w:themeTint="99"/>
            </w:tcBorders>
            <w:noWrap/>
            <w:vAlign w:val="center"/>
            <w:hideMark/>
          </w:tcPr>
          <w:p w14:paraId="3B418FC6" w14:textId="77777777" w:rsidR="00C80CC3" w:rsidRPr="00794E4D" w:rsidRDefault="00C80CC3" w:rsidP="00934BA4">
            <w:pPr>
              <w:spacing w:line="240" w:lineRule="auto"/>
              <w:jc w:val="center"/>
              <w:rPr>
                <w:rFonts w:eastAsia="Times New Roman" w:cs="Arial"/>
                <w:color w:val="000000"/>
                <w:sz w:val="16"/>
                <w:szCs w:val="16"/>
              </w:rPr>
            </w:pPr>
            <w:r w:rsidRPr="00794E4D">
              <w:rPr>
                <w:rFonts w:eastAsia="Times New Roman" w:cs="Arial"/>
                <w:color w:val="000000"/>
                <w:sz w:val="16"/>
                <w:szCs w:val="16"/>
              </w:rPr>
              <w:t>7</w:t>
            </w:r>
          </w:p>
        </w:tc>
        <w:tc>
          <w:tcPr>
            <w:tcW w:w="1030" w:type="pct"/>
            <w:tcBorders>
              <w:left w:val="single" w:sz="8" w:space="0" w:color="9CC2E5" w:themeColor="accent1" w:themeTint="99"/>
              <w:right w:val="single" w:sz="8" w:space="0" w:color="9CC2E5" w:themeColor="accent1" w:themeTint="99"/>
            </w:tcBorders>
            <w:noWrap/>
            <w:vAlign w:val="center"/>
            <w:hideMark/>
          </w:tcPr>
          <w:p w14:paraId="5D356C2E" w14:textId="77777777" w:rsidR="00C80CC3" w:rsidRPr="00794E4D" w:rsidRDefault="00C80CC3" w:rsidP="00934BA4">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794E4D">
              <w:rPr>
                <w:rFonts w:eastAsia="Times New Roman" w:cs="Arial"/>
                <w:color w:val="000000"/>
                <w:sz w:val="16"/>
                <w:szCs w:val="16"/>
              </w:rPr>
              <w:t>PL Normal</w:t>
            </w:r>
          </w:p>
        </w:tc>
        <w:tc>
          <w:tcPr>
            <w:tcW w:w="989" w:type="pct"/>
            <w:vMerge w:val="restart"/>
            <w:tcBorders>
              <w:left w:val="single" w:sz="8" w:space="0" w:color="9CC2E5" w:themeColor="accent1" w:themeTint="99"/>
            </w:tcBorders>
            <w:noWrap/>
            <w:vAlign w:val="center"/>
            <w:hideMark/>
          </w:tcPr>
          <w:p w14:paraId="658404F7" w14:textId="77777777" w:rsidR="00C80CC3" w:rsidRPr="00794E4D" w:rsidRDefault="00C80CC3" w:rsidP="00934BA4">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794E4D">
              <w:rPr>
                <w:rFonts w:eastAsia="Times New Roman" w:cs="Arial"/>
                <w:color w:val="000000"/>
                <w:sz w:val="16"/>
                <w:szCs w:val="16"/>
              </w:rPr>
              <w:t>20</w:t>
            </w:r>
            <w:r w:rsidRPr="00794E4D">
              <w:rPr>
                <w:rFonts w:eastAsia="Times New Roman" w:cs="Arial"/>
                <w:color w:val="000000"/>
                <w:sz w:val="16"/>
                <w:szCs w:val="16"/>
                <w:cs/>
              </w:rPr>
              <w:t>.</w:t>
            </w:r>
            <w:r w:rsidRPr="00794E4D">
              <w:rPr>
                <w:rFonts w:eastAsia="Times New Roman" w:cs="Arial"/>
                <w:color w:val="000000"/>
                <w:sz w:val="16"/>
                <w:szCs w:val="16"/>
              </w:rPr>
              <w:t>78</w:t>
            </w:r>
            <w:r w:rsidRPr="00794E4D">
              <w:rPr>
                <w:rFonts w:eastAsia="Times New Roman" w:cs="Arial"/>
                <w:color w:val="000000"/>
                <w:sz w:val="16"/>
                <w:szCs w:val="16"/>
                <w:cs/>
              </w:rPr>
              <w:t>%</w:t>
            </w:r>
          </w:p>
        </w:tc>
        <w:tc>
          <w:tcPr>
            <w:tcW w:w="698" w:type="pct"/>
            <w:vMerge w:val="restart"/>
            <w:noWrap/>
            <w:vAlign w:val="center"/>
            <w:hideMark/>
          </w:tcPr>
          <w:p w14:paraId="14BF52EC" w14:textId="77777777" w:rsidR="00C80CC3" w:rsidRPr="00794E4D" w:rsidRDefault="00C80CC3" w:rsidP="00934BA4">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794E4D">
              <w:rPr>
                <w:rFonts w:eastAsia="Times New Roman" w:cs="Arial"/>
                <w:color w:val="000000"/>
                <w:sz w:val="16"/>
                <w:szCs w:val="16"/>
              </w:rPr>
              <w:t>22</w:t>
            </w:r>
            <w:r w:rsidRPr="00794E4D">
              <w:rPr>
                <w:rFonts w:eastAsia="Times New Roman" w:cs="Arial"/>
                <w:color w:val="000000"/>
                <w:sz w:val="16"/>
                <w:szCs w:val="16"/>
                <w:cs/>
              </w:rPr>
              <w:t>.</w:t>
            </w:r>
            <w:r w:rsidRPr="00794E4D">
              <w:rPr>
                <w:rFonts w:eastAsia="Times New Roman" w:cs="Arial"/>
                <w:color w:val="000000"/>
                <w:sz w:val="16"/>
                <w:szCs w:val="16"/>
              </w:rPr>
              <w:t>62</w:t>
            </w:r>
            <w:r w:rsidRPr="00794E4D">
              <w:rPr>
                <w:rFonts w:eastAsia="Times New Roman" w:cs="Arial"/>
                <w:color w:val="000000"/>
                <w:sz w:val="16"/>
                <w:szCs w:val="16"/>
                <w:cs/>
              </w:rPr>
              <w:t>%</w:t>
            </w:r>
          </w:p>
        </w:tc>
        <w:tc>
          <w:tcPr>
            <w:tcW w:w="675" w:type="pct"/>
            <w:vMerge w:val="restart"/>
            <w:noWrap/>
            <w:vAlign w:val="center"/>
            <w:hideMark/>
          </w:tcPr>
          <w:p w14:paraId="0ADCDD63" w14:textId="77777777" w:rsidR="00C80CC3" w:rsidRPr="00794E4D" w:rsidRDefault="00C80CC3" w:rsidP="00934BA4">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794E4D">
              <w:rPr>
                <w:rFonts w:eastAsia="Times New Roman" w:cs="Arial"/>
                <w:color w:val="000000"/>
                <w:sz w:val="16"/>
                <w:szCs w:val="16"/>
              </w:rPr>
              <w:t>15</w:t>
            </w:r>
            <w:r w:rsidRPr="00794E4D">
              <w:rPr>
                <w:rFonts w:eastAsia="Times New Roman" w:cs="Arial"/>
                <w:color w:val="000000"/>
                <w:sz w:val="16"/>
                <w:szCs w:val="16"/>
                <w:cs/>
              </w:rPr>
              <w:t>.</w:t>
            </w:r>
            <w:r w:rsidRPr="00794E4D">
              <w:rPr>
                <w:rFonts w:eastAsia="Times New Roman" w:cs="Arial"/>
                <w:color w:val="000000"/>
                <w:sz w:val="16"/>
                <w:szCs w:val="16"/>
              </w:rPr>
              <w:t>61</w:t>
            </w:r>
            <w:r w:rsidRPr="00794E4D">
              <w:rPr>
                <w:rFonts w:eastAsia="Times New Roman" w:cs="Arial"/>
                <w:color w:val="000000"/>
                <w:sz w:val="16"/>
                <w:szCs w:val="16"/>
                <w:cs/>
              </w:rPr>
              <w:t>%</w:t>
            </w:r>
          </w:p>
        </w:tc>
        <w:tc>
          <w:tcPr>
            <w:tcW w:w="802" w:type="pct"/>
            <w:shd w:val="clear" w:color="auto" w:fill="92D050"/>
            <w:vAlign w:val="center"/>
          </w:tcPr>
          <w:p w14:paraId="5625D48A" w14:textId="77777777" w:rsidR="00C80CC3" w:rsidRPr="00794E4D" w:rsidRDefault="00C80CC3" w:rsidP="00934BA4">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794E4D">
              <w:rPr>
                <w:rFonts w:eastAsia="Times New Roman" w:cs="Arial"/>
                <w:color w:val="000000"/>
                <w:sz w:val="16"/>
                <w:szCs w:val="16"/>
              </w:rPr>
              <w:t>Accept</w:t>
            </w:r>
          </w:p>
        </w:tc>
      </w:tr>
      <w:tr w:rsidR="00934BA4" w:rsidRPr="00794E4D" w14:paraId="07D597D5" w14:textId="77777777" w:rsidTr="00934BA4">
        <w:trPr>
          <w:trHeight w:val="300"/>
          <w:jc w:val="center"/>
        </w:trPr>
        <w:tc>
          <w:tcPr>
            <w:cnfStyle w:val="001000000000" w:firstRow="0" w:lastRow="0" w:firstColumn="1" w:lastColumn="0" w:oddVBand="0" w:evenVBand="0" w:oddHBand="0" w:evenHBand="0" w:firstRowFirstColumn="0" w:firstRowLastColumn="0" w:lastRowFirstColumn="0" w:lastRowLastColumn="0"/>
            <w:tcW w:w="806" w:type="pct"/>
            <w:vMerge/>
            <w:tcBorders>
              <w:right w:val="single" w:sz="8" w:space="0" w:color="9CC2E5" w:themeColor="accent1" w:themeTint="99"/>
            </w:tcBorders>
            <w:vAlign w:val="center"/>
            <w:hideMark/>
          </w:tcPr>
          <w:p w14:paraId="2CE6C989" w14:textId="77777777" w:rsidR="00C80CC3" w:rsidRPr="00794E4D" w:rsidRDefault="00C80CC3" w:rsidP="00934BA4">
            <w:pPr>
              <w:spacing w:line="240" w:lineRule="auto"/>
              <w:jc w:val="center"/>
              <w:rPr>
                <w:rFonts w:eastAsia="Times New Roman" w:cs="Arial"/>
                <w:color w:val="000000"/>
                <w:sz w:val="16"/>
                <w:szCs w:val="16"/>
              </w:rPr>
            </w:pPr>
          </w:p>
        </w:tc>
        <w:tc>
          <w:tcPr>
            <w:tcW w:w="1030" w:type="pct"/>
            <w:tcBorders>
              <w:left w:val="single" w:sz="8" w:space="0" w:color="9CC2E5" w:themeColor="accent1" w:themeTint="99"/>
              <w:right w:val="single" w:sz="8" w:space="0" w:color="9CC2E5" w:themeColor="accent1" w:themeTint="99"/>
            </w:tcBorders>
            <w:noWrap/>
            <w:vAlign w:val="center"/>
            <w:hideMark/>
          </w:tcPr>
          <w:p w14:paraId="2CCE657C" w14:textId="77777777" w:rsidR="00C80CC3" w:rsidRPr="00794E4D" w:rsidRDefault="00C80CC3" w:rsidP="00934BA4">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794E4D">
              <w:rPr>
                <w:rFonts w:eastAsia="Times New Roman" w:cs="Arial"/>
                <w:color w:val="000000"/>
                <w:sz w:val="16"/>
                <w:szCs w:val="16"/>
              </w:rPr>
              <w:t>Reschedule</w:t>
            </w:r>
          </w:p>
        </w:tc>
        <w:tc>
          <w:tcPr>
            <w:tcW w:w="989" w:type="pct"/>
            <w:vMerge/>
            <w:tcBorders>
              <w:left w:val="single" w:sz="8" w:space="0" w:color="9CC2E5" w:themeColor="accent1" w:themeTint="99"/>
            </w:tcBorders>
            <w:vAlign w:val="center"/>
            <w:hideMark/>
          </w:tcPr>
          <w:p w14:paraId="0518224A" w14:textId="77777777" w:rsidR="00C80CC3" w:rsidRPr="00794E4D" w:rsidRDefault="00C80CC3" w:rsidP="00934BA4">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p>
        </w:tc>
        <w:tc>
          <w:tcPr>
            <w:tcW w:w="698" w:type="pct"/>
            <w:vMerge/>
            <w:vAlign w:val="center"/>
            <w:hideMark/>
          </w:tcPr>
          <w:p w14:paraId="09E81500" w14:textId="77777777" w:rsidR="00C80CC3" w:rsidRPr="00794E4D" w:rsidRDefault="00C80CC3" w:rsidP="00934BA4">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p>
        </w:tc>
        <w:tc>
          <w:tcPr>
            <w:tcW w:w="675" w:type="pct"/>
            <w:vMerge/>
            <w:vAlign w:val="center"/>
            <w:hideMark/>
          </w:tcPr>
          <w:p w14:paraId="277A699B" w14:textId="77777777" w:rsidR="00C80CC3" w:rsidRPr="00794E4D" w:rsidRDefault="00C80CC3" w:rsidP="00934BA4">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p>
        </w:tc>
        <w:tc>
          <w:tcPr>
            <w:tcW w:w="802" w:type="pct"/>
            <w:shd w:val="clear" w:color="auto" w:fill="92D050"/>
            <w:vAlign w:val="center"/>
          </w:tcPr>
          <w:p w14:paraId="1E323986" w14:textId="77777777" w:rsidR="00C80CC3" w:rsidRPr="00794E4D" w:rsidRDefault="00C80CC3" w:rsidP="00934BA4">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794E4D">
              <w:rPr>
                <w:rFonts w:eastAsia="Times New Roman" w:cs="Arial"/>
                <w:color w:val="000000"/>
                <w:sz w:val="16"/>
                <w:szCs w:val="16"/>
              </w:rPr>
              <w:t>Accept</w:t>
            </w:r>
          </w:p>
        </w:tc>
      </w:tr>
      <w:tr w:rsidR="00934BA4" w:rsidRPr="00794E4D" w14:paraId="3DDF4250" w14:textId="77777777" w:rsidTr="00934BA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06" w:type="pct"/>
            <w:vMerge w:val="restart"/>
            <w:tcBorders>
              <w:right w:val="single" w:sz="8" w:space="0" w:color="9CC2E5" w:themeColor="accent1" w:themeTint="99"/>
            </w:tcBorders>
            <w:noWrap/>
            <w:vAlign w:val="center"/>
            <w:hideMark/>
          </w:tcPr>
          <w:p w14:paraId="282E8B2A" w14:textId="77777777" w:rsidR="00C80CC3" w:rsidRPr="00794E4D" w:rsidRDefault="00C80CC3" w:rsidP="00934BA4">
            <w:pPr>
              <w:spacing w:line="240" w:lineRule="auto"/>
              <w:jc w:val="center"/>
              <w:rPr>
                <w:rFonts w:eastAsia="Times New Roman" w:cs="Arial"/>
                <w:color w:val="000000"/>
                <w:sz w:val="16"/>
                <w:szCs w:val="16"/>
              </w:rPr>
            </w:pPr>
            <w:r w:rsidRPr="00794E4D">
              <w:rPr>
                <w:rFonts w:eastAsia="Times New Roman" w:cs="Arial"/>
                <w:color w:val="000000"/>
                <w:sz w:val="16"/>
                <w:szCs w:val="16"/>
              </w:rPr>
              <w:lastRenderedPageBreak/>
              <w:t>8</w:t>
            </w:r>
          </w:p>
        </w:tc>
        <w:tc>
          <w:tcPr>
            <w:tcW w:w="1030" w:type="pct"/>
            <w:tcBorders>
              <w:left w:val="single" w:sz="8" w:space="0" w:color="9CC2E5" w:themeColor="accent1" w:themeTint="99"/>
              <w:right w:val="single" w:sz="8" w:space="0" w:color="9CC2E5" w:themeColor="accent1" w:themeTint="99"/>
            </w:tcBorders>
            <w:noWrap/>
            <w:vAlign w:val="center"/>
            <w:hideMark/>
          </w:tcPr>
          <w:p w14:paraId="1C9D9A5C" w14:textId="77777777" w:rsidR="00C80CC3" w:rsidRPr="00794E4D" w:rsidRDefault="00C80CC3" w:rsidP="00934BA4">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794E4D">
              <w:rPr>
                <w:rFonts w:eastAsia="Times New Roman" w:cs="Arial"/>
                <w:color w:val="000000"/>
                <w:sz w:val="16"/>
                <w:szCs w:val="16"/>
              </w:rPr>
              <w:t>SMA</w:t>
            </w:r>
          </w:p>
        </w:tc>
        <w:tc>
          <w:tcPr>
            <w:tcW w:w="989" w:type="pct"/>
            <w:vMerge w:val="restart"/>
            <w:tcBorders>
              <w:left w:val="single" w:sz="8" w:space="0" w:color="9CC2E5" w:themeColor="accent1" w:themeTint="99"/>
            </w:tcBorders>
            <w:noWrap/>
            <w:vAlign w:val="center"/>
            <w:hideMark/>
          </w:tcPr>
          <w:p w14:paraId="65377590" w14:textId="77777777" w:rsidR="00C80CC3" w:rsidRPr="00794E4D" w:rsidRDefault="00C80CC3" w:rsidP="00934BA4">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794E4D">
              <w:rPr>
                <w:rFonts w:eastAsia="Times New Roman" w:cs="Arial"/>
                <w:color w:val="000000"/>
                <w:sz w:val="16"/>
                <w:szCs w:val="16"/>
              </w:rPr>
              <w:t>31</w:t>
            </w:r>
            <w:r w:rsidRPr="00794E4D">
              <w:rPr>
                <w:rFonts w:eastAsia="Times New Roman" w:cs="Arial"/>
                <w:color w:val="000000"/>
                <w:sz w:val="16"/>
                <w:szCs w:val="16"/>
                <w:cs/>
              </w:rPr>
              <w:t>.</w:t>
            </w:r>
            <w:r w:rsidRPr="00794E4D">
              <w:rPr>
                <w:rFonts w:eastAsia="Times New Roman" w:cs="Arial"/>
                <w:color w:val="000000"/>
                <w:sz w:val="16"/>
                <w:szCs w:val="16"/>
              </w:rPr>
              <w:t>82</w:t>
            </w:r>
            <w:r w:rsidRPr="00794E4D">
              <w:rPr>
                <w:rFonts w:eastAsia="Times New Roman" w:cs="Arial"/>
                <w:color w:val="000000"/>
                <w:sz w:val="16"/>
                <w:szCs w:val="16"/>
                <w:cs/>
              </w:rPr>
              <w:t>%</w:t>
            </w:r>
          </w:p>
        </w:tc>
        <w:tc>
          <w:tcPr>
            <w:tcW w:w="698" w:type="pct"/>
            <w:vMerge w:val="restart"/>
            <w:noWrap/>
            <w:vAlign w:val="center"/>
            <w:hideMark/>
          </w:tcPr>
          <w:p w14:paraId="1BA613B8" w14:textId="77777777" w:rsidR="00C80CC3" w:rsidRPr="00794E4D" w:rsidRDefault="00C80CC3" w:rsidP="00934BA4">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794E4D">
              <w:rPr>
                <w:rFonts w:eastAsia="Times New Roman" w:cs="Arial"/>
                <w:color w:val="000000"/>
                <w:sz w:val="16"/>
                <w:szCs w:val="16"/>
              </w:rPr>
              <w:t>32</w:t>
            </w:r>
            <w:r w:rsidRPr="00794E4D">
              <w:rPr>
                <w:rFonts w:eastAsia="Times New Roman" w:cs="Arial"/>
                <w:color w:val="000000"/>
                <w:sz w:val="16"/>
                <w:szCs w:val="16"/>
                <w:cs/>
              </w:rPr>
              <w:t>.</w:t>
            </w:r>
            <w:r w:rsidRPr="00794E4D">
              <w:rPr>
                <w:rFonts w:eastAsia="Times New Roman" w:cs="Arial"/>
                <w:color w:val="000000"/>
                <w:sz w:val="16"/>
                <w:szCs w:val="16"/>
              </w:rPr>
              <w:t>97</w:t>
            </w:r>
            <w:r w:rsidRPr="00794E4D">
              <w:rPr>
                <w:rFonts w:eastAsia="Times New Roman" w:cs="Arial"/>
                <w:color w:val="000000"/>
                <w:sz w:val="16"/>
                <w:szCs w:val="16"/>
                <w:cs/>
              </w:rPr>
              <w:t>%</w:t>
            </w:r>
          </w:p>
        </w:tc>
        <w:tc>
          <w:tcPr>
            <w:tcW w:w="675" w:type="pct"/>
            <w:vMerge w:val="restart"/>
            <w:noWrap/>
            <w:vAlign w:val="center"/>
            <w:hideMark/>
          </w:tcPr>
          <w:p w14:paraId="4D4F3DBA" w14:textId="77777777" w:rsidR="00C80CC3" w:rsidRPr="00794E4D" w:rsidRDefault="00C80CC3" w:rsidP="00934BA4">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794E4D">
              <w:rPr>
                <w:rFonts w:eastAsia="Times New Roman" w:cs="Arial"/>
                <w:color w:val="000000"/>
                <w:sz w:val="16"/>
                <w:szCs w:val="16"/>
              </w:rPr>
              <w:t>31</w:t>
            </w:r>
            <w:r w:rsidRPr="00794E4D">
              <w:rPr>
                <w:rFonts w:eastAsia="Times New Roman" w:cs="Arial"/>
                <w:color w:val="000000"/>
                <w:sz w:val="16"/>
                <w:szCs w:val="16"/>
                <w:cs/>
              </w:rPr>
              <w:t>.</w:t>
            </w:r>
            <w:r w:rsidRPr="00794E4D">
              <w:rPr>
                <w:rFonts w:eastAsia="Times New Roman" w:cs="Arial"/>
                <w:color w:val="000000"/>
                <w:sz w:val="16"/>
                <w:szCs w:val="16"/>
              </w:rPr>
              <w:t>06</w:t>
            </w:r>
            <w:r w:rsidRPr="00794E4D">
              <w:rPr>
                <w:rFonts w:eastAsia="Times New Roman" w:cs="Arial"/>
                <w:color w:val="000000"/>
                <w:sz w:val="16"/>
                <w:szCs w:val="16"/>
                <w:cs/>
              </w:rPr>
              <w:t>%</w:t>
            </w:r>
          </w:p>
        </w:tc>
        <w:tc>
          <w:tcPr>
            <w:tcW w:w="802" w:type="pct"/>
            <w:shd w:val="clear" w:color="auto" w:fill="92D050"/>
            <w:vAlign w:val="center"/>
          </w:tcPr>
          <w:p w14:paraId="73FFF823" w14:textId="77777777" w:rsidR="00C80CC3" w:rsidRPr="00794E4D" w:rsidRDefault="00C80CC3" w:rsidP="00934BA4">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794E4D">
              <w:rPr>
                <w:rFonts w:eastAsia="Times New Roman" w:cs="Arial"/>
                <w:color w:val="000000"/>
                <w:sz w:val="16"/>
                <w:szCs w:val="16"/>
              </w:rPr>
              <w:t>Accept</w:t>
            </w:r>
          </w:p>
        </w:tc>
      </w:tr>
      <w:tr w:rsidR="00934BA4" w:rsidRPr="00794E4D" w14:paraId="4FBE11D4" w14:textId="77777777" w:rsidTr="00934BA4">
        <w:trPr>
          <w:trHeight w:val="300"/>
          <w:jc w:val="center"/>
        </w:trPr>
        <w:tc>
          <w:tcPr>
            <w:cnfStyle w:val="001000000000" w:firstRow="0" w:lastRow="0" w:firstColumn="1" w:lastColumn="0" w:oddVBand="0" w:evenVBand="0" w:oddHBand="0" w:evenHBand="0" w:firstRowFirstColumn="0" w:firstRowLastColumn="0" w:lastRowFirstColumn="0" w:lastRowLastColumn="0"/>
            <w:tcW w:w="806" w:type="pct"/>
            <w:vMerge/>
            <w:tcBorders>
              <w:right w:val="single" w:sz="8" w:space="0" w:color="9CC2E5" w:themeColor="accent1" w:themeTint="99"/>
            </w:tcBorders>
            <w:vAlign w:val="center"/>
            <w:hideMark/>
          </w:tcPr>
          <w:p w14:paraId="38FFCA9C" w14:textId="77777777" w:rsidR="00C80CC3" w:rsidRPr="00794E4D" w:rsidRDefault="00C80CC3" w:rsidP="00934BA4">
            <w:pPr>
              <w:spacing w:line="240" w:lineRule="auto"/>
              <w:jc w:val="center"/>
              <w:rPr>
                <w:rFonts w:eastAsia="Times New Roman" w:cs="Arial"/>
                <w:color w:val="000000"/>
                <w:sz w:val="16"/>
                <w:szCs w:val="16"/>
              </w:rPr>
            </w:pPr>
          </w:p>
        </w:tc>
        <w:tc>
          <w:tcPr>
            <w:tcW w:w="1030" w:type="pct"/>
            <w:tcBorders>
              <w:left w:val="single" w:sz="8" w:space="0" w:color="9CC2E5" w:themeColor="accent1" w:themeTint="99"/>
              <w:right w:val="single" w:sz="8" w:space="0" w:color="9CC2E5" w:themeColor="accent1" w:themeTint="99"/>
            </w:tcBorders>
            <w:noWrap/>
            <w:vAlign w:val="center"/>
            <w:hideMark/>
          </w:tcPr>
          <w:p w14:paraId="480C8A74" w14:textId="77777777" w:rsidR="00C80CC3" w:rsidRPr="00794E4D" w:rsidRDefault="00C80CC3" w:rsidP="00934BA4">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794E4D">
              <w:rPr>
                <w:rFonts w:eastAsia="Times New Roman" w:cs="Arial"/>
                <w:color w:val="000000"/>
                <w:sz w:val="16"/>
                <w:szCs w:val="16"/>
              </w:rPr>
              <w:t>Restructure</w:t>
            </w:r>
            <w:r w:rsidRPr="00794E4D">
              <w:rPr>
                <w:rFonts w:eastAsia="Times New Roman" w:cs="Arial"/>
                <w:color w:val="000000"/>
                <w:sz w:val="16"/>
                <w:szCs w:val="16"/>
                <w:cs/>
              </w:rPr>
              <w:t>(</w:t>
            </w:r>
            <w:r w:rsidRPr="00794E4D">
              <w:rPr>
                <w:rFonts w:eastAsia="Times New Roman" w:cs="Arial"/>
                <w:color w:val="000000"/>
                <w:sz w:val="16"/>
                <w:szCs w:val="16"/>
              </w:rPr>
              <w:t>TDR</w:t>
            </w:r>
            <w:r w:rsidRPr="00794E4D">
              <w:rPr>
                <w:rFonts w:eastAsia="Times New Roman" w:cs="Arial"/>
                <w:color w:val="000000"/>
                <w:sz w:val="16"/>
                <w:szCs w:val="16"/>
                <w:cs/>
              </w:rPr>
              <w:t>)</w:t>
            </w:r>
          </w:p>
        </w:tc>
        <w:tc>
          <w:tcPr>
            <w:tcW w:w="989" w:type="pct"/>
            <w:vMerge/>
            <w:tcBorders>
              <w:left w:val="single" w:sz="8" w:space="0" w:color="9CC2E5" w:themeColor="accent1" w:themeTint="99"/>
            </w:tcBorders>
            <w:vAlign w:val="center"/>
            <w:hideMark/>
          </w:tcPr>
          <w:p w14:paraId="24285E6E" w14:textId="77777777" w:rsidR="00C80CC3" w:rsidRPr="00794E4D" w:rsidRDefault="00C80CC3" w:rsidP="00934BA4">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p>
        </w:tc>
        <w:tc>
          <w:tcPr>
            <w:tcW w:w="698" w:type="pct"/>
            <w:vMerge/>
            <w:vAlign w:val="center"/>
            <w:hideMark/>
          </w:tcPr>
          <w:p w14:paraId="3BBB7714" w14:textId="77777777" w:rsidR="00C80CC3" w:rsidRPr="00794E4D" w:rsidRDefault="00C80CC3" w:rsidP="00934BA4">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p>
        </w:tc>
        <w:tc>
          <w:tcPr>
            <w:tcW w:w="675" w:type="pct"/>
            <w:vMerge/>
            <w:vAlign w:val="center"/>
            <w:hideMark/>
          </w:tcPr>
          <w:p w14:paraId="21D4214B" w14:textId="77777777" w:rsidR="00C80CC3" w:rsidRPr="00794E4D" w:rsidRDefault="00C80CC3" w:rsidP="00934BA4">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p>
        </w:tc>
        <w:tc>
          <w:tcPr>
            <w:tcW w:w="802" w:type="pct"/>
            <w:shd w:val="clear" w:color="auto" w:fill="92D050"/>
            <w:vAlign w:val="center"/>
          </w:tcPr>
          <w:p w14:paraId="620E0AB8" w14:textId="77777777" w:rsidR="00C80CC3" w:rsidRPr="00794E4D" w:rsidRDefault="00C80CC3" w:rsidP="00934BA4">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794E4D">
              <w:rPr>
                <w:rFonts w:eastAsia="Times New Roman" w:cs="Arial"/>
                <w:color w:val="000000"/>
                <w:sz w:val="16"/>
                <w:szCs w:val="16"/>
              </w:rPr>
              <w:t>Accept</w:t>
            </w:r>
          </w:p>
        </w:tc>
      </w:tr>
    </w:tbl>
    <w:p w14:paraId="49BEDBD0" w14:textId="77777777" w:rsidR="009E5ED1" w:rsidRDefault="009E5ED1" w:rsidP="00C80CC3">
      <w:pPr>
        <w:pStyle w:val="Caption"/>
        <w:rPr>
          <w:rFonts w:cs="Arial"/>
        </w:rPr>
      </w:pPr>
    </w:p>
    <w:p w14:paraId="3A03A6AF" w14:textId="77777777" w:rsidR="00C80CC3" w:rsidRPr="00794E4D" w:rsidRDefault="00C80CC3" w:rsidP="00C80CC3">
      <w:pPr>
        <w:pStyle w:val="Caption"/>
        <w:rPr>
          <w:rFonts w:cs="Arial"/>
        </w:rPr>
      </w:pPr>
      <w:r w:rsidRPr="00794E4D">
        <w:rPr>
          <w:rFonts w:cs="Arial"/>
        </w:rPr>
        <w:t xml:space="preserve">Table </w:t>
      </w:r>
      <w:r w:rsidRPr="00794E4D">
        <w:rPr>
          <w:rFonts w:cs="Arial"/>
        </w:rPr>
        <w:fldChar w:fldCharType="begin"/>
      </w:r>
      <w:r w:rsidRPr="00794E4D">
        <w:rPr>
          <w:rFonts w:cs="Arial"/>
        </w:rPr>
        <w:instrText xml:space="preserve"> SEQ Table \</w:instrText>
      </w:r>
      <w:r w:rsidRPr="00794E4D">
        <w:rPr>
          <w:rFonts w:cs="Arial"/>
          <w:bCs/>
          <w:cs/>
        </w:rPr>
        <w:instrText xml:space="preserve">* </w:instrText>
      </w:r>
      <w:r w:rsidRPr="00794E4D">
        <w:rPr>
          <w:rFonts w:cs="Arial"/>
        </w:rPr>
        <w:instrText xml:space="preserve">ARABIC </w:instrText>
      </w:r>
      <w:r w:rsidRPr="00794E4D">
        <w:rPr>
          <w:rFonts w:cs="Arial"/>
        </w:rPr>
        <w:fldChar w:fldCharType="separate"/>
      </w:r>
      <w:r w:rsidR="00CC7D55">
        <w:rPr>
          <w:rFonts w:cs="Arial"/>
          <w:noProof/>
        </w:rPr>
        <w:t>20</w:t>
      </w:r>
      <w:r w:rsidRPr="00794E4D">
        <w:rPr>
          <w:rFonts w:cs="Arial"/>
          <w:noProof/>
        </w:rPr>
        <w:fldChar w:fldCharType="end"/>
      </w:r>
      <w:r w:rsidRPr="00794E4D">
        <w:rPr>
          <w:rFonts w:cs="Arial"/>
        </w:rPr>
        <w:t>, Binomial test of Supermaster Scale</w:t>
      </w:r>
    </w:p>
    <w:p w14:paraId="391E6589" w14:textId="65AEBC27" w:rsidR="00C80CC3" w:rsidRDefault="00C80CC3" w:rsidP="00C80CC3">
      <w:pPr>
        <w:rPr>
          <w:rFonts w:cs="Arial"/>
          <w:szCs w:val="22"/>
        </w:rPr>
      </w:pPr>
      <w:r w:rsidRPr="00794E4D">
        <w:rPr>
          <w:rFonts w:cs="Arial"/>
        </w:rPr>
        <w:t>For the TTC PD term structure, the generator matrix and the curve adjustment parameters are calibrated to the PD term structure from Jan</w:t>
      </w:r>
      <w:r w:rsidRPr="00794E4D">
        <w:rPr>
          <w:rFonts w:cs="Arial"/>
          <w:szCs w:val="22"/>
          <w:cs/>
        </w:rPr>
        <w:t>-</w:t>
      </w:r>
      <w:r w:rsidRPr="00794E4D">
        <w:rPr>
          <w:rFonts w:cs="Arial"/>
        </w:rPr>
        <w:t>2013 to Jan</w:t>
      </w:r>
      <w:r w:rsidRPr="00794E4D">
        <w:rPr>
          <w:rFonts w:cs="Arial"/>
          <w:szCs w:val="22"/>
          <w:cs/>
        </w:rPr>
        <w:t>-</w:t>
      </w:r>
      <w:r w:rsidRPr="00794E4D">
        <w:rPr>
          <w:rFonts w:cs="Arial"/>
        </w:rPr>
        <w:t>2017</w:t>
      </w:r>
      <w:r w:rsidRPr="00794E4D">
        <w:rPr>
          <w:rFonts w:cs="Arial"/>
          <w:szCs w:val="22"/>
          <w:cs/>
        </w:rPr>
        <w:t xml:space="preserve">. </w:t>
      </w:r>
      <w:r w:rsidRPr="00794E4D">
        <w:rPr>
          <w:rFonts w:cs="Arial"/>
        </w:rPr>
        <w:t>At the time of development, we have yet to identify an appropriate measure to validate the performance of the PD term structure</w:t>
      </w:r>
      <w:r w:rsidRPr="00794E4D">
        <w:rPr>
          <w:rFonts w:cs="Arial"/>
          <w:szCs w:val="22"/>
          <w:cs/>
        </w:rPr>
        <w:t xml:space="preserve">. </w:t>
      </w:r>
      <w:r w:rsidRPr="00794E4D">
        <w:rPr>
          <w:rFonts w:cs="Arial"/>
        </w:rPr>
        <w:t>The optimization was performed to ensure that the modelled term structure closely matches that of the observations</w:t>
      </w:r>
      <w:r w:rsidRPr="00794E4D">
        <w:rPr>
          <w:rFonts w:cs="Arial"/>
          <w:szCs w:val="22"/>
          <w:cs/>
        </w:rPr>
        <w:t xml:space="preserve">. </w:t>
      </w:r>
      <w:r w:rsidRPr="00794E4D">
        <w:rPr>
          <w:rFonts w:cs="Arial"/>
        </w:rPr>
        <w:t>Based on the sum square error of the actual vs</w:t>
      </w:r>
      <w:r w:rsidRPr="00794E4D">
        <w:rPr>
          <w:rFonts w:cs="Arial"/>
          <w:szCs w:val="22"/>
          <w:cs/>
        </w:rPr>
        <w:t xml:space="preserve">. </w:t>
      </w:r>
      <w:r w:rsidRPr="00794E4D">
        <w:rPr>
          <w:rFonts w:cs="Arial"/>
        </w:rPr>
        <w:t xml:space="preserve">model prediction, the sum of squared error across all rating is attributed to </w:t>
      </w:r>
      <w:r w:rsidRPr="006D36BF">
        <w:rPr>
          <w:rFonts w:cs="Arial"/>
        </w:rPr>
        <w:t xml:space="preserve">approximately </w:t>
      </w:r>
      <w:r w:rsidR="006D36BF">
        <w:rPr>
          <w:rFonts w:cs="Arial"/>
        </w:rPr>
        <w:t>0.</w:t>
      </w:r>
      <w:r w:rsidRPr="006D36BF">
        <w:rPr>
          <w:rFonts w:cs="Arial"/>
        </w:rPr>
        <w:t>13</w:t>
      </w:r>
      <w:r w:rsidR="006D36BF">
        <w:rPr>
          <w:rFonts w:cs="Arial"/>
        </w:rPr>
        <w:t>7</w:t>
      </w:r>
      <w:r w:rsidRPr="006D36BF">
        <w:rPr>
          <w:rFonts w:cs="Arial"/>
          <w:szCs w:val="22"/>
          <w:cs/>
        </w:rPr>
        <w:t>.</w:t>
      </w:r>
    </w:p>
    <w:tbl>
      <w:tblPr>
        <w:tblStyle w:val="LightList-Accent1"/>
        <w:tblW w:w="4399" w:type="dxa"/>
        <w:jc w:val="center"/>
        <w:tblLook w:val="04A0" w:firstRow="1" w:lastRow="0" w:firstColumn="1" w:lastColumn="0" w:noHBand="0" w:noVBand="1"/>
      </w:tblPr>
      <w:tblGrid>
        <w:gridCol w:w="2479"/>
        <w:gridCol w:w="960"/>
        <w:gridCol w:w="960"/>
      </w:tblGrid>
      <w:tr w:rsidR="00BB79AF" w:rsidRPr="00FA038D" w14:paraId="3A21C188" w14:textId="77777777" w:rsidTr="00422538">
        <w:trPr>
          <w:cnfStyle w:val="100000000000" w:firstRow="1" w:lastRow="0" w:firstColumn="0" w:lastColumn="0" w:oddVBand="0" w:evenVBand="0" w:oddHBand="0"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2479" w:type="dxa"/>
            <w:vAlign w:val="center"/>
            <w:hideMark/>
          </w:tcPr>
          <w:p w14:paraId="5E2A0A11" w14:textId="77777777" w:rsidR="00BB79AF" w:rsidRPr="00FA038D" w:rsidRDefault="00BB79AF" w:rsidP="00422538">
            <w:pPr>
              <w:spacing w:line="240" w:lineRule="auto"/>
              <w:jc w:val="center"/>
              <w:rPr>
                <w:rFonts w:eastAsiaTheme="majorEastAsia" w:cs="Arial"/>
                <w:b w:val="0"/>
                <w:sz w:val="16"/>
                <w:szCs w:val="20"/>
              </w:rPr>
            </w:pPr>
            <w:r w:rsidRPr="00FA038D">
              <w:rPr>
                <w:rFonts w:eastAsiaTheme="majorEastAsia" w:cs="Arial"/>
                <w:sz w:val="16"/>
                <w:szCs w:val="20"/>
              </w:rPr>
              <w:t>Curve Adjustment</w:t>
            </w:r>
          </w:p>
        </w:tc>
        <w:tc>
          <w:tcPr>
            <w:tcW w:w="960" w:type="dxa"/>
            <w:vAlign w:val="center"/>
            <w:hideMark/>
          </w:tcPr>
          <w:p w14:paraId="0DD10B17" w14:textId="77777777" w:rsidR="00BB79AF" w:rsidRPr="00FA038D" w:rsidRDefault="00BB79AF" w:rsidP="00422538">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heme="majorEastAsia" w:cs="Arial"/>
                <w:b w:val="0"/>
                <w:sz w:val="16"/>
                <w:szCs w:val="20"/>
              </w:rPr>
            </w:pPr>
            <w:r w:rsidRPr="00FA038D">
              <w:rPr>
                <w:rFonts w:eastAsiaTheme="majorEastAsia" w:cs="Arial"/>
                <w:sz w:val="16"/>
                <w:szCs w:val="20"/>
              </w:rPr>
              <w:t>SSE</w:t>
            </w:r>
          </w:p>
        </w:tc>
        <w:tc>
          <w:tcPr>
            <w:tcW w:w="960" w:type="dxa"/>
            <w:vAlign w:val="center"/>
          </w:tcPr>
          <w:p w14:paraId="27A32DD3" w14:textId="77777777" w:rsidR="00BB79AF" w:rsidRPr="00FA038D" w:rsidRDefault="00BB79AF" w:rsidP="00422538">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heme="majorEastAsia" w:cs="Arial"/>
                <w:b w:val="0"/>
                <w:sz w:val="16"/>
                <w:szCs w:val="20"/>
              </w:rPr>
            </w:pPr>
            <w:r w:rsidRPr="00FA038D">
              <w:rPr>
                <w:rFonts w:eastAsiaTheme="majorEastAsia" w:cs="Arial"/>
                <w:sz w:val="16"/>
                <w:szCs w:val="20"/>
              </w:rPr>
              <w:t>MAPE</w:t>
            </w:r>
          </w:p>
        </w:tc>
      </w:tr>
      <w:tr w:rsidR="00BB79AF" w:rsidRPr="00FA038D" w14:paraId="6C26D70B" w14:textId="77777777" w:rsidTr="004225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9" w:type="dxa"/>
            <w:vAlign w:val="center"/>
            <w:hideMark/>
          </w:tcPr>
          <w:p w14:paraId="3C0A5BFE" w14:textId="77777777" w:rsidR="00BB79AF" w:rsidRPr="00FA038D" w:rsidRDefault="00BB79AF" w:rsidP="00422538">
            <w:pPr>
              <w:spacing w:line="240" w:lineRule="auto"/>
              <w:jc w:val="center"/>
              <w:rPr>
                <w:rFonts w:eastAsiaTheme="majorEastAsia" w:cs="Arial"/>
                <w:bCs w:val="0"/>
                <w:sz w:val="16"/>
                <w:szCs w:val="20"/>
              </w:rPr>
            </w:pPr>
            <w:r w:rsidRPr="00FA038D">
              <w:rPr>
                <w:rFonts w:eastAsiaTheme="majorEastAsia" w:cs="Arial"/>
                <w:sz w:val="16"/>
                <w:szCs w:val="20"/>
              </w:rPr>
              <w:t>All</w:t>
            </w:r>
          </w:p>
        </w:tc>
        <w:tc>
          <w:tcPr>
            <w:tcW w:w="960" w:type="dxa"/>
            <w:vAlign w:val="center"/>
            <w:hideMark/>
          </w:tcPr>
          <w:p w14:paraId="7477F417" w14:textId="77777777" w:rsidR="00BB79AF" w:rsidRPr="00FA038D" w:rsidRDefault="00BB79AF" w:rsidP="00422538">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heme="majorEastAsia" w:cs="Arial"/>
                <w:bCs/>
                <w:sz w:val="16"/>
                <w:szCs w:val="20"/>
              </w:rPr>
            </w:pPr>
            <w:r w:rsidRPr="00FA038D">
              <w:rPr>
                <w:rFonts w:eastAsiaTheme="majorEastAsia" w:cs="Arial"/>
                <w:bCs/>
                <w:sz w:val="16"/>
                <w:szCs w:val="20"/>
              </w:rPr>
              <w:t>0.13708</w:t>
            </w:r>
          </w:p>
        </w:tc>
        <w:tc>
          <w:tcPr>
            <w:tcW w:w="960" w:type="dxa"/>
            <w:vAlign w:val="center"/>
          </w:tcPr>
          <w:p w14:paraId="38DC07DF" w14:textId="2524B033" w:rsidR="00BB79AF" w:rsidRPr="00FA038D" w:rsidRDefault="006E116D" w:rsidP="00422538">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heme="majorEastAsia" w:cs="Arial"/>
                <w:bCs/>
                <w:sz w:val="16"/>
                <w:szCs w:val="20"/>
              </w:rPr>
            </w:pPr>
            <w:r>
              <w:rPr>
                <w:rFonts w:eastAsiaTheme="majorEastAsia" w:cs="Arial"/>
                <w:bCs/>
                <w:sz w:val="16"/>
                <w:szCs w:val="20"/>
              </w:rPr>
              <w:t>&lt;100%</w:t>
            </w:r>
          </w:p>
        </w:tc>
      </w:tr>
    </w:tbl>
    <w:p w14:paraId="2914A374" w14:textId="77777777" w:rsidR="00BB79AF" w:rsidRPr="00794E4D" w:rsidRDefault="00BB79AF" w:rsidP="00C80CC3">
      <w:pPr>
        <w:rPr>
          <w:rFonts w:eastAsiaTheme="majorEastAsia" w:cs="Arial"/>
          <w:b/>
          <w:sz w:val="24"/>
          <w:szCs w:val="30"/>
        </w:rPr>
      </w:pPr>
    </w:p>
    <w:p w14:paraId="17CF66B2" w14:textId="77777777" w:rsidR="00C80CC3" w:rsidRPr="00794E4D" w:rsidRDefault="00C80CC3" w:rsidP="00C80CC3">
      <w:pPr>
        <w:pStyle w:val="Heading3"/>
        <w:numPr>
          <w:ilvl w:val="2"/>
          <w:numId w:val="2"/>
        </w:numPr>
        <w:rPr>
          <w:rFonts w:cs="Arial"/>
        </w:rPr>
      </w:pPr>
      <w:r w:rsidRPr="00794E4D">
        <w:rPr>
          <w:rFonts w:cs="Arial"/>
        </w:rPr>
        <w:t>PIT Model</w:t>
      </w:r>
    </w:p>
    <w:p w14:paraId="0AA36E12" w14:textId="77777777" w:rsidR="00C80CC3" w:rsidRPr="00794E4D" w:rsidRDefault="00C80CC3" w:rsidP="00C80CC3">
      <w:pPr>
        <w:rPr>
          <w:rFonts w:cs="Arial"/>
        </w:rPr>
      </w:pPr>
      <w:r w:rsidRPr="00794E4D">
        <w:rPr>
          <w:rFonts w:cs="Arial"/>
        </w:rPr>
        <w:t xml:space="preserve">The performance of the </w:t>
      </w:r>
      <m:oMath>
        <m:r>
          <w:rPr>
            <w:rFonts w:ascii="Cambria Math" w:hAnsi="Cambria Math" w:cs="Cambria Math" w:hint="cs"/>
            <w:szCs w:val="22"/>
            <w:cs/>
          </w:rPr>
          <m:t>CA</m:t>
        </m:r>
        <m:sSub>
          <m:sSubPr>
            <m:ctrlPr>
              <w:rPr>
                <w:rFonts w:ascii="Cambria Math" w:hAnsi="Cambria Math" w:cs="Arial"/>
                <w:i/>
              </w:rPr>
            </m:ctrlPr>
          </m:sSubPr>
          <m:e>
            <m:r>
              <w:rPr>
                <w:rFonts w:ascii="Cambria Math" w:hAnsi="Cambria Math" w:cs="Cambria Math" w:hint="cs"/>
                <w:szCs w:val="22"/>
                <w:cs/>
              </w:rPr>
              <m:t>F</m:t>
            </m:r>
          </m:e>
          <m:sub>
            <m:r>
              <w:rPr>
                <w:rFonts w:ascii="Cambria Math" w:hAnsi="Cambria Math" w:cs="Cambria Math" w:hint="cs"/>
                <w:szCs w:val="22"/>
                <w:cs/>
              </w:rPr>
              <m:t>t</m:t>
            </m:r>
          </m:sub>
        </m:sSub>
      </m:oMath>
      <w:r w:rsidRPr="00794E4D">
        <w:rPr>
          <w:rFonts w:eastAsiaTheme="minorEastAsia" w:cs="Arial"/>
          <w:szCs w:val="22"/>
          <w:cs/>
        </w:rPr>
        <w:t xml:space="preserve"> (</w:t>
      </w:r>
      <w:r w:rsidRPr="00794E4D">
        <w:rPr>
          <w:rFonts w:eastAsiaTheme="minorEastAsia" w:cs="Arial"/>
        </w:rPr>
        <w:t>linear model</w:t>
      </w:r>
      <w:r w:rsidRPr="00794E4D">
        <w:rPr>
          <w:rFonts w:eastAsiaTheme="minorEastAsia" w:cs="Arial"/>
          <w:szCs w:val="22"/>
          <w:cs/>
        </w:rPr>
        <w:t xml:space="preserve">) </w:t>
      </w:r>
      <w:r w:rsidRPr="00794E4D">
        <w:rPr>
          <w:rFonts w:eastAsiaTheme="minorEastAsia" w:cs="Arial"/>
        </w:rPr>
        <w:t xml:space="preserve">is validated via </w:t>
      </w:r>
      <w:proofErr w:type="gramStart"/>
      <w:r w:rsidRPr="00794E4D">
        <w:rPr>
          <w:rFonts w:eastAsiaTheme="minorEastAsia" w:cs="Arial"/>
        </w:rPr>
        <w:t xml:space="preserve">adjusted </w:t>
      </w:r>
      <w:proofErr w:type="gramEnd"/>
      <m:oMath>
        <m:sSup>
          <m:sSupPr>
            <m:ctrlPr>
              <w:rPr>
                <w:rFonts w:ascii="Cambria Math" w:eastAsiaTheme="minorEastAsia" w:hAnsi="Cambria Math" w:cs="Arial"/>
                <w:i/>
              </w:rPr>
            </m:ctrlPr>
          </m:sSupPr>
          <m:e>
            <m:r>
              <w:rPr>
                <w:rFonts w:ascii="Cambria Math" w:eastAsiaTheme="minorEastAsia" w:hAnsi="Cambria Math" w:cs="Cambria Math" w:hint="cs"/>
                <w:szCs w:val="22"/>
                <w:cs/>
              </w:rPr>
              <m:t>R</m:t>
            </m:r>
          </m:e>
          <m:sup>
            <m:r>
              <w:rPr>
                <w:rFonts w:ascii="Cambria Math" w:eastAsiaTheme="minorEastAsia" w:hAnsi="Cambria Math" w:cs="Arial"/>
              </w:rPr>
              <m:t>2</m:t>
            </m:r>
          </m:sup>
        </m:sSup>
      </m:oMath>
      <w:r w:rsidRPr="00794E4D">
        <w:rPr>
          <w:rFonts w:eastAsiaTheme="minorEastAsia" w:cs="Arial"/>
          <w:szCs w:val="22"/>
          <w:cs/>
        </w:rPr>
        <w:t>.</w:t>
      </w:r>
      <w:r w:rsidRPr="00794E4D">
        <w:rPr>
          <w:rFonts w:cs="Arial"/>
          <w:szCs w:val="22"/>
          <w:cs/>
        </w:rPr>
        <w:t xml:space="preserve"> </w:t>
      </w:r>
      <w:r w:rsidRPr="00794E4D">
        <w:rPr>
          <w:rFonts w:cs="Arial"/>
        </w:rPr>
        <w:t xml:space="preserve">Both the salary earner and entrepreneur has an acceptable range of adjusted </w:t>
      </w:r>
      <m:oMath>
        <m:sSup>
          <m:sSupPr>
            <m:ctrlPr>
              <w:rPr>
                <w:rFonts w:ascii="Cambria Math" w:hAnsi="Cambria Math" w:cs="Arial"/>
                <w:i/>
              </w:rPr>
            </m:ctrlPr>
          </m:sSupPr>
          <m:e>
            <m:r>
              <w:rPr>
                <w:rFonts w:ascii="Cambria Math" w:hAnsi="Cambria Math" w:cs="Cambria Math" w:hint="cs"/>
                <w:szCs w:val="22"/>
                <w:cs/>
              </w:rPr>
              <m:t>R</m:t>
            </m:r>
          </m:e>
          <m:sup>
            <m:r>
              <w:rPr>
                <w:rFonts w:ascii="Cambria Math" w:hAnsi="Cambria Math" w:cs="Arial"/>
              </w:rPr>
              <m:t>2</m:t>
            </m:r>
          </m:sup>
        </m:sSup>
      </m:oMath>
      <w:r w:rsidRPr="00794E4D">
        <w:rPr>
          <w:rFonts w:cs="Arial"/>
        </w:rPr>
        <w:t xml:space="preserve"> as follow</w:t>
      </w:r>
    </w:p>
    <w:tbl>
      <w:tblPr>
        <w:tblStyle w:val="LightList-Accent1"/>
        <w:tblW w:w="4470" w:type="pct"/>
        <w:jc w:val="center"/>
        <w:tblInd w:w="-196" w:type="dxa"/>
        <w:tblLayout w:type="fixed"/>
        <w:tblLook w:val="04A0" w:firstRow="1" w:lastRow="0" w:firstColumn="1" w:lastColumn="0" w:noHBand="0" w:noVBand="1"/>
      </w:tblPr>
      <w:tblGrid>
        <w:gridCol w:w="905"/>
        <w:gridCol w:w="1266"/>
        <w:gridCol w:w="1087"/>
        <w:gridCol w:w="1253"/>
        <w:gridCol w:w="1253"/>
        <w:gridCol w:w="1249"/>
        <w:gridCol w:w="1249"/>
      </w:tblGrid>
      <w:tr w:rsidR="00C80CC3" w:rsidRPr="00FA038D" w14:paraId="11E88358" w14:textId="77777777" w:rsidTr="00422538">
        <w:trPr>
          <w:cnfStyle w:val="100000000000" w:firstRow="1" w:lastRow="0" w:firstColumn="0" w:lastColumn="0" w:oddVBand="0" w:evenVBand="0" w:oddHBand="0"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548" w:type="pct"/>
            <w:tcBorders>
              <w:right w:val="single" w:sz="8" w:space="0" w:color="9CC2E5" w:themeColor="accent1" w:themeTint="99"/>
            </w:tcBorders>
            <w:vAlign w:val="center"/>
            <w:hideMark/>
          </w:tcPr>
          <w:p w14:paraId="3AC24CE1" w14:textId="77777777" w:rsidR="00C80CC3" w:rsidRPr="00FA038D" w:rsidRDefault="00C80CC3" w:rsidP="00422538">
            <w:pPr>
              <w:spacing w:before="100" w:beforeAutospacing="1" w:after="100" w:afterAutospacing="1" w:line="240" w:lineRule="auto"/>
              <w:jc w:val="center"/>
              <w:rPr>
                <w:rFonts w:cs="Arial"/>
                <w:sz w:val="16"/>
                <w:szCs w:val="16"/>
              </w:rPr>
            </w:pPr>
            <w:r w:rsidRPr="00FA038D">
              <w:rPr>
                <w:rFonts w:cs="Arial"/>
                <w:sz w:val="16"/>
                <w:szCs w:val="16"/>
              </w:rPr>
              <w:t>Product</w:t>
            </w:r>
          </w:p>
        </w:tc>
        <w:tc>
          <w:tcPr>
            <w:tcW w:w="766" w:type="pct"/>
            <w:tcBorders>
              <w:left w:val="single" w:sz="8" w:space="0" w:color="9CC2E5" w:themeColor="accent1" w:themeTint="99"/>
            </w:tcBorders>
            <w:vAlign w:val="center"/>
            <w:hideMark/>
          </w:tcPr>
          <w:p w14:paraId="4B0C3140" w14:textId="77777777" w:rsidR="00C80CC3" w:rsidRPr="00FA038D" w:rsidRDefault="00C80CC3" w:rsidP="00422538">
            <w:pPr>
              <w:spacing w:before="100" w:beforeAutospacing="1" w:after="100" w:afterAutospacing="1" w:line="240" w:lineRule="auto"/>
              <w:jc w:val="center"/>
              <w:cnfStyle w:val="100000000000" w:firstRow="1" w:lastRow="0" w:firstColumn="0" w:lastColumn="0" w:oddVBand="0" w:evenVBand="0" w:oddHBand="0" w:evenHBand="0" w:firstRowFirstColumn="0" w:firstRowLastColumn="0" w:lastRowFirstColumn="0" w:lastRowLastColumn="0"/>
              <w:rPr>
                <w:rFonts w:cs="Arial"/>
                <w:sz w:val="16"/>
                <w:szCs w:val="16"/>
              </w:rPr>
            </w:pPr>
            <w:r w:rsidRPr="00FA038D">
              <w:rPr>
                <w:rFonts w:cs="Arial"/>
                <w:sz w:val="16"/>
                <w:szCs w:val="16"/>
              </w:rPr>
              <w:t>Occupation</w:t>
            </w:r>
          </w:p>
        </w:tc>
        <w:tc>
          <w:tcPr>
            <w:tcW w:w="658" w:type="pct"/>
            <w:vAlign w:val="center"/>
            <w:hideMark/>
          </w:tcPr>
          <w:p w14:paraId="2DCA321A" w14:textId="77777777" w:rsidR="00C80CC3" w:rsidRPr="00FA038D" w:rsidRDefault="00C80CC3" w:rsidP="00422538">
            <w:pPr>
              <w:spacing w:before="100" w:beforeAutospacing="1" w:after="100" w:afterAutospacing="1" w:line="240" w:lineRule="auto"/>
              <w:jc w:val="center"/>
              <w:cnfStyle w:val="100000000000" w:firstRow="1" w:lastRow="0" w:firstColumn="0" w:lastColumn="0" w:oddVBand="0" w:evenVBand="0" w:oddHBand="0" w:evenHBand="0" w:firstRowFirstColumn="0" w:firstRowLastColumn="0" w:lastRowFirstColumn="0" w:lastRowLastColumn="0"/>
              <w:rPr>
                <w:rFonts w:cs="Arial"/>
                <w:i/>
                <w:iCs/>
                <w:sz w:val="16"/>
                <w:szCs w:val="16"/>
              </w:rPr>
            </w:pPr>
            <w:r w:rsidRPr="00FA038D">
              <w:rPr>
                <w:rFonts w:cs="Arial"/>
                <w:i/>
                <w:iCs/>
                <w:sz w:val="16"/>
                <w:szCs w:val="16"/>
              </w:rPr>
              <w:t>β</w:t>
            </w:r>
            <w:r w:rsidRPr="00FA038D">
              <w:rPr>
                <w:rFonts w:cs="Arial"/>
                <w:i/>
                <w:iCs/>
                <w:sz w:val="16"/>
                <w:szCs w:val="16"/>
                <w:vertAlign w:val="subscript"/>
              </w:rPr>
              <w:t>0</w:t>
            </w:r>
          </w:p>
        </w:tc>
        <w:tc>
          <w:tcPr>
            <w:tcW w:w="758" w:type="pct"/>
            <w:vAlign w:val="center"/>
            <w:hideMark/>
          </w:tcPr>
          <w:p w14:paraId="40F0DEB8" w14:textId="77777777" w:rsidR="00C80CC3" w:rsidRPr="00FA038D" w:rsidRDefault="00C80CC3" w:rsidP="00422538">
            <w:pPr>
              <w:spacing w:before="100" w:beforeAutospacing="1" w:after="100" w:afterAutospacing="1" w:line="240" w:lineRule="auto"/>
              <w:jc w:val="center"/>
              <w:cnfStyle w:val="100000000000" w:firstRow="1" w:lastRow="0" w:firstColumn="0" w:lastColumn="0" w:oddVBand="0" w:evenVBand="0" w:oddHBand="0" w:evenHBand="0" w:firstRowFirstColumn="0" w:firstRowLastColumn="0" w:lastRowFirstColumn="0" w:lastRowLastColumn="0"/>
              <w:rPr>
                <w:rFonts w:cs="Arial"/>
                <w:i/>
                <w:iCs/>
                <w:sz w:val="16"/>
                <w:szCs w:val="16"/>
              </w:rPr>
            </w:pPr>
            <w:r w:rsidRPr="00FA038D">
              <w:rPr>
                <w:rFonts w:cs="Arial"/>
                <w:i/>
                <w:iCs/>
                <w:sz w:val="16"/>
                <w:szCs w:val="16"/>
              </w:rPr>
              <w:t>β</w:t>
            </w:r>
            <w:r w:rsidRPr="00FA038D">
              <w:rPr>
                <w:rFonts w:cs="Arial"/>
                <w:i/>
                <w:iCs/>
                <w:sz w:val="16"/>
                <w:szCs w:val="16"/>
                <w:vertAlign w:val="subscript"/>
              </w:rPr>
              <w:t>Unemp</w:t>
            </w:r>
            <w:r w:rsidRPr="00FA038D">
              <w:rPr>
                <w:rFonts w:cs="Arial"/>
                <w:i/>
                <w:iCs/>
                <w:sz w:val="16"/>
                <w:szCs w:val="16"/>
                <w:vertAlign w:val="subscript"/>
                <w:cs/>
              </w:rPr>
              <w:t>.</w:t>
            </w:r>
            <w:r w:rsidRPr="00FA038D">
              <w:rPr>
                <w:rFonts w:cs="Arial"/>
                <w:i/>
                <w:iCs/>
                <w:sz w:val="16"/>
                <w:szCs w:val="16"/>
                <w:vertAlign w:val="subscript"/>
              </w:rPr>
              <w:t>Rate</w:t>
            </w:r>
          </w:p>
        </w:tc>
        <w:tc>
          <w:tcPr>
            <w:tcW w:w="758" w:type="pct"/>
            <w:vAlign w:val="center"/>
            <w:hideMark/>
          </w:tcPr>
          <w:p w14:paraId="739D196C" w14:textId="77777777" w:rsidR="00C80CC3" w:rsidRPr="00FA038D" w:rsidRDefault="00C80CC3" w:rsidP="00422538">
            <w:pPr>
              <w:spacing w:before="100" w:beforeAutospacing="1" w:after="100" w:afterAutospacing="1" w:line="240" w:lineRule="auto"/>
              <w:jc w:val="center"/>
              <w:cnfStyle w:val="100000000000" w:firstRow="1" w:lastRow="0" w:firstColumn="0" w:lastColumn="0" w:oddVBand="0" w:evenVBand="0" w:oddHBand="0" w:evenHBand="0" w:firstRowFirstColumn="0" w:firstRowLastColumn="0" w:lastRowFirstColumn="0" w:lastRowLastColumn="0"/>
              <w:rPr>
                <w:rFonts w:cs="Arial"/>
                <w:i/>
                <w:iCs/>
                <w:sz w:val="16"/>
                <w:szCs w:val="16"/>
              </w:rPr>
            </w:pPr>
            <w:r w:rsidRPr="00FA038D">
              <w:rPr>
                <w:rFonts w:cs="Arial"/>
                <w:i/>
                <w:iCs/>
                <w:sz w:val="16"/>
                <w:szCs w:val="16"/>
              </w:rPr>
              <w:t>β</w:t>
            </w:r>
            <w:r w:rsidRPr="00FA038D">
              <w:rPr>
                <w:rFonts w:cs="Arial"/>
                <w:i/>
                <w:iCs/>
                <w:sz w:val="16"/>
                <w:szCs w:val="16"/>
                <w:vertAlign w:val="subscript"/>
              </w:rPr>
              <w:t>HHDebt</w:t>
            </w:r>
          </w:p>
        </w:tc>
        <w:tc>
          <w:tcPr>
            <w:tcW w:w="756" w:type="pct"/>
            <w:vAlign w:val="center"/>
          </w:tcPr>
          <w:p w14:paraId="6CE5499B" w14:textId="77777777" w:rsidR="00C80CC3" w:rsidRPr="00FA038D" w:rsidRDefault="004B1401" w:rsidP="00422538">
            <w:pPr>
              <w:spacing w:before="100" w:beforeAutospacing="1" w:after="100" w:afterAutospacing="1" w:line="240" w:lineRule="auto"/>
              <w:jc w:val="center"/>
              <w:cnfStyle w:val="100000000000" w:firstRow="1" w:lastRow="0" w:firstColumn="0" w:lastColumn="0" w:oddVBand="0" w:evenVBand="0" w:oddHBand="0" w:evenHBand="0" w:firstRowFirstColumn="0" w:firstRowLastColumn="0" w:lastRowFirstColumn="0" w:lastRowLastColumn="0"/>
              <w:rPr>
                <w:rFonts w:cs="Arial"/>
                <w:i/>
                <w:iCs/>
                <w:sz w:val="16"/>
                <w:szCs w:val="16"/>
              </w:rPr>
            </w:pPr>
            <m:oMathPara>
              <m:oMath>
                <m:sSub>
                  <m:sSubPr>
                    <m:ctrlPr>
                      <w:rPr>
                        <w:rFonts w:ascii="Cambria Math" w:hAnsi="Cambria Math" w:cs="Arial"/>
                        <w:i/>
                        <w:iCs/>
                        <w:sz w:val="16"/>
                        <w:szCs w:val="16"/>
                      </w:rPr>
                    </m:ctrlPr>
                  </m:sSubPr>
                  <m:e>
                    <m:r>
                      <m:rPr>
                        <m:sty m:val="bi"/>
                      </m:rPr>
                      <w:rPr>
                        <w:rFonts w:ascii="Cambria Math" w:hAnsi="Cambria Math" w:cs="Cambria Math" w:hint="cs"/>
                        <w:sz w:val="16"/>
                        <w:szCs w:val="16"/>
                        <w:cs/>
                      </w:rPr>
                      <m:t>β</m:t>
                    </m:r>
                  </m:e>
                  <m:sub>
                    <m:r>
                      <m:rPr>
                        <m:sty m:val="bi"/>
                      </m:rPr>
                      <w:rPr>
                        <w:rFonts w:ascii="Cambria Math" w:hAnsi="Cambria Math" w:cs="Cambria Math" w:hint="cs"/>
                        <w:sz w:val="16"/>
                        <w:szCs w:val="16"/>
                        <w:cs/>
                      </w:rPr>
                      <m:t>GDP</m:t>
                    </m:r>
                  </m:sub>
                </m:sSub>
              </m:oMath>
            </m:oMathPara>
          </w:p>
        </w:tc>
        <w:tc>
          <w:tcPr>
            <w:tcW w:w="756" w:type="pct"/>
            <w:vAlign w:val="center"/>
          </w:tcPr>
          <w:p w14:paraId="3345A570" w14:textId="77777777" w:rsidR="00C80CC3" w:rsidRPr="00FA038D" w:rsidRDefault="00C80CC3" w:rsidP="00422538">
            <w:pPr>
              <w:spacing w:before="100" w:beforeAutospacing="1" w:after="100" w:afterAutospacing="1" w:line="240" w:lineRule="auto"/>
              <w:jc w:val="center"/>
              <w:cnfStyle w:val="100000000000" w:firstRow="1" w:lastRow="0" w:firstColumn="0" w:lastColumn="0" w:oddVBand="0" w:evenVBand="0" w:oddHBand="0" w:evenHBand="0" w:firstRowFirstColumn="0" w:firstRowLastColumn="0" w:lastRowFirstColumn="0" w:lastRowLastColumn="0"/>
              <w:rPr>
                <w:rFonts w:cs="Arial"/>
                <w:i/>
                <w:iCs/>
                <w:sz w:val="16"/>
                <w:szCs w:val="16"/>
              </w:rPr>
            </w:pPr>
            <w:r w:rsidRPr="00FA038D">
              <w:rPr>
                <w:rFonts w:cs="Arial"/>
                <w:i/>
                <w:iCs/>
                <w:sz w:val="16"/>
                <w:szCs w:val="16"/>
              </w:rPr>
              <w:t xml:space="preserve">Adjusted </w:t>
            </w:r>
            <m:oMath>
              <m:sSup>
                <m:sSupPr>
                  <m:ctrlPr>
                    <w:rPr>
                      <w:rFonts w:ascii="Cambria Math" w:hAnsi="Cambria Math" w:cs="Arial"/>
                      <w:i/>
                      <w:iCs/>
                      <w:sz w:val="16"/>
                      <w:szCs w:val="16"/>
                    </w:rPr>
                  </m:ctrlPr>
                </m:sSupPr>
                <m:e>
                  <m:r>
                    <m:rPr>
                      <m:sty m:val="bi"/>
                    </m:rPr>
                    <w:rPr>
                      <w:rFonts w:ascii="Cambria Math" w:hAnsi="Cambria Math" w:cs="Cambria Math" w:hint="cs"/>
                      <w:sz w:val="16"/>
                      <w:szCs w:val="16"/>
                      <w:cs/>
                    </w:rPr>
                    <m:t>R</m:t>
                  </m:r>
                </m:e>
                <m:sup>
                  <m:r>
                    <m:rPr>
                      <m:sty m:val="bi"/>
                    </m:rPr>
                    <w:rPr>
                      <w:rFonts w:ascii="Cambria Math" w:hAnsi="Cambria Math" w:cs="Arial"/>
                      <w:sz w:val="16"/>
                      <w:szCs w:val="16"/>
                    </w:rPr>
                    <m:t>2</m:t>
                  </m:r>
                </m:sup>
              </m:sSup>
            </m:oMath>
          </w:p>
        </w:tc>
      </w:tr>
      <w:tr w:rsidR="00BD2D03" w:rsidRPr="00FA038D" w14:paraId="02569000" w14:textId="77777777" w:rsidTr="006E116D">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548" w:type="pct"/>
            <w:vMerge w:val="restart"/>
            <w:tcBorders>
              <w:right w:val="single" w:sz="8" w:space="0" w:color="9CC2E5" w:themeColor="accent1" w:themeTint="99"/>
            </w:tcBorders>
            <w:vAlign w:val="center"/>
            <w:hideMark/>
          </w:tcPr>
          <w:p w14:paraId="20038FA7" w14:textId="77777777" w:rsidR="00BD2D03" w:rsidRPr="00FA038D" w:rsidRDefault="00BD2D03" w:rsidP="00422538">
            <w:pPr>
              <w:spacing w:before="100" w:beforeAutospacing="1" w:after="100" w:afterAutospacing="1" w:line="240" w:lineRule="auto"/>
              <w:jc w:val="center"/>
              <w:rPr>
                <w:rFonts w:cs="Arial"/>
                <w:sz w:val="16"/>
                <w:szCs w:val="16"/>
              </w:rPr>
            </w:pPr>
            <w:r w:rsidRPr="00FA038D">
              <w:rPr>
                <w:rFonts w:cs="Arial"/>
                <w:sz w:val="16"/>
                <w:szCs w:val="16"/>
              </w:rPr>
              <w:t>K</w:t>
            </w:r>
            <w:r w:rsidRPr="00FA038D">
              <w:rPr>
                <w:rFonts w:cs="Arial"/>
                <w:sz w:val="16"/>
                <w:szCs w:val="16"/>
                <w:cs/>
              </w:rPr>
              <w:t>-</w:t>
            </w:r>
            <w:r w:rsidRPr="00FA038D">
              <w:rPr>
                <w:rFonts w:cs="Arial"/>
                <w:sz w:val="16"/>
                <w:szCs w:val="16"/>
              </w:rPr>
              <w:t>Leasing</w:t>
            </w:r>
          </w:p>
        </w:tc>
        <w:tc>
          <w:tcPr>
            <w:tcW w:w="766" w:type="pct"/>
            <w:tcBorders>
              <w:left w:val="single" w:sz="8" w:space="0" w:color="9CC2E5" w:themeColor="accent1" w:themeTint="99"/>
            </w:tcBorders>
            <w:vAlign w:val="center"/>
            <w:hideMark/>
          </w:tcPr>
          <w:p w14:paraId="43AAB47D" w14:textId="77777777" w:rsidR="00BD2D03" w:rsidRPr="00FA038D" w:rsidRDefault="00BD2D03" w:rsidP="00422538">
            <w:pPr>
              <w:spacing w:before="100" w:beforeAutospacing="1" w:after="100" w:afterAutospacing="1"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FA038D">
              <w:rPr>
                <w:rFonts w:cs="Arial"/>
                <w:sz w:val="16"/>
                <w:szCs w:val="16"/>
              </w:rPr>
              <w:t>Salary Earner</w:t>
            </w:r>
          </w:p>
        </w:tc>
        <w:tc>
          <w:tcPr>
            <w:tcW w:w="658" w:type="pct"/>
            <w:vAlign w:val="center"/>
          </w:tcPr>
          <w:p w14:paraId="06DAE971" w14:textId="4EE52878" w:rsidR="00BD2D03" w:rsidRPr="00FA038D" w:rsidRDefault="00BD2D03" w:rsidP="00422538">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758" w:type="pct"/>
            <w:vAlign w:val="center"/>
          </w:tcPr>
          <w:p w14:paraId="173A5936" w14:textId="00FB9739" w:rsidR="00BD2D03" w:rsidRPr="00FA038D" w:rsidRDefault="00BD2D03" w:rsidP="00422538">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758" w:type="pct"/>
            <w:vAlign w:val="center"/>
          </w:tcPr>
          <w:p w14:paraId="347D3932" w14:textId="0A808F06" w:rsidR="00BD2D03" w:rsidRPr="00FA038D" w:rsidRDefault="00BD2D03" w:rsidP="00422538">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756" w:type="pct"/>
            <w:vAlign w:val="center"/>
          </w:tcPr>
          <w:p w14:paraId="4307FF11" w14:textId="0B886468" w:rsidR="00BD2D03" w:rsidRPr="00FA038D" w:rsidRDefault="00BD2D03" w:rsidP="00422538">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756" w:type="pct"/>
            <w:vAlign w:val="center"/>
          </w:tcPr>
          <w:p w14:paraId="24D10917" w14:textId="69AB27AA" w:rsidR="00BD2D03" w:rsidRPr="006E116D" w:rsidRDefault="00BD2D03" w:rsidP="00422538">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cs/>
              </w:rPr>
            </w:pPr>
            <w:r w:rsidRPr="006E116D">
              <w:rPr>
                <w:rFonts w:cs="Arial"/>
                <w:sz w:val="16"/>
                <w:szCs w:val="16"/>
              </w:rPr>
              <w:t>40-50</w:t>
            </w:r>
            <w:r w:rsidRPr="006E116D">
              <w:rPr>
                <w:rFonts w:cs="Arial"/>
                <w:sz w:val="16"/>
                <w:szCs w:val="16"/>
                <w:cs/>
              </w:rPr>
              <w:t>%</w:t>
            </w:r>
          </w:p>
        </w:tc>
      </w:tr>
      <w:tr w:rsidR="00BD2D03" w:rsidRPr="00FA038D" w14:paraId="4CD4FBC0" w14:textId="77777777" w:rsidTr="006E116D">
        <w:trPr>
          <w:trHeight w:val="20"/>
          <w:jc w:val="center"/>
        </w:trPr>
        <w:tc>
          <w:tcPr>
            <w:cnfStyle w:val="001000000000" w:firstRow="0" w:lastRow="0" w:firstColumn="1" w:lastColumn="0" w:oddVBand="0" w:evenVBand="0" w:oddHBand="0" w:evenHBand="0" w:firstRowFirstColumn="0" w:firstRowLastColumn="0" w:lastRowFirstColumn="0" w:lastRowLastColumn="0"/>
            <w:tcW w:w="548" w:type="pct"/>
            <w:vMerge/>
            <w:tcBorders>
              <w:right w:val="single" w:sz="8" w:space="0" w:color="9CC2E5" w:themeColor="accent1" w:themeTint="99"/>
            </w:tcBorders>
            <w:vAlign w:val="center"/>
            <w:hideMark/>
          </w:tcPr>
          <w:p w14:paraId="4DDEFEE8" w14:textId="77777777" w:rsidR="00BD2D03" w:rsidRPr="00FA038D" w:rsidRDefault="00BD2D03" w:rsidP="00422538">
            <w:pPr>
              <w:spacing w:before="100" w:beforeAutospacing="1" w:after="100" w:afterAutospacing="1" w:line="240" w:lineRule="auto"/>
              <w:jc w:val="center"/>
              <w:rPr>
                <w:rFonts w:cs="Arial"/>
                <w:sz w:val="16"/>
                <w:szCs w:val="16"/>
              </w:rPr>
            </w:pPr>
          </w:p>
        </w:tc>
        <w:tc>
          <w:tcPr>
            <w:tcW w:w="766" w:type="pct"/>
            <w:tcBorders>
              <w:left w:val="single" w:sz="8" w:space="0" w:color="9CC2E5" w:themeColor="accent1" w:themeTint="99"/>
            </w:tcBorders>
            <w:vAlign w:val="center"/>
            <w:hideMark/>
          </w:tcPr>
          <w:p w14:paraId="7EE5D8E1" w14:textId="77777777" w:rsidR="00BD2D03" w:rsidRPr="00FA038D" w:rsidRDefault="00BD2D03" w:rsidP="00422538">
            <w:pPr>
              <w:spacing w:before="100" w:beforeAutospacing="1" w:after="100" w:afterAutospacing="1"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FA038D">
              <w:rPr>
                <w:rFonts w:cs="Arial"/>
                <w:sz w:val="16"/>
                <w:szCs w:val="16"/>
              </w:rPr>
              <w:t>Entrepreneur</w:t>
            </w:r>
          </w:p>
        </w:tc>
        <w:tc>
          <w:tcPr>
            <w:tcW w:w="658" w:type="pct"/>
            <w:vAlign w:val="center"/>
          </w:tcPr>
          <w:p w14:paraId="52BE3556" w14:textId="0C20AF9F" w:rsidR="00BD2D03" w:rsidRPr="00FA038D" w:rsidRDefault="00BD2D03" w:rsidP="00422538">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758" w:type="pct"/>
            <w:vAlign w:val="center"/>
          </w:tcPr>
          <w:p w14:paraId="6610F8FC" w14:textId="74982718" w:rsidR="00BD2D03" w:rsidRPr="00FA038D" w:rsidRDefault="00BD2D03" w:rsidP="00422538">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758" w:type="pct"/>
            <w:vAlign w:val="center"/>
          </w:tcPr>
          <w:p w14:paraId="342CC619" w14:textId="007A72F1" w:rsidR="00BD2D03" w:rsidRPr="00FA038D" w:rsidRDefault="00BD2D03" w:rsidP="00422538">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756" w:type="pct"/>
            <w:vAlign w:val="center"/>
          </w:tcPr>
          <w:p w14:paraId="34B86BCC" w14:textId="484E575D" w:rsidR="00BD2D03" w:rsidRPr="00FA038D" w:rsidRDefault="00BD2D03" w:rsidP="00422538">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756" w:type="pct"/>
            <w:vAlign w:val="center"/>
          </w:tcPr>
          <w:p w14:paraId="220C4C39" w14:textId="1790E299" w:rsidR="00BD2D03" w:rsidRPr="006E116D" w:rsidRDefault="00BD2D03" w:rsidP="00422538">
            <w:pPr>
              <w:keepNext/>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cs/>
              </w:rPr>
            </w:pPr>
            <w:r w:rsidRPr="006E116D">
              <w:rPr>
                <w:rFonts w:cs="Arial"/>
                <w:sz w:val="16"/>
                <w:szCs w:val="16"/>
              </w:rPr>
              <w:t>40-50</w:t>
            </w:r>
            <w:r w:rsidRPr="006E116D">
              <w:rPr>
                <w:rFonts w:cs="Arial"/>
                <w:sz w:val="16"/>
                <w:szCs w:val="16"/>
                <w:cs/>
              </w:rPr>
              <w:t>%</w:t>
            </w:r>
          </w:p>
        </w:tc>
      </w:tr>
    </w:tbl>
    <w:p w14:paraId="7D52DDCA" w14:textId="77777777" w:rsidR="00C80CC3" w:rsidRPr="00794E4D" w:rsidRDefault="00C80CC3" w:rsidP="00C80CC3">
      <w:pPr>
        <w:pStyle w:val="Caption"/>
        <w:rPr>
          <w:rFonts w:cs="Arial"/>
        </w:rPr>
      </w:pPr>
      <w:r w:rsidRPr="00794E4D">
        <w:rPr>
          <w:rFonts w:cs="Arial"/>
        </w:rPr>
        <w:t xml:space="preserve">Table </w:t>
      </w:r>
      <w:r w:rsidRPr="00794E4D">
        <w:rPr>
          <w:rFonts w:cs="Arial"/>
        </w:rPr>
        <w:fldChar w:fldCharType="begin"/>
      </w:r>
      <w:r w:rsidRPr="00794E4D">
        <w:rPr>
          <w:rFonts w:cs="Arial"/>
        </w:rPr>
        <w:instrText xml:space="preserve"> SEQ Table \</w:instrText>
      </w:r>
      <w:r w:rsidRPr="00794E4D">
        <w:rPr>
          <w:rFonts w:cs="Arial"/>
          <w:bCs/>
          <w:cs/>
        </w:rPr>
        <w:instrText xml:space="preserve">* </w:instrText>
      </w:r>
      <w:r w:rsidRPr="00794E4D">
        <w:rPr>
          <w:rFonts w:cs="Arial"/>
        </w:rPr>
        <w:instrText xml:space="preserve">ARABIC </w:instrText>
      </w:r>
      <w:r w:rsidRPr="00794E4D">
        <w:rPr>
          <w:rFonts w:cs="Arial"/>
        </w:rPr>
        <w:fldChar w:fldCharType="separate"/>
      </w:r>
      <w:r w:rsidR="00CC7D55">
        <w:rPr>
          <w:rFonts w:cs="Arial"/>
          <w:noProof/>
        </w:rPr>
        <w:t>21</w:t>
      </w:r>
      <w:r w:rsidRPr="00794E4D">
        <w:rPr>
          <w:rFonts w:cs="Arial"/>
          <w:noProof/>
        </w:rPr>
        <w:fldChar w:fldCharType="end"/>
      </w:r>
      <w:r w:rsidRPr="00794E4D">
        <w:rPr>
          <w:rFonts w:cs="Arial"/>
        </w:rPr>
        <w:t xml:space="preserve">, Adjusted </w:t>
      </w:r>
      <m:oMath>
        <m:sSup>
          <m:sSupPr>
            <m:ctrlPr>
              <w:rPr>
                <w:rFonts w:ascii="Cambria Math" w:hAnsi="Cambria Math" w:cs="Arial"/>
              </w:rPr>
            </m:ctrlPr>
          </m:sSupPr>
          <m:e>
            <m:r>
              <m:rPr>
                <m:sty m:val="bi"/>
              </m:rPr>
              <w:rPr>
                <w:rFonts w:ascii="Cambria Math" w:hAnsi="Cambria Math" w:cs="Cambria Math" w:hint="cs"/>
                <w:cs/>
              </w:rPr>
              <m:t>R</m:t>
            </m:r>
          </m:e>
          <m:sup>
            <m:r>
              <m:rPr>
                <m:sty m:val="bi"/>
              </m:rPr>
              <w:rPr>
                <w:rFonts w:ascii="Cambria Math" w:hAnsi="Cambria Math" w:cs="Cambria Math" w:hint="cs"/>
                <w:cs/>
              </w:rPr>
              <m:t>2</m:t>
            </m:r>
          </m:sup>
        </m:sSup>
      </m:oMath>
      <w:r w:rsidRPr="00794E4D">
        <w:rPr>
          <w:rFonts w:eastAsiaTheme="minorEastAsia" w:cs="Arial"/>
        </w:rPr>
        <w:t xml:space="preserve"> for macro</w:t>
      </w:r>
      <w:r w:rsidRPr="00794E4D">
        <w:rPr>
          <w:rFonts w:eastAsiaTheme="minorEastAsia" w:cs="Arial"/>
          <w:bCs/>
          <w:cs/>
        </w:rPr>
        <w:t>-</w:t>
      </w:r>
      <w:r w:rsidRPr="00794E4D">
        <w:rPr>
          <w:rFonts w:eastAsiaTheme="minorEastAsia" w:cs="Arial"/>
        </w:rPr>
        <w:t>overlay models</w:t>
      </w:r>
    </w:p>
    <w:p w14:paraId="27BCD2B0" w14:textId="77777777" w:rsidR="00FA038D" w:rsidRDefault="00FA038D">
      <w:pPr>
        <w:spacing w:line="259" w:lineRule="auto"/>
        <w:jc w:val="left"/>
        <w:rPr>
          <w:rFonts w:eastAsiaTheme="majorEastAsia" w:cs="Arial"/>
          <w:b/>
          <w:sz w:val="32"/>
          <w:szCs w:val="40"/>
        </w:rPr>
      </w:pPr>
      <w:r>
        <w:rPr>
          <w:rFonts w:cs="Arial"/>
        </w:rPr>
        <w:br w:type="page"/>
      </w:r>
    </w:p>
    <w:p w14:paraId="5CBC3D61" w14:textId="78BA8CEA" w:rsidR="000428CF" w:rsidRPr="00794E4D" w:rsidRDefault="000428CF" w:rsidP="00294632">
      <w:pPr>
        <w:pStyle w:val="Heading1"/>
        <w:numPr>
          <w:ilvl w:val="0"/>
          <w:numId w:val="2"/>
        </w:numPr>
        <w:rPr>
          <w:rFonts w:cs="Arial"/>
        </w:rPr>
      </w:pPr>
      <w:r w:rsidRPr="00794E4D">
        <w:rPr>
          <w:rFonts w:cs="Arial"/>
        </w:rPr>
        <w:lastRenderedPageBreak/>
        <w:t>Exposure at Default</w:t>
      </w:r>
    </w:p>
    <w:p w14:paraId="3C8B8CAD" w14:textId="77777777" w:rsidR="006353CC" w:rsidRPr="00794E4D" w:rsidRDefault="006353CC" w:rsidP="006353CC">
      <w:pPr>
        <w:rPr>
          <w:rFonts w:cs="Arial"/>
          <w:u w:val="single"/>
        </w:rPr>
      </w:pPr>
      <w:r w:rsidRPr="00794E4D">
        <w:rPr>
          <w:rFonts w:cs="Arial"/>
          <w:u w:val="single"/>
        </w:rPr>
        <w:t>Conditional Prepayment Rate</w:t>
      </w:r>
    </w:p>
    <w:p w14:paraId="50A0ABE7" w14:textId="77777777" w:rsidR="006353CC" w:rsidRPr="00794E4D" w:rsidRDefault="006353CC" w:rsidP="006353CC">
      <w:pPr>
        <w:rPr>
          <w:rFonts w:cs="Arial"/>
        </w:rPr>
      </w:pPr>
      <w:r w:rsidRPr="00794E4D">
        <w:rPr>
          <w:rFonts w:cs="Arial"/>
        </w:rPr>
        <w:t xml:space="preserve">Conditional Prepayment Rate </w:t>
      </w:r>
      <w:r w:rsidRPr="00794E4D">
        <w:rPr>
          <w:rFonts w:cs="Arial"/>
          <w:szCs w:val="22"/>
          <w:cs/>
        </w:rPr>
        <w:t>(</w:t>
      </w:r>
      <w:r w:rsidRPr="00794E4D">
        <w:rPr>
          <w:rFonts w:cs="Arial"/>
        </w:rPr>
        <w:t>CPR</w:t>
      </w:r>
      <w:r w:rsidRPr="00794E4D">
        <w:rPr>
          <w:rFonts w:cs="Arial"/>
          <w:szCs w:val="22"/>
          <w:cs/>
        </w:rPr>
        <w:t xml:space="preserve">) </w:t>
      </w:r>
      <w:r w:rsidRPr="00794E4D">
        <w:rPr>
          <w:rFonts w:cs="Arial"/>
        </w:rPr>
        <w:t>measures prepayments as a percentage of the current outstanding loan balance</w:t>
      </w:r>
      <w:r w:rsidRPr="00794E4D">
        <w:rPr>
          <w:rFonts w:cs="Arial"/>
          <w:szCs w:val="22"/>
          <w:cs/>
        </w:rPr>
        <w:t xml:space="preserve">. </w:t>
      </w:r>
      <w:r w:rsidRPr="00794E4D">
        <w:rPr>
          <w:rFonts w:cs="Arial"/>
        </w:rPr>
        <w:t>It is always expressed as a compound annual rate</w:t>
      </w:r>
      <w:r w:rsidRPr="00794E4D">
        <w:rPr>
          <w:rFonts w:cs="Arial"/>
          <w:szCs w:val="22"/>
          <w:cs/>
        </w:rPr>
        <w:t xml:space="preserve">. </w:t>
      </w:r>
      <w:r w:rsidRPr="00794E4D">
        <w:rPr>
          <w:rFonts w:cs="Arial"/>
        </w:rPr>
        <w:t>A 10</w:t>
      </w:r>
      <w:r w:rsidRPr="00794E4D">
        <w:rPr>
          <w:rFonts w:cs="Arial"/>
          <w:szCs w:val="22"/>
          <w:cs/>
        </w:rPr>
        <w:t xml:space="preserve">% </w:t>
      </w:r>
      <w:r w:rsidRPr="00794E4D">
        <w:rPr>
          <w:rFonts w:cs="Arial"/>
        </w:rPr>
        <w:t>CPR means that 10</w:t>
      </w:r>
      <w:r w:rsidRPr="00794E4D">
        <w:rPr>
          <w:rFonts w:cs="Arial"/>
          <w:szCs w:val="22"/>
          <w:cs/>
        </w:rPr>
        <w:t xml:space="preserve">% </w:t>
      </w:r>
      <w:r w:rsidRPr="00794E4D">
        <w:rPr>
          <w:rFonts w:cs="Arial"/>
        </w:rPr>
        <w:t>of the pool’s current loan balance pool is likely to prepay over the next year</w:t>
      </w:r>
      <w:r w:rsidRPr="00794E4D">
        <w:rPr>
          <w:rFonts w:cs="Arial"/>
          <w:szCs w:val="22"/>
          <w:cs/>
        </w:rPr>
        <w:t xml:space="preserve">. </w:t>
      </w:r>
      <w:r w:rsidRPr="00794E4D">
        <w:rPr>
          <w:rFonts w:cs="Arial"/>
        </w:rPr>
        <w:t>The CPR is commonly used to describe the prepayment for mortgage</w:t>
      </w:r>
      <w:r w:rsidRPr="00794E4D">
        <w:rPr>
          <w:rFonts w:cs="Arial"/>
          <w:szCs w:val="22"/>
          <w:cs/>
        </w:rPr>
        <w:t>.</w:t>
      </w:r>
    </w:p>
    <w:p w14:paraId="3EEF9BB4" w14:textId="77777777" w:rsidR="006353CC" w:rsidRPr="00794E4D" w:rsidRDefault="006353CC" w:rsidP="006353CC">
      <w:pPr>
        <w:rPr>
          <w:rFonts w:cs="Arial"/>
          <w:u w:val="single"/>
        </w:rPr>
      </w:pPr>
      <w:r w:rsidRPr="00794E4D">
        <w:rPr>
          <w:rFonts w:cs="Arial"/>
          <w:u w:val="single"/>
        </w:rPr>
        <w:t>Term Loan</w:t>
      </w:r>
    </w:p>
    <w:p w14:paraId="0935199E" w14:textId="77777777" w:rsidR="006353CC" w:rsidRPr="00794E4D" w:rsidRDefault="006353CC" w:rsidP="006353CC">
      <w:pPr>
        <w:rPr>
          <w:rFonts w:cs="Arial"/>
        </w:rPr>
      </w:pPr>
      <w:r w:rsidRPr="00794E4D">
        <w:rPr>
          <w:rFonts w:cs="Arial"/>
        </w:rPr>
        <w:t>The mortgage industry of Thailand pays a major role in consumer lending business</w:t>
      </w:r>
      <w:r w:rsidRPr="00794E4D">
        <w:rPr>
          <w:rFonts w:cs="Arial"/>
          <w:szCs w:val="22"/>
          <w:cs/>
        </w:rPr>
        <w:t xml:space="preserve">. </w:t>
      </w:r>
      <w:r w:rsidRPr="00794E4D">
        <w:rPr>
          <w:rFonts w:cs="Arial"/>
        </w:rPr>
        <w:t>The market is fiercely competitive</w:t>
      </w:r>
      <w:r w:rsidRPr="00794E4D">
        <w:rPr>
          <w:rFonts w:cs="Arial"/>
          <w:szCs w:val="22"/>
          <w:cs/>
        </w:rPr>
        <w:t xml:space="preserve">. </w:t>
      </w:r>
      <w:r w:rsidRPr="00794E4D">
        <w:rPr>
          <w:rFonts w:cs="Arial"/>
        </w:rPr>
        <w:t>Both government and commercial banks attempt to attract borrowers by offering special interest rate programs</w:t>
      </w:r>
      <w:r w:rsidRPr="00794E4D">
        <w:rPr>
          <w:rFonts w:cs="Arial"/>
          <w:szCs w:val="22"/>
          <w:cs/>
        </w:rPr>
        <w:t xml:space="preserve">. </w:t>
      </w:r>
      <w:r w:rsidRPr="00794E4D">
        <w:rPr>
          <w:rFonts w:cs="Arial"/>
        </w:rPr>
        <w:t>Several programs are created such as fixed 1</w:t>
      </w:r>
      <w:r w:rsidRPr="00794E4D">
        <w:rPr>
          <w:rFonts w:cs="Arial"/>
          <w:szCs w:val="22"/>
          <w:cs/>
        </w:rPr>
        <w:t>-</w:t>
      </w:r>
      <w:r w:rsidRPr="00794E4D">
        <w:rPr>
          <w:rFonts w:cs="Arial"/>
        </w:rPr>
        <w:t>year rate, fixed 2</w:t>
      </w:r>
      <w:r w:rsidRPr="00794E4D">
        <w:rPr>
          <w:rFonts w:cs="Arial"/>
          <w:szCs w:val="22"/>
          <w:cs/>
        </w:rPr>
        <w:t>-</w:t>
      </w:r>
      <w:r w:rsidRPr="00794E4D">
        <w:rPr>
          <w:rFonts w:cs="Arial"/>
        </w:rPr>
        <w:t>year rate, fixed 3</w:t>
      </w:r>
      <w:r w:rsidRPr="00794E4D">
        <w:rPr>
          <w:rFonts w:cs="Arial"/>
          <w:szCs w:val="22"/>
          <w:cs/>
        </w:rPr>
        <w:t>-</w:t>
      </w:r>
      <w:r w:rsidRPr="00794E4D">
        <w:rPr>
          <w:rFonts w:cs="Arial"/>
        </w:rPr>
        <w:t>year rate, and etc</w:t>
      </w:r>
      <w:r w:rsidRPr="00794E4D">
        <w:rPr>
          <w:rFonts w:cs="Arial"/>
          <w:szCs w:val="22"/>
          <w:cs/>
        </w:rPr>
        <w:t xml:space="preserve">. </w:t>
      </w:r>
      <w:r w:rsidRPr="00794E4D">
        <w:rPr>
          <w:rFonts w:cs="Arial"/>
        </w:rPr>
        <w:t>Borrowers can match the rate with their preference</w:t>
      </w:r>
      <w:r w:rsidRPr="00794E4D">
        <w:rPr>
          <w:rFonts w:cs="Arial"/>
          <w:szCs w:val="22"/>
          <w:cs/>
        </w:rPr>
        <w:t xml:space="preserve">. </w:t>
      </w:r>
      <w:r w:rsidRPr="00794E4D">
        <w:rPr>
          <w:rFonts w:cs="Arial"/>
        </w:rPr>
        <w:t xml:space="preserve">Moreover, banks in Thailand allow borrowers to pay off the loan before the contractual maturity </w:t>
      </w:r>
      <w:r w:rsidRPr="00794E4D">
        <w:rPr>
          <w:rFonts w:cs="Arial"/>
          <w:szCs w:val="22"/>
          <w:cs/>
        </w:rPr>
        <w:t>(</w:t>
      </w:r>
      <w:r w:rsidRPr="00794E4D">
        <w:rPr>
          <w:rFonts w:cs="Arial"/>
        </w:rPr>
        <w:t>pre</w:t>
      </w:r>
      <w:r w:rsidRPr="00794E4D">
        <w:rPr>
          <w:rFonts w:cs="Arial"/>
          <w:szCs w:val="22"/>
          <w:cs/>
        </w:rPr>
        <w:t>-</w:t>
      </w:r>
      <w:r w:rsidRPr="00794E4D">
        <w:rPr>
          <w:rFonts w:cs="Arial"/>
        </w:rPr>
        <w:t>payment</w:t>
      </w:r>
      <w:r w:rsidRPr="00794E4D">
        <w:rPr>
          <w:rFonts w:cs="Arial"/>
          <w:szCs w:val="22"/>
          <w:cs/>
        </w:rPr>
        <w:t xml:space="preserve">) </w:t>
      </w:r>
      <w:r w:rsidRPr="00794E4D">
        <w:rPr>
          <w:rFonts w:cs="Arial"/>
        </w:rPr>
        <w:t>without any penalty</w:t>
      </w:r>
      <w:r w:rsidRPr="00794E4D">
        <w:rPr>
          <w:rFonts w:cs="Arial"/>
          <w:szCs w:val="22"/>
          <w:cs/>
        </w:rPr>
        <w:t xml:space="preserve">. </w:t>
      </w:r>
      <w:r w:rsidRPr="00794E4D">
        <w:rPr>
          <w:rFonts w:cs="Arial"/>
        </w:rPr>
        <w:t>So, pre</w:t>
      </w:r>
      <w:r w:rsidRPr="00794E4D">
        <w:rPr>
          <w:rFonts w:cs="Arial"/>
          <w:szCs w:val="22"/>
          <w:cs/>
        </w:rPr>
        <w:t>-</w:t>
      </w:r>
      <w:r w:rsidRPr="00794E4D">
        <w:rPr>
          <w:rFonts w:cs="Arial"/>
        </w:rPr>
        <w:t>payment and pre</w:t>
      </w:r>
      <w:r w:rsidRPr="00794E4D">
        <w:rPr>
          <w:rFonts w:cs="Arial"/>
          <w:szCs w:val="22"/>
          <w:cs/>
        </w:rPr>
        <w:t>-</w:t>
      </w:r>
      <w:r w:rsidRPr="00794E4D">
        <w:rPr>
          <w:rFonts w:cs="Arial"/>
        </w:rPr>
        <w:t>settlement significantly reduces Bank’s revenue</w:t>
      </w:r>
      <w:r w:rsidRPr="00794E4D">
        <w:rPr>
          <w:rFonts w:cs="Arial"/>
          <w:szCs w:val="22"/>
          <w:cs/>
        </w:rPr>
        <w:t xml:space="preserve">. </w:t>
      </w:r>
      <w:r w:rsidRPr="00794E4D">
        <w:rPr>
          <w:rFonts w:cs="Arial"/>
        </w:rPr>
        <w:t>If banks can foresee which borrowers are certainly to make full prepayment or ones are to refinance, banks can prepare the rates matching borrowers’ behavior in terms of interest rate scheme and costs</w:t>
      </w:r>
      <w:r w:rsidRPr="00794E4D">
        <w:rPr>
          <w:rFonts w:cs="Arial"/>
          <w:szCs w:val="22"/>
          <w:cs/>
        </w:rPr>
        <w:t xml:space="preserve">. </w:t>
      </w:r>
      <w:r w:rsidRPr="00794E4D">
        <w:rPr>
          <w:rFonts w:cs="Arial"/>
        </w:rPr>
        <w:t>Another advantage of predicting prepayment is that banks can more effectively allocate their provision matching borrowers’ behavioral life time</w:t>
      </w:r>
      <w:r w:rsidRPr="00794E4D">
        <w:rPr>
          <w:rFonts w:cs="Arial"/>
          <w:szCs w:val="22"/>
          <w:cs/>
        </w:rPr>
        <w:t>.</w:t>
      </w:r>
    </w:p>
    <w:p w14:paraId="552471FA" w14:textId="77777777" w:rsidR="006353CC" w:rsidRPr="00794E4D" w:rsidRDefault="006353CC" w:rsidP="006353CC">
      <w:pPr>
        <w:rPr>
          <w:rFonts w:cs="Arial"/>
        </w:rPr>
      </w:pPr>
      <w:r w:rsidRPr="00794E4D">
        <w:rPr>
          <w:rFonts w:cs="Arial"/>
        </w:rPr>
        <w:t>Development of prepayment model can</w:t>
      </w:r>
      <w:r w:rsidRPr="00794E4D">
        <w:rPr>
          <w:rFonts w:cs="Arial"/>
          <w:szCs w:val="22"/>
          <w:cs/>
        </w:rPr>
        <w:t xml:space="preserve"> </w:t>
      </w:r>
      <w:r w:rsidRPr="00794E4D">
        <w:rPr>
          <w:rFonts w:cs="Arial"/>
        </w:rPr>
        <w:t>leads to more efficiently estimate customers’ lifetime and exposure curve</w:t>
      </w:r>
      <w:r w:rsidRPr="00794E4D">
        <w:rPr>
          <w:rFonts w:cs="Arial"/>
          <w:szCs w:val="22"/>
          <w:cs/>
        </w:rPr>
        <w:t xml:space="preserve">. </w:t>
      </w:r>
      <w:r w:rsidRPr="00794E4D">
        <w:rPr>
          <w:rFonts w:cs="Arial"/>
        </w:rPr>
        <w:t>In other words, banks would like to know how long the borrowers stay in the portfolio and what the exposure curve looks like</w:t>
      </w:r>
    </w:p>
    <w:p w14:paraId="72356AC5" w14:textId="77777777" w:rsidR="006353CC" w:rsidRPr="00794E4D" w:rsidRDefault="006353CC" w:rsidP="006353CC">
      <w:pPr>
        <w:ind w:firstLine="720"/>
        <w:rPr>
          <w:rFonts w:cs="Arial"/>
        </w:rPr>
      </w:pPr>
    </w:p>
    <w:p w14:paraId="064DF770" w14:textId="77777777" w:rsidR="006353CC" w:rsidRPr="00794E4D" w:rsidRDefault="006353CC" w:rsidP="006353CC">
      <w:pPr>
        <w:ind w:firstLine="720"/>
        <w:rPr>
          <w:rFonts w:cs="Arial"/>
        </w:rPr>
      </w:pPr>
      <w:r w:rsidRPr="00794E4D">
        <w:rPr>
          <w:rFonts w:cs="Arial"/>
          <w:noProof/>
        </w:rPr>
        <mc:AlternateContent>
          <mc:Choice Requires="wps">
            <w:drawing>
              <wp:anchor distT="0" distB="0" distL="114300" distR="114300" simplePos="0" relativeHeight="251702272" behindDoc="0" locked="0" layoutInCell="1" allowOverlap="1" wp14:anchorId="14A5C327" wp14:editId="363C6112">
                <wp:simplePos x="0" y="0"/>
                <wp:positionH relativeFrom="column">
                  <wp:posOffset>976630</wp:posOffset>
                </wp:positionH>
                <wp:positionV relativeFrom="paragraph">
                  <wp:posOffset>1226185</wp:posOffset>
                </wp:positionV>
                <wp:extent cx="3973195"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3973195" cy="635"/>
                        </a:xfrm>
                        <a:prstGeom prst="rect">
                          <a:avLst/>
                        </a:prstGeom>
                        <a:solidFill>
                          <a:prstClr val="white"/>
                        </a:solidFill>
                        <a:ln>
                          <a:noFill/>
                        </a:ln>
                        <a:effectLst/>
                      </wps:spPr>
                      <wps:txbx>
                        <w:txbxContent>
                          <w:p w14:paraId="67460544" w14:textId="77777777" w:rsidR="00CC7D55" w:rsidRPr="001B0D26" w:rsidRDefault="00CC7D55" w:rsidP="006353CC">
                            <w:pPr>
                              <w:pStyle w:val="Caption"/>
                              <w:rPr>
                                <w:noProof/>
                              </w:rPr>
                            </w:pPr>
                            <w:r>
                              <w:t xml:space="preserve">Figure </w:t>
                            </w:r>
                            <w:r>
                              <w:fldChar w:fldCharType="begin"/>
                            </w:r>
                            <w:r>
                              <w:instrText xml:space="preserve"> SEQ Figure \</w:instrText>
                            </w:r>
                            <w:r>
                              <w:rPr>
                                <w:rFonts w:cs="Angsana New"/>
                                <w:szCs w:val="18"/>
                                <w:cs/>
                              </w:rPr>
                              <w:instrText xml:space="preserve">* </w:instrText>
                            </w:r>
                            <w:r>
                              <w:instrText xml:space="preserve">ARABIC </w:instrText>
                            </w:r>
                            <w:r>
                              <w:fldChar w:fldCharType="separate"/>
                            </w:r>
                            <w:r>
                              <w:rPr>
                                <w:noProof/>
                              </w:rPr>
                              <w:t>6</w:t>
                            </w:r>
                            <w:r>
                              <w:rPr>
                                <w:noProof/>
                              </w:rPr>
                              <w:fldChar w:fldCharType="end"/>
                            </w:r>
                            <w:r>
                              <w:rPr>
                                <w:rFonts w:cs="Angsana New"/>
                                <w:szCs w:val="18"/>
                                <w:cs/>
                              </w:rPr>
                              <w:t xml:space="preserve">: </w:t>
                            </w:r>
                            <w:r w:rsidRPr="00812DE8">
                              <w:t>Concept of Prepayment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24" o:spid="_x0000_s1026" type="#_x0000_t202" style="position:absolute;left:0;text-align:left;margin-left:76.9pt;margin-top:96.55pt;width:312.8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" stroked="f">
                <v:textbox style="mso-fit-shape-to-text:t" inset="0,0,0,0">
                  <w:txbxContent>
                    <w:p w14:paraId="67460544" w14:textId="77777777" w:rsidR="00CC7D55" w:rsidRPr="001B0D26" w:rsidRDefault="00CC7D55" w:rsidP="006353CC">
                      <w:pPr>
                        <w:pStyle w:val="Caption"/>
                        <w:rPr>
                          <w:noProof/>
                        </w:rPr>
                      </w:pPr>
                      <w:r>
                        <w:t xml:space="preserve">Figure </w:t>
                      </w:r>
                      <w:r>
                        <w:fldChar w:fldCharType="begin"/>
                      </w:r>
                      <w:r>
                        <w:instrText xml:space="preserve"> SEQ Figure \</w:instrText>
                      </w:r>
                      <w:r>
                        <w:rPr>
                          <w:rFonts w:cs="Angsana New"/>
                          <w:szCs w:val="18"/>
                          <w:cs/>
                        </w:rPr>
                        <w:instrText xml:space="preserve">* </w:instrText>
                      </w:r>
                      <w:r>
                        <w:instrText xml:space="preserve">ARABIC </w:instrText>
                      </w:r>
                      <w:r>
                        <w:fldChar w:fldCharType="separate"/>
                      </w:r>
                      <w:r>
                        <w:rPr>
                          <w:noProof/>
                        </w:rPr>
                        <w:t>6</w:t>
                      </w:r>
                      <w:r>
                        <w:rPr>
                          <w:noProof/>
                        </w:rPr>
                        <w:fldChar w:fldCharType="end"/>
                      </w:r>
                      <w:r>
                        <w:rPr>
                          <w:rFonts w:cs="Angsana New"/>
                          <w:szCs w:val="18"/>
                          <w:cs/>
                        </w:rPr>
                        <w:t xml:space="preserve">: </w:t>
                      </w:r>
                      <w:r w:rsidRPr="00812DE8">
                        <w:t>Concept of Prepayment Model</w:t>
                      </w:r>
                    </w:p>
                  </w:txbxContent>
                </v:textbox>
                <w10:wrap type="square"/>
              </v:shape>
            </w:pict>
          </mc:Fallback>
        </mc:AlternateContent>
      </w:r>
      <w:r w:rsidRPr="00794E4D">
        <w:rPr>
          <w:rFonts w:cs="Arial"/>
          <w:noProof/>
        </w:rPr>
        <w:drawing>
          <wp:anchor distT="0" distB="0" distL="114300" distR="114300" simplePos="0" relativeHeight="251701248" behindDoc="0" locked="0" layoutInCell="1" allowOverlap="1" wp14:anchorId="4564C854" wp14:editId="466621B8">
            <wp:simplePos x="0" y="0"/>
            <wp:positionH relativeFrom="column">
              <wp:posOffset>976630</wp:posOffset>
            </wp:positionH>
            <wp:positionV relativeFrom="paragraph">
              <wp:posOffset>-248285</wp:posOffset>
            </wp:positionV>
            <wp:extent cx="3973195" cy="141732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73195" cy="1417320"/>
                    </a:xfrm>
                    <a:prstGeom prst="rect">
                      <a:avLst/>
                    </a:prstGeom>
                    <a:noFill/>
                  </pic:spPr>
                </pic:pic>
              </a:graphicData>
            </a:graphic>
            <wp14:sizeRelH relativeFrom="page">
              <wp14:pctWidth>0</wp14:pctWidth>
            </wp14:sizeRelH>
            <wp14:sizeRelV relativeFrom="page">
              <wp14:pctHeight>0</wp14:pctHeight>
            </wp14:sizeRelV>
          </wp:anchor>
        </w:drawing>
      </w:r>
      <w:r w:rsidRPr="00794E4D">
        <w:rPr>
          <w:rFonts w:cs="Arial"/>
          <w:szCs w:val="22"/>
          <w:cs/>
        </w:rPr>
        <w:t>.</w:t>
      </w:r>
    </w:p>
    <w:p w14:paraId="781A3E81" w14:textId="77777777" w:rsidR="006353CC" w:rsidRPr="00794E4D" w:rsidRDefault="006353CC" w:rsidP="006353CC">
      <w:pPr>
        <w:rPr>
          <w:rFonts w:cs="Arial"/>
        </w:rPr>
      </w:pPr>
    </w:p>
    <w:p w14:paraId="21DCCB42" w14:textId="77777777" w:rsidR="006353CC" w:rsidRPr="00794E4D" w:rsidRDefault="006353CC" w:rsidP="006353CC">
      <w:pPr>
        <w:rPr>
          <w:rFonts w:cs="Arial"/>
        </w:rPr>
      </w:pPr>
    </w:p>
    <w:p w14:paraId="2E6E6823" w14:textId="77777777" w:rsidR="006353CC" w:rsidRPr="00794E4D" w:rsidRDefault="006353CC" w:rsidP="006353CC">
      <w:pPr>
        <w:ind w:firstLine="720"/>
        <w:rPr>
          <w:rFonts w:cs="Arial"/>
        </w:rPr>
      </w:pPr>
    </w:p>
    <w:p w14:paraId="5C9DD34A" w14:textId="77777777" w:rsidR="006353CC" w:rsidRPr="00794E4D" w:rsidRDefault="006353CC" w:rsidP="006353CC">
      <w:pPr>
        <w:ind w:firstLine="720"/>
        <w:rPr>
          <w:rFonts w:cs="Arial"/>
        </w:rPr>
      </w:pPr>
    </w:p>
    <w:p w14:paraId="2DBFB026" w14:textId="77777777" w:rsidR="006353CC" w:rsidRPr="00794E4D" w:rsidRDefault="006353CC" w:rsidP="000D7CC3">
      <w:pPr>
        <w:rPr>
          <w:rFonts w:cs="Arial"/>
        </w:rPr>
      </w:pPr>
      <w:r w:rsidRPr="00794E4D">
        <w:rPr>
          <w:rFonts w:cs="Arial"/>
        </w:rPr>
        <w:t>As shown in Figure 7, with the effect of prepayment, the remaining of exposure would be reduced when compared to contractual exposure</w:t>
      </w:r>
      <w:r w:rsidRPr="00794E4D">
        <w:rPr>
          <w:rFonts w:cs="Arial"/>
          <w:szCs w:val="22"/>
          <w:cs/>
        </w:rPr>
        <w:t xml:space="preserve">. </w:t>
      </w:r>
      <w:r w:rsidRPr="00794E4D">
        <w:rPr>
          <w:rFonts w:cs="Arial"/>
        </w:rPr>
        <w:t xml:space="preserve">The effect can be incorporated by </w:t>
      </w:r>
      <w:r w:rsidRPr="00794E4D">
        <w:rPr>
          <w:rFonts w:cs="Arial"/>
          <w:szCs w:val="22"/>
          <w:cs/>
        </w:rPr>
        <w:t>%</w:t>
      </w:r>
      <w:r w:rsidRPr="00794E4D">
        <w:rPr>
          <w:rFonts w:cs="Arial"/>
        </w:rPr>
        <w:t>CPR in equation 1</w:t>
      </w:r>
      <w:r w:rsidRPr="00794E4D">
        <w:rPr>
          <w:rFonts w:cs="Arial"/>
          <w:szCs w:val="22"/>
          <w:cs/>
        </w:rPr>
        <w:t>.</w:t>
      </w:r>
    </w:p>
    <w:p w14:paraId="2DD57BB8" w14:textId="77777777" w:rsidR="006353CC" w:rsidRPr="00794E4D" w:rsidRDefault="006353CC" w:rsidP="006353CC">
      <w:pPr>
        <w:pStyle w:val="Caption"/>
        <w:keepNext/>
        <w:jc w:val="left"/>
        <w:rPr>
          <w:rFonts w:cs="Arial"/>
        </w:rPr>
      </w:pPr>
      <w:r w:rsidRPr="00794E4D">
        <w:rPr>
          <w:rFonts w:cs="Arial"/>
        </w:rPr>
        <w:lastRenderedPageBreak/>
        <w:t xml:space="preserve">Equation </w:t>
      </w:r>
      <w:r w:rsidRPr="00794E4D">
        <w:rPr>
          <w:rFonts w:cs="Arial"/>
        </w:rPr>
        <w:fldChar w:fldCharType="begin"/>
      </w:r>
      <w:r w:rsidRPr="00794E4D">
        <w:rPr>
          <w:rFonts w:cs="Arial"/>
        </w:rPr>
        <w:instrText xml:space="preserve"> SEQ Equation \</w:instrText>
      </w:r>
      <w:r w:rsidRPr="00794E4D">
        <w:rPr>
          <w:rFonts w:cs="Arial"/>
          <w:szCs w:val="18"/>
          <w:cs/>
        </w:rPr>
        <w:instrText xml:space="preserve">* </w:instrText>
      </w:r>
      <w:r w:rsidRPr="00794E4D">
        <w:rPr>
          <w:rFonts w:cs="Arial"/>
        </w:rPr>
        <w:instrText xml:space="preserve">ARABIC </w:instrText>
      </w:r>
      <w:r w:rsidRPr="00794E4D">
        <w:rPr>
          <w:rFonts w:cs="Arial"/>
        </w:rPr>
        <w:fldChar w:fldCharType="separate"/>
      </w:r>
      <w:r w:rsidR="00CC7D55">
        <w:rPr>
          <w:rFonts w:cs="Arial"/>
          <w:noProof/>
        </w:rPr>
        <w:t>1</w:t>
      </w:r>
      <w:r w:rsidRPr="00794E4D">
        <w:rPr>
          <w:rFonts w:cs="Arial"/>
          <w:noProof/>
        </w:rPr>
        <w:fldChar w:fldCharType="end"/>
      </w:r>
    </w:p>
    <w:p w14:paraId="71F81A7B" w14:textId="77777777" w:rsidR="006353CC" w:rsidRPr="00794E4D" w:rsidRDefault="004B1401" w:rsidP="006353CC">
      <w:pPr>
        <w:spacing w:line="259" w:lineRule="auto"/>
        <w:ind w:left="360"/>
        <w:rPr>
          <w:rFonts w:cs="Arial"/>
          <w:szCs w:val="20"/>
        </w:rPr>
      </w:pPr>
      <m:oMathPara>
        <m:oMath>
          <m:sSub>
            <m:sSubPr>
              <m:ctrlPr>
                <w:rPr>
                  <w:rFonts w:ascii="Cambria Math" w:hAnsi="Cambria Math" w:cs="Arial"/>
                  <w:i/>
                  <w:sz w:val="28"/>
                  <w:szCs w:val="24"/>
                </w:rPr>
              </m:ctrlPr>
            </m:sSubPr>
            <m:e>
              <m:r>
                <w:rPr>
                  <w:rFonts w:ascii="Cambria Math" w:hAnsi="Cambria Math" w:cs="Cambria Math" w:hint="cs"/>
                  <w:sz w:val="28"/>
                  <w:szCs w:val="24"/>
                  <w:cs/>
                </w:rPr>
                <m:t>EAD</m:t>
              </m:r>
            </m:e>
            <m:sub>
              <m:r>
                <w:rPr>
                  <w:rFonts w:ascii="Cambria Math" w:hAnsi="Cambria Math" w:cs="Cambria Math" w:hint="cs"/>
                  <w:sz w:val="28"/>
                  <w:szCs w:val="24"/>
                  <w:cs/>
                </w:rPr>
                <m:t>t</m:t>
              </m:r>
            </m:sub>
          </m:sSub>
          <m:r>
            <w:rPr>
              <w:rFonts w:ascii="Cambria Math" w:hAnsi="Cambria Math" w:cs="Arial"/>
              <w:sz w:val="28"/>
              <w:szCs w:val="24"/>
              <w:cs/>
            </w:rPr>
            <m:t>=</m:t>
          </m:r>
          <m:r>
            <w:rPr>
              <w:rFonts w:ascii="Cambria Math" w:hAnsi="Cambria Math" w:cs="Cambria Math" w:hint="cs"/>
              <w:sz w:val="28"/>
              <w:szCs w:val="24"/>
              <w:cs/>
            </w:rPr>
            <m:t>OU</m:t>
          </m:r>
          <m:sSub>
            <m:sSubPr>
              <m:ctrlPr>
                <w:rPr>
                  <w:rFonts w:ascii="Cambria Math" w:hAnsi="Cambria Math" w:cs="Arial"/>
                  <w:i/>
                  <w:sz w:val="28"/>
                  <w:szCs w:val="24"/>
                </w:rPr>
              </m:ctrlPr>
            </m:sSubPr>
            <m:e>
              <m:r>
                <w:rPr>
                  <w:rFonts w:ascii="Cambria Math" w:hAnsi="Cambria Math" w:cs="Cambria Math" w:hint="cs"/>
                  <w:sz w:val="28"/>
                  <w:szCs w:val="24"/>
                  <w:cs/>
                </w:rPr>
                <m:t>T</m:t>
              </m:r>
            </m:e>
            <m:sub>
              <m:r>
                <w:rPr>
                  <w:rFonts w:ascii="Cambria Math" w:hAnsi="Cambria Math" w:cs="Cambria Math" w:hint="cs"/>
                  <w:sz w:val="28"/>
                  <w:szCs w:val="24"/>
                  <w:cs/>
                </w:rPr>
                <m:t>t</m:t>
              </m:r>
              <m:r>
                <w:rPr>
                  <w:rFonts w:ascii="Cambria Math" w:hAnsi="Cambria Math" w:cs="Arial"/>
                  <w:sz w:val="28"/>
                  <w:szCs w:val="24"/>
                  <w:cs/>
                </w:rPr>
                <m:t>-</m:t>
              </m:r>
              <m:r>
                <w:rPr>
                  <w:rFonts w:ascii="Cambria Math" w:hAnsi="Cambria Math" w:cs="Arial"/>
                  <w:sz w:val="28"/>
                  <w:szCs w:val="24"/>
                </w:rPr>
                <m:t>1</m:t>
              </m:r>
            </m:sub>
          </m:sSub>
          <m:r>
            <w:rPr>
              <w:rFonts w:ascii="Cambria Math" w:hAnsi="Cambria Math" w:cs="Arial"/>
              <w:sz w:val="28"/>
              <w:szCs w:val="24"/>
            </w:rPr>
            <m:t>*</m:t>
          </m:r>
          <m:sSup>
            <m:sSupPr>
              <m:ctrlPr>
                <w:rPr>
                  <w:rFonts w:ascii="Cambria Math" w:hAnsi="Cambria Math" w:cs="Arial"/>
                  <w:i/>
                  <w:sz w:val="28"/>
                  <w:szCs w:val="24"/>
                </w:rPr>
              </m:ctrlPr>
            </m:sSupPr>
            <m:e>
              <m:d>
                <m:dPr>
                  <m:ctrlPr>
                    <w:rPr>
                      <w:rFonts w:ascii="Cambria Math" w:hAnsi="Cambria Math" w:cs="Arial"/>
                      <w:i/>
                      <w:sz w:val="28"/>
                      <w:szCs w:val="24"/>
                    </w:rPr>
                  </m:ctrlPr>
                </m:dPr>
                <m:e>
                  <m:r>
                    <w:rPr>
                      <w:rFonts w:ascii="Cambria Math" w:hAnsi="Cambria Math" w:cs="Arial"/>
                      <w:sz w:val="28"/>
                      <w:szCs w:val="24"/>
                    </w:rPr>
                    <m:t>1</m:t>
                  </m:r>
                  <m:r>
                    <w:rPr>
                      <w:rFonts w:ascii="Cambria Math" w:hAnsi="Cambria Math" w:cs="Arial"/>
                      <w:sz w:val="28"/>
                      <w:szCs w:val="24"/>
                      <w:cs/>
                    </w:rPr>
                    <m:t>-</m:t>
                  </m:r>
                  <m:sSub>
                    <m:sSubPr>
                      <m:ctrlPr>
                        <w:rPr>
                          <w:rFonts w:ascii="Cambria Math" w:hAnsi="Cambria Math" w:cs="Arial"/>
                          <w:i/>
                          <w:sz w:val="28"/>
                          <w:szCs w:val="24"/>
                        </w:rPr>
                      </m:ctrlPr>
                    </m:sSubPr>
                    <m:e>
                      <m:r>
                        <w:rPr>
                          <w:rFonts w:ascii="Cambria Math" w:hAnsi="Cambria Math" w:cs="Cambria Math" w:hint="cs"/>
                          <w:sz w:val="28"/>
                          <w:szCs w:val="24"/>
                          <w:cs/>
                        </w:rPr>
                        <m:t>CPR</m:t>
                      </m:r>
                    </m:e>
                    <m:sub>
                      <m:r>
                        <w:rPr>
                          <w:rFonts w:ascii="Cambria Math" w:hAnsi="Cambria Math" w:cs="Cambria Math" w:hint="cs"/>
                          <w:sz w:val="28"/>
                          <w:szCs w:val="24"/>
                          <w:cs/>
                        </w:rPr>
                        <m:t>t</m:t>
                      </m:r>
                    </m:sub>
                  </m:sSub>
                </m:e>
              </m:d>
            </m:e>
            <m:sup>
              <m:f>
                <m:fPr>
                  <m:ctrlPr>
                    <w:rPr>
                      <w:rFonts w:ascii="Cambria Math" w:hAnsi="Cambria Math" w:cs="Arial"/>
                      <w:i/>
                      <w:sz w:val="28"/>
                      <w:szCs w:val="24"/>
                    </w:rPr>
                  </m:ctrlPr>
                </m:fPr>
                <m:num>
                  <m:r>
                    <w:rPr>
                      <w:rFonts w:ascii="Cambria Math" w:hAnsi="Cambria Math" w:cs="Arial"/>
                      <w:sz w:val="28"/>
                      <w:szCs w:val="24"/>
                    </w:rPr>
                    <m:t>1</m:t>
                  </m:r>
                </m:num>
                <m:den>
                  <m:r>
                    <w:rPr>
                      <w:rFonts w:ascii="Cambria Math" w:hAnsi="Cambria Math" w:cs="Arial"/>
                      <w:sz w:val="28"/>
                      <w:szCs w:val="24"/>
                    </w:rPr>
                    <m:t>12</m:t>
                  </m:r>
                </m:den>
              </m:f>
            </m:sup>
          </m:sSup>
          <m:r>
            <w:rPr>
              <w:rFonts w:ascii="Cambria Math" w:hAnsi="Cambria Math" w:cs="Arial"/>
              <w:sz w:val="28"/>
              <w:szCs w:val="24"/>
              <w:cs/>
            </w:rPr>
            <m:t xml:space="preserve"> - </m:t>
          </m:r>
          <m:r>
            <w:rPr>
              <w:rFonts w:ascii="Cambria Math" w:hAnsi="Cambria Math" w:cs="Cambria Math" w:hint="cs"/>
              <w:sz w:val="28"/>
              <w:szCs w:val="24"/>
              <w:cs/>
            </w:rPr>
            <m:t>C</m:t>
          </m:r>
          <m:sSub>
            <m:sSubPr>
              <m:ctrlPr>
                <w:rPr>
                  <w:rFonts w:ascii="Cambria Math" w:hAnsi="Cambria Math" w:cs="Arial"/>
                  <w:i/>
                  <w:sz w:val="28"/>
                  <w:szCs w:val="24"/>
                </w:rPr>
              </m:ctrlPr>
            </m:sSubPr>
            <m:e>
              <m:r>
                <w:rPr>
                  <w:rFonts w:ascii="Cambria Math" w:hAnsi="Cambria Math" w:cs="Cambria Math" w:hint="cs"/>
                  <w:sz w:val="28"/>
                  <w:szCs w:val="24"/>
                  <w:cs/>
                </w:rPr>
                <m:t>F</m:t>
              </m:r>
            </m:e>
            <m:sub>
              <m:r>
                <w:rPr>
                  <w:rFonts w:ascii="Cambria Math" w:hAnsi="Cambria Math" w:cs="Cambria Math" w:hint="cs"/>
                  <w:sz w:val="28"/>
                  <w:szCs w:val="24"/>
                  <w:cs/>
                </w:rPr>
                <m:t>t</m:t>
              </m:r>
            </m:sub>
          </m:sSub>
        </m:oMath>
      </m:oMathPara>
    </w:p>
    <w:p w14:paraId="561CDC50" w14:textId="77777777" w:rsidR="006353CC" w:rsidRPr="00794E4D" w:rsidRDefault="006353CC" w:rsidP="006353CC">
      <w:pPr>
        <w:spacing w:after="120"/>
        <w:rPr>
          <w:rFonts w:cs="Arial"/>
          <w:szCs w:val="20"/>
        </w:rPr>
      </w:pPr>
      <w:r w:rsidRPr="00794E4D">
        <w:rPr>
          <w:rFonts w:cs="Arial"/>
          <w:szCs w:val="20"/>
        </w:rPr>
        <w:t>Where</w:t>
      </w:r>
      <w:r w:rsidRPr="00794E4D">
        <w:rPr>
          <w:rFonts w:cs="Arial"/>
          <w:szCs w:val="20"/>
        </w:rPr>
        <w:tab/>
      </w:r>
      <m:oMath>
        <m:sSub>
          <m:sSubPr>
            <m:ctrlPr>
              <w:rPr>
                <w:rFonts w:ascii="Cambria Math" w:hAnsi="Cambria Math" w:cs="Arial"/>
                <w:i/>
                <w:szCs w:val="20"/>
              </w:rPr>
            </m:ctrlPr>
          </m:sSubPr>
          <m:e>
            <m:r>
              <w:rPr>
                <w:rFonts w:ascii="Cambria Math" w:hAnsi="Cambria Math" w:cs="Cambria Math" w:hint="cs"/>
                <w:szCs w:val="20"/>
                <w:cs/>
              </w:rPr>
              <m:t>EAD</m:t>
            </m:r>
          </m:e>
          <m:sub>
            <m:r>
              <w:rPr>
                <w:rFonts w:ascii="Cambria Math" w:hAnsi="Cambria Math" w:cs="Cambria Math" w:hint="cs"/>
                <w:szCs w:val="20"/>
                <w:cs/>
              </w:rPr>
              <m:t>t</m:t>
            </m:r>
          </m:sub>
        </m:sSub>
      </m:oMath>
      <w:r w:rsidRPr="00794E4D">
        <w:rPr>
          <w:rFonts w:cs="Arial"/>
          <w:szCs w:val="20"/>
        </w:rPr>
        <w:tab/>
        <w:t xml:space="preserve">is the Exposure </w:t>
      </w:r>
      <w:proofErr w:type="gramStart"/>
      <w:r w:rsidRPr="00794E4D">
        <w:rPr>
          <w:rFonts w:cs="Arial"/>
          <w:szCs w:val="20"/>
        </w:rPr>
        <w:t>At</w:t>
      </w:r>
      <w:proofErr w:type="gramEnd"/>
      <w:r w:rsidRPr="00794E4D">
        <w:rPr>
          <w:rFonts w:cs="Arial"/>
          <w:szCs w:val="20"/>
        </w:rPr>
        <w:t xml:space="preserve"> Default at time </w:t>
      </w:r>
      <m:oMath>
        <m:r>
          <w:rPr>
            <w:rFonts w:ascii="Cambria Math" w:hAnsi="Cambria Math" w:cs="Cambria Math" w:hint="cs"/>
            <w:szCs w:val="20"/>
            <w:cs/>
          </w:rPr>
          <m:t>t</m:t>
        </m:r>
      </m:oMath>
    </w:p>
    <w:p w14:paraId="2C3CDE2D" w14:textId="77777777" w:rsidR="006353CC" w:rsidRPr="00794E4D" w:rsidRDefault="006353CC" w:rsidP="006353CC">
      <w:pPr>
        <w:spacing w:after="120"/>
        <w:ind w:firstLine="720"/>
        <w:rPr>
          <w:rFonts w:cs="Arial"/>
          <w:szCs w:val="20"/>
        </w:rPr>
      </w:pPr>
      <m:oMath>
        <m:r>
          <w:rPr>
            <w:rFonts w:ascii="Cambria Math" w:hAnsi="Cambria Math" w:cs="Cambria Math" w:hint="cs"/>
            <w:szCs w:val="20"/>
            <w:cs/>
          </w:rPr>
          <m:t>OU</m:t>
        </m:r>
        <m:sSub>
          <m:sSubPr>
            <m:ctrlPr>
              <w:rPr>
                <w:rFonts w:ascii="Cambria Math" w:hAnsi="Cambria Math" w:cs="Arial"/>
                <w:i/>
                <w:szCs w:val="20"/>
              </w:rPr>
            </m:ctrlPr>
          </m:sSubPr>
          <m:e>
            <m:r>
              <w:rPr>
                <w:rFonts w:ascii="Cambria Math" w:hAnsi="Cambria Math" w:cs="Cambria Math" w:hint="cs"/>
                <w:szCs w:val="20"/>
                <w:cs/>
              </w:rPr>
              <m:t>T</m:t>
            </m:r>
          </m:e>
          <m:sub>
            <m:r>
              <w:rPr>
                <w:rFonts w:ascii="Cambria Math" w:hAnsi="Cambria Math" w:cs="Cambria Math" w:hint="cs"/>
                <w:szCs w:val="20"/>
                <w:cs/>
              </w:rPr>
              <m:t>t</m:t>
            </m:r>
          </m:sub>
        </m:sSub>
      </m:oMath>
      <w:r w:rsidRPr="00794E4D">
        <w:rPr>
          <w:rFonts w:cs="Arial"/>
          <w:szCs w:val="20"/>
        </w:rPr>
        <w:tab/>
      </w:r>
      <w:proofErr w:type="gramStart"/>
      <w:r w:rsidRPr="00794E4D">
        <w:rPr>
          <w:rFonts w:cs="Arial"/>
          <w:szCs w:val="20"/>
        </w:rPr>
        <w:t>is</w:t>
      </w:r>
      <w:proofErr w:type="gramEnd"/>
      <w:r w:rsidRPr="00794E4D">
        <w:rPr>
          <w:rFonts w:cs="Arial"/>
          <w:szCs w:val="20"/>
        </w:rPr>
        <w:t xml:space="preserve"> outstanding amount at time </w:t>
      </w:r>
      <m:oMath>
        <m:r>
          <w:rPr>
            <w:rFonts w:ascii="Cambria Math" w:hAnsi="Cambria Math" w:cs="Cambria Math" w:hint="cs"/>
            <w:szCs w:val="20"/>
            <w:cs/>
          </w:rPr>
          <m:t>t</m:t>
        </m:r>
      </m:oMath>
    </w:p>
    <w:p w14:paraId="36243A84" w14:textId="77777777" w:rsidR="006353CC" w:rsidRPr="00794E4D" w:rsidRDefault="006353CC" w:rsidP="006353CC">
      <w:pPr>
        <w:spacing w:after="120"/>
        <w:rPr>
          <w:rFonts w:cs="Arial"/>
          <w:szCs w:val="20"/>
        </w:rPr>
      </w:pPr>
      <w:r w:rsidRPr="00794E4D">
        <w:rPr>
          <w:rFonts w:cs="Arial"/>
          <w:szCs w:val="20"/>
        </w:rPr>
        <w:tab/>
      </w:r>
      <m:oMath>
        <m:r>
          <w:rPr>
            <w:rFonts w:ascii="Cambria Math" w:hAnsi="Cambria Math" w:cs="Cambria Math" w:hint="cs"/>
            <w:szCs w:val="20"/>
            <w:cs/>
          </w:rPr>
          <m:t>CP</m:t>
        </m:r>
        <m:sSub>
          <m:sSubPr>
            <m:ctrlPr>
              <w:rPr>
                <w:rFonts w:ascii="Cambria Math" w:hAnsi="Cambria Math" w:cs="Arial"/>
                <w:i/>
                <w:szCs w:val="20"/>
              </w:rPr>
            </m:ctrlPr>
          </m:sSubPr>
          <m:e>
            <m:r>
              <w:rPr>
                <w:rFonts w:ascii="Cambria Math" w:hAnsi="Cambria Math" w:cs="Cambria Math" w:hint="cs"/>
                <w:szCs w:val="20"/>
                <w:cs/>
              </w:rPr>
              <m:t>R</m:t>
            </m:r>
          </m:e>
          <m:sub>
            <m:r>
              <w:rPr>
                <w:rFonts w:ascii="Cambria Math" w:hAnsi="Cambria Math" w:cs="Cambria Math" w:hint="cs"/>
                <w:szCs w:val="20"/>
                <w:cs/>
              </w:rPr>
              <m:t>t</m:t>
            </m:r>
          </m:sub>
        </m:sSub>
      </m:oMath>
      <w:r w:rsidRPr="00794E4D">
        <w:rPr>
          <w:rFonts w:cs="Arial"/>
          <w:szCs w:val="20"/>
        </w:rPr>
        <w:tab/>
      </w:r>
      <w:proofErr w:type="gramStart"/>
      <w:r w:rsidRPr="00794E4D">
        <w:rPr>
          <w:rFonts w:cs="Arial"/>
          <w:szCs w:val="20"/>
        </w:rPr>
        <w:t>is</w:t>
      </w:r>
      <w:proofErr w:type="gramEnd"/>
      <w:r w:rsidRPr="00794E4D">
        <w:rPr>
          <w:rFonts w:cs="Arial"/>
          <w:szCs w:val="20"/>
        </w:rPr>
        <w:t xml:space="preserve"> conditional prepayment rate at time </w:t>
      </w:r>
      <m:oMath>
        <m:r>
          <w:rPr>
            <w:rFonts w:ascii="Cambria Math" w:hAnsi="Cambria Math" w:cs="Cambria Math" w:hint="cs"/>
            <w:szCs w:val="20"/>
            <w:cs/>
          </w:rPr>
          <m:t>t</m:t>
        </m:r>
      </m:oMath>
    </w:p>
    <w:p w14:paraId="26E5AF73" w14:textId="77777777" w:rsidR="006353CC" w:rsidRPr="00794E4D" w:rsidRDefault="006353CC" w:rsidP="006353CC">
      <w:pPr>
        <w:spacing w:line="259" w:lineRule="auto"/>
        <w:ind w:firstLine="720"/>
        <w:rPr>
          <w:rFonts w:cs="Arial"/>
          <w:szCs w:val="20"/>
          <w:u w:val="single"/>
        </w:rPr>
      </w:pPr>
      <m:oMath>
        <m:r>
          <w:rPr>
            <w:rFonts w:ascii="Cambria Math" w:hAnsi="Cambria Math" w:cs="Cambria Math" w:hint="cs"/>
            <w:szCs w:val="20"/>
            <w:cs/>
          </w:rPr>
          <m:t>C</m:t>
        </m:r>
        <m:sSub>
          <m:sSubPr>
            <m:ctrlPr>
              <w:rPr>
                <w:rFonts w:ascii="Cambria Math" w:hAnsi="Cambria Math" w:cs="Arial"/>
                <w:i/>
                <w:szCs w:val="20"/>
              </w:rPr>
            </m:ctrlPr>
          </m:sSubPr>
          <m:e>
            <m:r>
              <w:rPr>
                <w:rFonts w:ascii="Cambria Math" w:hAnsi="Cambria Math" w:cs="Cambria Math" w:hint="cs"/>
                <w:szCs w:val="20"/>
                <w:cs/>
              </w:rPr>
              <m:t>F</m:t>
            </m:r>
          </m:e>
          <m:sub>
            <m:r>
              <w:rPr>
                <w:rFonts w:ascii="Cambria Math" w:hAnsi="Cambria Math" w:cs="Cambria Math" w:hint="cs"/>
                <w:szCs w:val="20"/>
                <w:cs/>
              </w:rPr>
              <m:t>t</m:t>
            </m:r>
          </m:sub>
        </m:sSub>
      </m:oMath>
      <w:r w:rsidRPr="00794E4D">
        <w:rPr>
          <w:rFonts w:cs="Arial"/>
          <w:szCs w:val="20"/>
          <w:cs/>
        </w:rPr>
        <w:t xml:space="preserve">   </w:t>
      </w:r>
      <w:r w:rsidRPr="00794E4D">
        <w:rPr>
          <w:rFonts w:cs="Arial"/>
          <w:szCs w:val="20"/>
        </w:rPr>
        <w:tab/>
      </w:r>
      <w:proofErr w:type="gramStart"/>
      <w:r w:rsidRPr="00794E4D">
        <w:rPr>
          <w:rFonts w:cs="Arial"/>
          <w:szCs w:val="20"/>
        </w:rPr>
        <w:t>is</w:t>
      </w:r>
      <w:proofErr w:type="gramEnd"/>
      <w:r w:rsidRPr="00794E4D">
        <w:rPr>
          <w:rFonts w:cs="Arial"/>
          <w:szCs w:val="20"/>
        </w:rPr>
        <w:t xml:space="preserve"> the monthly contractual cash flow which generates from </w:t>
      </w:r>
      <w:r w:rsidRPr="00794E4D">
        <w:rPr>
          <w:rFonts w:cs="Arial"/>
          <w:szCs w:val="20"/>
          <w:u w:val="single"/>
        </w:rPr>
        <w:t>non</w:t>
      </w:r>
      <w:r w:rsidRPr="00794E4D">
        <w:rPr>
          <w:rFonts w:cs="Arial"/>
          <w:szCs w:val="20"/>
          <w:u w:val="single"/>
          <w:cs/>
        </w:rPr>
        <w:t>-</w:t>
      </w:r>
      <w:smartTag w:uri="urn:schemas-microsoft-com:office:smarttags" w:element="stockticker">
        <w:r w:rsidRPr="00794E4D">
          <w:rPr>
            <w:rFonts w:cs="Arial"/>
            <w:szCs w:val="20"/>
            <w:u w:val="single"/>
          </w:rPr>
          <w:t>ECL</w:t>
        </w:r>
      </w:smartTag>
      <w:r w:rsidRPr="00794E4D">
        <w:rPr>
          <w:rFonts w:cs="Arial"/>
          <w:szCs w:val="20"/>
          <w:u w:val="single"/>
        </w:rPr>
        <w:t xml:space="preserve"> part</w:t>
      </w:r>
    </w:p>
    <w:p w14:paraId="54888BEB" w14:textId="77777777" w:rsidR="006353CC" w:rsidRPr="00794E4D" w:rsidRDefault="006353CC" w:rsidP="006353CC">
      <w:pPr>
        <w:rPr>
          <w:rFonts w:cs="Arial"/>
          <w:szCs w:val="20"/>
        </w:rPr>
      </w:pPr>
      <w:r w:rsidRPr="00794E4D">
        <w:rPr>
          <w:rFonts w:cs="Arial"/>
        </w:rPr>
        <w:t xml:space="preserve">Conditional Prepayment Rate </w:t>
      </w:r>
      <w:r w:rsidRPr="00794E4D">
        <w:rPr>
          <w:rFonts w:cs="Arial"/>
          <w:szCs w:val="20"/>
          <w:cs/>
        </w:rPr>
        <w:t>(</w:t>
      </w:r>
      <w:r w:rsidRPr="00794E4D">
        <w:rPr>
          <w:rFonts w:cs="Arial"/>
        </w:rPr>
        <w:t>CPR</w:t>
      </w:r>
      <w:r w:rsidRPr="00794E4D">
        <w:rPr>
          <w:rFonts w:cs="Arial"/>
          <w:szCs w:val="20"/>
          <w:cs/>
        </w:rPr>
        <w:t xml:space="preserve">) </w:t>
      </w:r>
      <w:r w:rsidRPr="00794E4D">
        <w:rPr>
          <w:rFonts w:cs="Arial"/>
        </w:rPr>
        <w:t>is defined as percentage rate of current prior</w:t>
      </w:r>
      <w:r w:rsidRPr="00794E4D">
        <w:rPr>
          <w:rFonts w:cs="Arial"/>
          <w:szCs w:val="20"/>
          <w:cs/>
        </w:rPr>
        <w:t>-</w:t>
      </w:r>
      <w:r w:rsidRPr="00794E4D">
        <w:rPr>
          <w:rFonts w:cs="Arial"/>
        </w:rPr>
        <w:t xml:space="preserve">outstanding that will prepaid at any given time </w:t>
      </w:r>
      <m:oMath>
        <m:r>
          <w:rPr>
            <w:rFonts w:ascii="Cambria Math" w:hAnsi="Cambria Math" w:cs="Cambria Math" w:hint="cs"/>
            <w:szCs w:val="20"/>
            <w:cs/>
          </w:rPr>
          <m:t>t</m:t>
        </m:r>
      </m:oMath>
      <w:r w:rsidRPr="00794E4D">
        <w:rPr>
          <w:rFonts w:cs="Arial"/>
          <w:szCs w:val="20"/>
        </w:rPr>
        <w:t xml:space="preserve"> i</w:t>
      </w:r>
      <w:r w:rsidRPr="00794E4D">
        <w:rPr>
          <w:rFonts w:cs="Arial"/>
          <w:szCs w:val="20"/>
          <w:cs/>
        </w:rPr>
        <w:t>.</w:t>
      </w:r>
      <w:r w:rsidRPr="00794E4D">
        <w:rPr>
          <w:rFonts w:cs="Arial"/>
          <w:szCs w:val="20"/>
        </w:rPr>
        <w:t>e</w:t>
      </w:r>
      <w:r w:rsidRPr="00794E4D">
        <w:rPr>
          <w:rFonts w:cs="Arial"/>
          <w:szCs w:val="20"/>
          <w:cs/>
        </w:rPr>
        <w:t>.</w:t>
      </w:r>
    </w:p>
    <w:p w14:paraId="156C989B" w14:textId="77777777" w:rsidR="006353CC" w:rsidRPr="00794E4D" w:rsidRDefault="006353CC" w:rsidP="006353CC">
      <w:pPr>
        <w:pStyle w:val="Caption"/>
        <w:keepNext/>
        <w:jc w:val="left"/>
        <w:rPr>
          <w:rFonts w:cs="Arial"/>
        </w:rPr>
      </w:pPr>
      <w:r w:rsidRPr="00794E4D">
        <w:rPr>
          <w:rFonts w:cs="Arial"/>
        </w:rPr>
        <w:t xml:space="preserve">Equation </w:t>
      </w:r>
      <w:r w:rsidRPr="00794E4D">
        <w:rPr>
          <w:rFonts w:cs="Arial"/>
        </w:rPr>
        <w:fldChar w:fldCharType="begin"/>
      </w:r>
      <w:r w:rsidRPr="00794E4D">
        <w:rPr>
          <w:rFonts w:cs="Arial"/>
        </w:rPr>
        <w:instrText xml:space="preserve"> SEQ Equation \</w:instrText>
      </w:r>
      <w:r w:rsidRPr="00794E4D">
        <w:rPr>
          <w:rFonts w:cs="Arial"/>
          <w:szCs w:val="18"/>
          <w:cs/>
        </w:rPr>
        <w:instrText xml:space="preserve">* </w:instrText>
      </w:r>
      <w:r w:rsidRPr="00794E4D">
        <w:rPr>
          <w:rFonts w:cs="Arial"/>
        </w:rPr>
        <w:instrText xml:space="preserve">ARABIC </w:instrText>
      </w:r>
      <w:r w:rsidRPr="00794E4D">
        <w:rPr>
          <w:rFonts w:cs="Arial"/>
        </w:rPr>
        <w:fldChar w:fldCharType="separate"/>
      </w:r>
      <w:r w:rsidR="00CC7D55">
        <w:rPr>
          <w:rFonts w:cs="Arial"/>
          <w:noProof/>
        </w:rPr>
        <w:t>2</w:t>
      </w:r>
      <w:r w:rsidRPr="00794E4D">
        <w:rPr>
          <w:rFonts w:cs="Arial"/>
          <w:noProof/>
        </w:rPr>
        <w:fldChar w:fldCharType="end"/>
      </w:r>
    </w:p>
    <w:p w14:paraId="02272ACF" w14:textId="77777777" w:rsidR="006353CC" w:rsidRPr="00794E4D" w:rsidRDefault="006353CC" w:rsidP="006353CC">
      <w:pPr>
        <w:spacing w:line="259" w:lineRule="auto"/>
        <w:ind w:left="360"/>
        <w:rPr>
          <w:rFonts w:cs="Arial"/>
          <w:szCs w:val="20"/>
        </w:rPr>
      </w:pPr>
      <m:oMathPara>
        <m:oMath>
          <m:r>
            <w:rPr>
              <w:rFonts w:ascii="Cambria Math" w:hAnsi="Cambria Math" w:cs="Cambria Math" w:hint="cs"/>
              <w:szCs w:val="20"/>
              <w:cs/>
            </w:rPr>
            <m:t>CP</m:t>
          </m:r>
          <m:sSub>
            <m:sSubPr>
              <m:ctrlPr>
                <w:rPr>
                  <w:rFonts w:ascii="Cambria Math" w:hAnsi="Cambria Math" w:cs="Arial"/>
                  <w:i/>
                  <w:szCs w:val="20"/>
                </w:rPr>
              </m:ctrlPr>
            </m:sSubPr>
            <m:e>
              <m:r>
                <w:rPr>
                  <w:rFonts w:ascii="Cambria Math" w:hAnsi="Cambria Math" w:cs="Cambria Math" w:hint="cs"/>
                  <w:szCs w:val="20"/>
                  <w:cs/>
                </w:rPr>
                <m:t>R</m:t>
              </m:r>
            </m:e>
            <m:sub>
              <m:r>
                <w:rPr>
                  <w:rFonts w:ascii="Cambria Math" w:hAnsi="Cambria Math" w:cs="Cambria Math" w:hint="cs"/>
                  <w:szCs w:val="20"/>
                  <w:cs/>
                </w:rPr>
                <m:t>t</m:t>
              </m:r>
            </m:sub>
          </m:sSub>
          <m:r>
            <w:rPr>
              <w:rFonts w:ascii="Cambria Math" w:hAnsi="Cambria Math" w:cs="Arial"/>
              <w:szCs w:val="20"/>
              <w:cs/>
            </w:rPr>
            <m:t>=</m:t>
          </m:r>
          <m:f>
            <m:fPr>
              <m:ctrlPr>
                <w:rPr>
                  <w:rFonts w:ascii="Cambria Math" w:hAnsi="Cambria Math" w:cs="Arial"/>
                  <w:i/>
                  <w:szCs w:val="20"/>
                </w:rPr>
              </m:ctrlPr>
            </m:fPr>
            <m:num>
              <m:func>
                <m:funcPr>
                  <m:ctrlPr>
                    <w:rPr>
                      <w:rFonts w:ascii="Cambria Math" w:hAnsi="Cambria Math" w:cs="Arial"/>
                      <w:i/>
                      <w:szCs w:val="20"/>
                    </w:rPr>
                  </m:ctrlPr>
                </m:funcPr>
                <m:fName>
                  <m:r>
                    <m:rPr>
                      <m:sty m:val="p"/>
                    </m:rPr>
                    <w:rPr>
                      <w:rFonts w:ascii="Cambria Math" w:hAnsi="Cambria Math" w:cs="Arial"/>
                      <w:szCs w:val="20"/>
                    </w:rPr>
                    <m:t>max</m:t>
                  </m:r>
                </m:fName>
                <m:e>
                  <m:d>
                    <m:dPr>
                      <m:ctrlPr>
                        <w:rPr>
                          <w:rFonts w:ascii="Cambria Math" w:hAnsi="Cambria Math" w:cs="Arial"/>
                          <w:i/>
                          <w:szCs w:val="20"/>
                        </w:rPr>
                      </m:ctrlPr>
                    </m:dPr>
                    <m:e>
                      <m:r>
                        <w:rPr>
                          <w:rFonts w:ascii="Cambria Math" w:hAnsi="Cambria Math" w:cs="Cambria Math" w:hint="cs"/>
                          <w:szCs w:val="20"/>
                          <w:cs/>
                        </w:rPr>
                        <m:t>ACTUAL</m:t>
                      </m:r>
                      <m:r>
                        <w:rPr>
                          <w:rFonts w:ascii="Cambria Math" w:hAnsi="Cambria Math" w:cs="Arial"/>
                          <w:szCs w:val="20"/>
                        </w:rPr>
                        <m:t>_</m:t>
                      </m:r>
                      <m:r>
                        <w:rPr>
                          <w:rFonts w:ascii="Cambria Math" w:hAnsi="Cambria Math" w:cs="Cambria Math" w:hint="cs"/>
                          <w:szCs w:val="20"/>
                          <w:cs/>
                        </w:rPr>
                        <m:t>PAYMEN</m:t>
                      </m:r>
                      <m:sSub>
                        <m:sSubPr>
                          <m:ctrlPr>
                            <w:rPr>
                              <w:rFonts w:ascii="Cambria Math" w:hAnsi="Cambria Math" w:cs="Arial"/>
                              <w:i/>
                              <w:szCs w:val="20"/>
                            </w:rPr>
                          </m:ctrlPr>
                        </m:sSubPr>
                        <m:e>
                          <m:r>
                            <w:rPr>
                              <w:rFonts w:ascii="Cambria Math" w:hAnsi="Cambria Math" w:cs="Cambria Math" w:hint="cs"/>
                              <w:szCs w:val="20"/>
                              <w:cs/>
                            </w:rPr>
                            <m:t>T</m:t>
                          </m:r>
                        </m:e>
                        <m:sub>
                          <m:r>
                            <w:rPr>
                              <w:rFonts w:ascii="Cambria Math" w:hAnsi="Cambria Math" w:cs="Cambria Math" w:hint="cs"/>
                              <w:szCs w:val="20"/>
                              <w:cs/>
                            </w:rPr>
                            <m:t>t</m:t>
                          </m:r>
                        </m:sub>
                      </m:sSub>
                      <m:r>
                        <w:rPr>
                          <w:rFonts w:ascii="Cambria Math" w:hAnsi="Cambria Math" w:cs="Arial"/>
                          <w:szCs w:val="20"/>
                          <w:cs/>
                        </w:rPr>
                        <m:t>-</m:t>
                      </m:r>
                      <m:r>
                        <w:rPr>
                          <w:rFonts w:ascii="Cambria Math" w:hAnsi="Cambria Math" w:cs="Cambria Math" w:hint="cs"/>
                          <w:szCs w:val="20"/>
                          <w:cs/>
                        </w:rPr>
                        <m:t>SCHEDULE</m:t>
                      </m:r>
                      <m:r>
                        <w:rPr>
                          <w:rFonts w:ascii="Cambria Math" w:hAnsi="Cambria Math" w:cs="Arial"/>
                          <w:szCs w:val="20"/>
                        </w:rPr>
                        <m:t>_</m:t>
                      </m:r>
                      <m:r>
                        <w:rPr>
                          <w:rFonts w:ascii="Cambria Math" w:hAnsi="Cambria Math" w:cs="Cambria Math" w:hint="cs"/>
                          <w:szCs w:val="20"/>
                          <w:cs/>
                        </w:rPr>
                        <m:t>PAYMEN</m:t>
                      </m:r>
                      <m:sSub>
                        <m:sSubPr>
                          <m:ctrlPr>
                            <w:rPr>
                              <w:rFonts w:ascii="Cambria Math" w:hAnsi="Cambria Math" w:cs="Arial"/>
                              <w:i/>
                              <w:szCs w:val="20"/>
                            </w:rPr>
                          </m:ctrlPr>
                        </m:sSubPr>
                        <m:e>
                          <m:r>
                            <w:rPr>
                              <w:rFonts w:ascii="Cambria Math" w:hAnsi="Cambria Math" w:cs="Cambria Math" w:hint="cs"/>
                              <w:szCs w:val="20"/>
                              <w:cs/>
                            </w:rPr>
                            <m:t>T</m:t>
                          </m:r>
                        </m:e>
                        <m:sub>
                          <m:r>
                            <w:rPr>
                              <w:rFonts w:ascii="Cambria Math" w:hAnsi="Cambria Math" w:cs="Cambria Math" w:hint="cs"/>
                              <w:szCs w:val="20"/>
                              <w:cs/>
                            </w:rPr>
                            <m:t>t</m:t>
                          </m:r>
                        </m:sub>
                      </m:sSub>
                      <m:r>
                        <w:rPr>
                          <w:rFonts w:ascii="Cambria Math" w:hAnsi="Cambria Math" w:cs="Arial"/>
                          <w:szCs w:val="20"/>
                        </w:rPr>
                        <m:t>,0</m:t>
                      </m:r>
                    </m:e>
                  </m:d>
                </m:e>
              </m:func>
            </m:num>
            <m:den>
              <m:r>
                <w:rPr>
                  <w:rFonts w:ascii="Cambria Math" w:hAnsi="Cambria Math" w:cs="Cambria Math" w:hint="cs"/>
                  <w:szCs w:val="20"/>
                  <w:cs/>
                </w:rPr>
                <m:t>OU</m:t>
              </m:r>
              <m:sSub>
                <m:sSubPr>
                  <m:ctrlPr>
                    <w:rPr>
                      <w:rFonts w:ascii="Cambria Math" w:hAnsi="Cambria Math" w:cs="Arial"/>
                      <w:i/>
                      <w:szCs w:val="20"/>
                    </w:rPr>
                  </m:ctrlPr>
                </m:sSubPr>
                <m:e>
                  <m:r>
                    <w:rPr>
                      <w:rFonts w:ascii="Cambria Math" w:hAnsi="Cambria Math" w:cs="Cambria Math" w:hint="cs"/>
                      <w:szCs w:val="20"/>
                      <w:cs/>
                    </w:rPr>
                    <m:t>T</m:t>
                  </m:r>
                </m:e>
                <m:sub>
                  <m:r>
                    <w:rPr>
                      <w:rFonts w:ascii="Cambria Math" w:hAnsi="Cambria Math" w:cs="Cambria Math" w:hint="cs"/>
                      <w:szCs w:val="20"/>
                      <w:cs/>
                    </w:rPr>
                    <m:t>t</m:t>
                  </m:r>
                  <m:r>
                    <w:rPr>
                      <w:rFonts w:ascii="Cambria Math" w:hAnsi="Cambria Math" w:cs="Arial"/>
                      <w:szCs w:val="20"/>
                      <w:cs/>
                    </w:rPr>
                    <m:t>-</m:t>
                  </m:r>
                  <m:r>
                    <w:rPr>
                      <w:rFonts w:ascii="Cambria Math" w:hAnsi="Cambria Math" w:cs="Arial"/>
                      <w:szCs w:val="20"/>
                    </w:rPr>
                    <m:t>1</m:t>
                  </m:r>
                </m:sub>
              </m:sSub>
            </m:den>
          </m:f>
        </m:oMath>
      </m:oMathPara>
    </w:p>
    <w:p w14:paraId="33A1F907" w14:textId="77777777" w:rsidR="006353CC" w:rsidRPr="00794E4D" w:rsidRDefault="006353CC" w:rsidP="006353CC">
      <w:pPr>
        <w:spacing w:line="259" w:lineRule="auto"/>
        <w:rPr>
          <w:rFonts w:cs="Arial"/>
          <w:szCs w:val="20"/>
        </w:rPr>
      </w:pPr>
      <w:r w:rsidRPr="00794E4D">
        <w:rPr>
          <w:rFonts w:cs="Arial"/>
          <w:szCs w:val="20"/>
        </w:rPr>
        <w:t>Where</w:t>
      </w:r>
      <w:r w:rsidRPr="00794E4D">
        <w:rPr>
          <w:rFonts w:cs="Arial"/>
          <w:szCs w:val="20"/>
        </w:rPr>
        <w:tab/>
      </w:r>
      <m:oMath>
        <m:r>
          <w:rPr>
            <w:rFonts w:ascii="Cambria Math" w:hAnsi="Cambria Math" w:cs="Cambria Math" w:hint="cs"/>
            <w:szCs w:val="20"/>
            <w:cs/>
          </w:rPr>
          <m:t>ACTUAL</m:t>
        </m:r>
        <m:r>
          <w:rPr>
            <w:rFonts w:ascii="Cambria Math" w:hAnsi="Cambria Math" w:cs="Arial"/>
            <w:szCs w:val="20"/>
          </w:rPr>
          <m:t>_</m:t>
        </m:r>
        <m:r>
          <w:rPr>
            <w:rFonts w:ascii="Cambria Math" w:hAnsi="Cambria Math" w:cs="Cambria Math" w:hint="cs"/>
            <w:szCs w:val="20"/>
            <w:cs/>
          </w:rPr>
          <m:t>PAYMEN</m:t>
        </m:r>
        <m:sSub>
          <m:sSubPr>
            <m:ctrlPr>
              <w:rPr>
                <w:rFonts w:ascii="Cambria Math" w:hAnsi="Cambria Math" w:cs="Arial"/>
                <w:i/>
                <w:szCs w:val="20"/>
              </w:rPr>
            </m:ctrlPr>
          </m:sSubPr>
          <m:e>
            <m:r>
              <w:rPr>
                <w:rFonts w:ascii="Cambria Math" w:hAnsi="Cambria Math" w:cs="Cambria Math" w:hint="cs"/>
                <w:szCs w:val="20"/>
                <w:cs/>
              </w:rPr>
              <m:t>T</m:t>
            </m:r>
          </m:e>
          <m:sub>
            <m:r>
              <w:rPr>
                <w:rFonts w:ascii="Cambria Math" w:hAnsi="Cambria Math" w:cs="Cambria Math" w:hint="cs"/>
                <w:szCs w:val="20"/>
                <w:cs/>
              </w:rPr>
              <m:t>t</m:t>
            </m:r>
          </m:sub>
        </m:sSub>
      </m:oMath>
      <w:r w:rsidRPr="00794E4D">
        <w:rPr>
          <w:rFonts w:cs="Arial"/>
          <w:szCs w:val="20"/>
        </w:rPr>
        <w:tab/>
        <w:t xml:space="preserve">is the amount of actual payment made at </w:t>
      </w:r>
      <w:proofErr w:type="gramStart"/>
      <w:r w:rsidRPr="00794E4D">
        <w:rPr>
          <w:rFonts w:cs="Arial"/>
          <w:szCs w:val="20"/>
        </w:rPr>
        <w:t>time</w:t>
      </w:r>
      <w:proofErr w:type="gramEnd"/>
      <w:r w:rsidRPr="00794E4D">
        <w:rPr>
          <w:rFonts w:cs="Arial"/>
          <w:szCs w:val="20"/>
        </w:rPr>
        <w:t xml:space="preserve"> </w:t>
      </w:r>
      <m:oMath>
        <m:r>
          <w:rPr>
            <w:rFonts w:ascii="Cambria Math" w:hAnsi="Cambria Math" w:cs="Cambria Math" w:hint="cs"/>
            <w:szCs w:val="20"/>
            <w:cs/>
          </w:rPr>
          <m:t>t</m:t>
        </m:r>
      </m:oMath>
    </w:p>
    <w:p w14:paraId="67DB535D" w14:textId="77777777" w:rsidR="006353CC" w:rsidRPr="00794E4D" w:rsidRDefault="006353CC" w:rsidP="006353CC">
      <w:pPr>
        <w:spacing w:line="259" w:lineRule="auto"/>
        <w:rPr>
          <w:rFonts w:cs="Arial"/>
          <w:szCs w:val="20"/>
        </w:rPr>
      </w:pPr>
      <w:r w:rsidRPr="00794E4D">
        <w:rPr>
          <w:rFonts w:cs="Arial"/>
          <w:szCs w:val="20"/>
        </w:rPr>
        <w:tab/>
      </w:r>
      <m:oMath>
        <m:r>
          <w:rPr>
            <w:rFonts w:ascii="Cambria Math" w:hAnsi="Cambria Math" w:cs="Cambria Math" w:hint="cs"/>
            <w:szCs w:val="20"/>
            <w:cs/>
          </w:rPr>
          <m:t>SCHEDULE</m:t>
        </m:r>
        <m:r>
          <w:rPr>
            <w:rFonts w:ascii="Cambria Math" w:hAnsi="Cambria Math" w:cs="Arial"/>
            <w:szCs w:val="20"/>
          </w:rPr>
          <m:t>_</m:t>
        </m:r>
        <m:r>
          <w:rPr>
            <w:rFonts w:ascii="Cambria Math" w:hAnsi="Cambria Math" w:cs="Cambria Math" w:hint="cs"/>
            <w:szCs w:val="20"/>
            <w:cs/>
          </w:rPr>
          <m:t>PAYMEN</m:t>
        </m:r>
        <m:sSub>
          <m:sSubPr>
            <m:ctrlPr>
              <w:rPr>
                <w:rFonts w:ascii="Cambria Math" w:hAnsi="Cambria Math" w:cs="Arial"/>
                <w:i/>
                <w:szCs w:val="20"/>
              </w:rPr>
            </m:ctrlPr>
          </m:sSubPr>
          <m:e>
            <m:r>
              <w:rPr>
                <w:rFonts w:ascii="Cambria Math" w:hAnsi="Cambria Math" w:cs="Cambria Math" w:hint="cs"/>
                <w:szCs w:val="20"/>
                <w:cs/>
              </w:rPr>
              <m:t>T</m:t>
            </m:r>
          </m:e>
          <m:sub>
            <m:r>
              <w:rPr>
                <w:rFonts w:ascii="Cambria Math" w:hAnsi="Cambria Math" w:cs="Cambria Math" w:hint="cs"/>
                <w:szCs w:val="20"/>
                <w:cs/>
              </w:rPr>
              <m:t>t</m:t>
            </m:r>
          </m:sub>
        </m:sSub>
      </m:oMath>
      <w:r w:rsidRPr="00794E4D">
        <w:rPr>
          <w:rFonts w:cs="Arial"/>
          <w:szCs w:val="20"/>
        </w:rPr>
        <w:tab/>
      </w:r>
      <w:proofErr w:type="gramStart"/>
      <w:r w:rsidRPr="00794E4D">
        <w:rPr>
          <w:rFonts w:cs="Arial"/>
          <w:szCs w:val="20"/>
        </w:rPr>
        <w:t>is</w:t>
      </w:r>
      <w:proofErr w:type="gramEnd"/>
      <w:r w:rsidRPr="00794E4D">
        <w:rPr>
          <w:rFonts w:cs="Arial"/>
          <w:szCs w:val="20"/>
        </w:rPr>
        <w:t xml:space="preserve"> the amount scheduled to be paid at time </w:t>
      </w:r>
      <m:oMath>
        <m:r>
          <w:rPr>
            <w:rFonts w:ascii="Cambria Math" w:hAnsi="Cambria Math" w:cs="Cambria Math" w:hint="cs"/>
            <w:szCs w:val="20"/>
            <w:cs/>
          </w:rPr>
          <m:t>t</m:t>
        </m:r>
      </m:oMath>
    </w:p>
    <w:p w14:paraId="641A151D" w14:textId="77777777" w:rsidR="006353CC" w:rsidRPr="00794E4D" w:rsidRDefault="006353CC" w:rsidP="006353CC">
      <w:pPr>
        <w:spacing w:line="259" w:lineRule="auto"/>
        <w:ind w:firstLine="720"/>
        <w:rPr>
          <w:rFonts w:cs="Arial"/>
          <w:szCs w:val="20"/>
        </w:rPr>
      </w:pPr>
      <m:oMath>
        <m:r>
          <w:rPr>
            <w:rFonts w:ascii="Cambria Math" w:hAnsi="Cambria Math" w:cs="Cambria Math" w:hint="cs"/>
            <w:szCs w:val="20"/>
            <w:cs/>
          </w:rPr>
          <m:t>OU</m:t>
        </m:r>
        <m:sSub>
          <m:sSubPr>
            <m:ctrlPr>
              <w:rPr>
                <w:rFonts w:ascii="Cambria Math" w:hAnsi="Cambria Math" w:cs="Arial"/>
                <w:i/>
                <w:szCs w:val="20"/>
              </w:rPr>
            </m:ctrlPr>
          </m:sSubPr>
          <m:e>
            <m:r>
              <w:rPr>
                <w:rFonts w:ascii="Cambria Math" w:hAnsi="Cambria Math" w:cs="Cambria Math" w:hint="cs"/>
                <w:szCs w:val="20"/>
                <w:cs/>
              </w:rPr>
              <m:t>T</m:t>
            </m:r>
          </m:e>
          <m:sub>
            <m:r>
              <w:rPr>
                <w:rFonts w:ascii="Cambria Math" w:hAnsi="Cambria Math" w:cs="Cambria Math" w:hint="cs"/>
                <w:szCs w:val="20"/>
                <w:cs/>
              </w:rPr>
              <m:t>t</m:t>
            </m:r>
            <m:r>
              <w:rPr>
                <w:rFonts w:ascii="Cambria Math" w:hAnsi="Cambria Math" w:cs="Arial"/>
                <w:szCs w:val="20"/>
                <w:cs/>
              </w:rPr>
              <m:t>-</m:t>
            </m:r>
            <m:r>
              <w:rPr>
                <w:rFonts w:ascii="Cambria Math" w:hAnsi="Cambria Math" w:cs="Arial"/>
                <w:szCs w:val="20"/>
              </w:rPr>
              <m:t>1</m:t>
            </m:r>
          </m:sub>
        </m:sSub>
      </m:oMath>
      <w:r w:rsidRPr="00794E4D">
        <w:rPr>
          <w:rFonts w:cs="Arial"/>
          <w:szCs w:val="20"/>
        </w:rPr>
        <w:tab/>
      </w:r>
      <w:r w:rsidRPr="00794E4D">
        <w:rPr>
          <w:rFonts w:cs="Arial"/>
          <w:szCs w:val="20"/>
        </w:rPr>
        <w:tab/>
      </w:r>
      <w:r w:rsidRPr="00794E4D">
        <w:rPr>
          <w:rFonts w:cs="Arial"/>
          <w:szCs w:val="20"/>
        </w:rPr>
        <w:tab/>
      </w:r>
      <w:proofErr w:type="gramStart"/>
      <w:r w:rsidRPr="00794E4D">
        <w:rPr>
          <w:rFonts w:cs="Arial"/>
          <w:szCs w:val="20"/>
        </w:rPr>
        <w:t>is</w:t>
      </w:r>
      <w:proofErr w:type="gramEnd"/>
      <w:r w:rsidRPr="00794E4D">
        <w:rPr>
          <w:rFonts w:cs="Arial"/>
          <w:szCs w:val="20"/>
        </w:rPr>
        <w:t xml:space="preserve"> the beginning of the period outstanding at time </w:t>
      </w:r>
      <m:oMath>
        <m:r>
          <w:rPr>
            <w:rFonts w:ascii="Cambria Math" w:hAnsi="Cambria Math" w:cs="Cambria Math" w:hint="cs"/>
            <w:szCs w:val="20"/>
            <w:cs/>
          </w:rPr>
          <m:t>t</m:t>
        </m:r>
      </m:oMath>
    </w:p>
    <w:p w14:paraId="57A8DCD0" w14:textId="77777777" w:rsidR="006353CC" w:rsidRPr="00794E4D" w:rsidRDefault="006353CC" w:rsidP="006353CC">
      <w:pPr>
        <w:spacing w:line="259" w:lineRule="auto"/>
        <w:ind w:firstLine="720"/>
        <w:rPr>
          <w:rFonts w:cs="Arial"/>
          <w:szCs w:val="20"/>
        </w:rPr>
      </w:pPr>
      <w:r w:rsidRPr="00794E4D">
        <w:rPr>
          <w:rFonts w:cs="Arial"/>
          <w:szCs w:val="20"/>
        </w:rPr>
        <w:tab/>
      </w:r>
      <w:r w:rsidRPr="00794E4D">
        <w:rPr>
          <w:rFonts w:cs="Arial"/>
          <w:szCs w:val="20"/>
        </w:rPr>
        <w:tab/>
      </w:r>
      <w:r w:rsidRPr="00794E4D">
        <w:rPr>
          <w:rFonts w:cs="Arial"/>
          <w:szCs w:val="20"/>
        </w:rPr>
        <w:tab/>
      </w:r>
      <w:r w:rsidRPr="00794E4D">
        <w:rPr>
          <w:rFonts w:cs="Arial"/>
          <w:szCs w:val="20"/>
          <w:cs/>
        </w:rPr>
        <w:t>(</w:t>
      </w:r>
      <w:r w:rsidRPr="00794E4D">
        <w:rPr>
          <w:rFonts w:cs="Arial"/>
          <w:szCs w:val="20"/>
        </w:rPr>
        <w:t>which essentially equals to end</w:t>
      </w:r>
      <w:r w:rsidRPr="00794E4D">
        <w:rPr>
          <w:rFonts w:cs="Arial"/>
          <w:szCs w:val="20"/>
          <w:cs/>
        </w:rPr>
        <w:t>-</w:t>
      </w:r>
      <w:r w:rsidRPr="00794E4D">
        <w:rPr>
          <w:rFonts w:cs="Arial"/>
          <w:szCs w:val="20"/>
        </w:rPr>
        <w:t>of</w:t>
      </w:r>
      <w:r w:rsidRPr="00794E4D">
        <w:rPr>
          <w:rFonts w:cs="Arial"/>
          <w:szCs w:val="20"/>
          <w:cs/>
        </w:rPr>
        <w:t>-</w:t>
      </w:r>
      <w:r w:rsidRPr="00794E4D">
        <w:rPr>
          <w:rFonts w:cs="Arial"/>
          <w:szCs w:val="20"/>
        </w:rPr>
        <w:t xml:space="preserve">period outstanding at time </w:t>
      </w:r>
      <m:oMath>
        <m:r>
          <w:rPr>
            <w:rFonts w:ascii="Cambria Math" w:hAnsi="Cambria Math" w:cs="Cambria Math" w:hint="cs"/>
            <w:szCs w:val="20"/>
            <w:cs/>
          </w:rPr>
          <m:t>t</m:t>
        </m:r>
        <m:r>
          <w:rPr>
            <w:rFonts w:ascii="Cambria Math" w:hAnsi="Cambria Math" w:cs="Arial"/>
            <w:szCs w:val="20"/>
            <w:cs/>
          </w:rPr>
          <m:t>-</m:t>
        </m:r>
        <m:r>
          <w:rPr>
            <w:rFonts w:ascii="Cambria Math" w:hAnsi="Cambria Math" w:cs="Arial"/>
            <w:szCs w:val="20"/>
          </w:rPr>
          <m:t>1</m:t>
        </m:r>
      </m:oMath>
      <w:r w:rsidRPr="00794E4D">
        <w:rPr>
          <w:rFonts w:cs="Arial"/>
          <w:szCs w:val="20"/>
          <w:cs/>
        </w:rPr>
        <w:t>)</w:t>
      </w:r>
    </w:p>
    <w:p w14:paraId="042C0B41" w14:textId="77777777" w:rsidR="009E5ED1" w:rsidRDefault="009E5ED1" w:rsidP="006353CC">
      <w:pPr>
        <w:rPr>
          <w:rFonts w:cs="Arial"/>
        </w:rPr>
      </w:pPr>
    </w:p>
    <w:p w14:paraId="28B88179" w14:textId="77777777" w:rsidR="006353CC" w:rsidRPr="00794E4D" w:rsidRDefault="006353CC" w:rsidP="006353CC">
      <w:pPr>
        <w:rPr>
          <w:rFonts w:cs="Arial"/>
          <w:szCs w:val="20"/>
        </w:rPr>
      </w:pPr>
      <w:r w:rsidRPr="00794E4D">
        <w:rPr>
          <w:rFonts w:cs="Arial"/>
        </w:rPr>
        <w:t>All K</w:t>
      </w:r>
      <w:r w:rsidRPr="00794E4D">
        <w:rPr>
          <w:rFonts w:cs="Arial"/>
          <w:szCs w:val="22"/>
          <w:cs/>
        </w:rPr>
        <w:t>-</w:t>
      </w:r>
      <w:r w:rsidRPr="00794E4D">
        <w:rPr>
          <w:rFonts w:cs="Arial"/>
        </w:rPr>
        <w:t>Leasing loan products</w:t>
      </w:r>
      <w:r w:rsidRPr="00794E4D">
        <w:rPr>
          <w:rFonts w:cs="Arial"/>
          <w:szCs w:val="22"/>
          <w:cs/>
        </w:rPr>
        <w:t xml:space="preserve"> </w:t>
      </w:r>
      <w:r w:rsidRPr="00794E4D">
        <w:rPr>
          <w:rFonts w:cs="Arial"/>
        </w:rPr>
        <w:t xml:space="preserve">are term loan product so </w:t>
      </w:r>
      <w:proofErr w:type="gramStart"/>
      <w:r w:rsidRPr="00794E4D">
        <w:rPr>
          <w:rFonts w:cs="Arial"/>
        </w:rPr>
        <w:t xml:space="preserve">exposure at default </w:t>
      </w:r>
      <w:r w:rsidRPr="00794E4D">
        <w:rPr>
          <w:rFonts w:cs="Arial"/>
          <w:szCs w:val="22"/>
          <w:cs/>
        </w:rPr>
        <w:t>(</w:t>
      </w:r>
      <w:r w:rsidRPr="00794E4D">
        <w:rPr>
          <w:rFonts w:cs="Arial"/>
        </w:rPr>
        <w:t>EAD</w:t>
      </w:r>
      <w:r w:rsidRPr="00794E4D">
        <w:rPr>
          <w:rFonts w:cs="Arial"/>
          <w:szCs w:val="22"/>
          <w:cs/>
        </w:rPr>
        <w:t xml:space="preserve">) </w:t>
      </w:r>
      <w:r w:rsidRPr="00794E4D">
        <w:rPr>
          <w:rFonts w:cs="Arial"/>
        </w:rPr>
        <w:t>are</w:t>
      </w:r>
      <w:proofErr w:type="gramEnd"/>
      <w:r w:rsidRPr="00794E4D">
        <w:rPr>
          <w:rFonts w:cs="Arial"/>
        </w:rPr>
        <w:t xml:space="preserve"> related to term structure and prepayment rate</w:t>
      </w:r>
      <w:r w:rsidRPr="00794E4D">
        <w:rPr>
          <w:rFonts w:cs="Arial"/>
          <w:szCs w:val="22"/>
          <w:cs/>
        </w:rPr>
        <w:t xml:space="preserve">. </w:t>
      </w:r>
      <w:r w:rsidRPr="00794E4D">
        <w:rPr>
          <w:rFonts w:cs="Arial"/>
        </w:rPr>
        <w:t>EAD for term loan products is express as a result of combining outstanding by term structure with prepayment rate but as</w:t>
      </w:r>
      <w:r w:rsidRPr="00794E4D">
        <w:rPr>
          <w:rFonts w:cs="Arial"/>
          <w:szCs w:val="22"/>
          <w:cs/>
        </w:rPr>
        <w:t xml:space="preserve"> </w:t>
      </w:r>
      <w:r w:rsidRPr="00794E4D">
        <w:rPr>
          <w:rFonts w:cs="Arial"/>
        </w:rPr>
        <w:t>nature of auto loan is charged at a fixed rate of interest which the interest will remain fixed during the tenure of the loan</w:t>
      </w:r>
      <w:r w:rsidRPr="00794E4D">
        <w:rPr>
          <w:rFonts w:cs="Arial"/>
          <w:szCs w:val="22"/>
          <w:cs/>
        </w:rPr>
        <w:t xml:space="preserve">. </w:t>
      </w:r>
      <w:r w:rsidRPr="00794E4D">
        <w:rPr>
          <w:rFonts w:cs="Arial"/>
        </w:rPr>
        <w:t xml:space="preserve">Therefore, borrowers may not pay off the loan before the contractual maturity leading to no partial prepayment model </w:t>
      </w:r>
      <w:r w:rsidRPr="00794E4D">
        <w:rPr>
          <w:rFonts w:cs="Arial"/>
          <w:szCs w:val="22"/>
          <w:cs/>
        </w:rPr>
        <w:t>(%</w:t>
      </w:r>
      <w:r w:rsidRPr="00794E4D">
        <w:rPr>
          <w:rFonts w:cs="Arial"/>
        </w:rPr>
        <w:t>CPR</w:t>
      </w:r>
      <w:r w:rsidRPr="00794E4D">
        <w:rPr>
          <w:rFonts w:cs="Arial"/>
          <w:szCs w:val="22"/>
          <w:cs/>
        </w:rPr>
        <w:t>=</w:t>
      </w:r>
      <w:r w:rsidRPr="00794E4D">
        <w:rPr>
          <w:rFonts w:cs="Arial"/>
        </w:rPr>
        <w:t>0</w:t>
      </w:r>
      <w:r w:rsidRPr="00794E4D">
        <w:rPr>
          <w:rFonts w:cs="Arial"/>
          <w:szCs w:val="22"/>
          <w:cs/>
        </w:rPr>
        <w:t xml:space="preserve">). </w:t>
      </w:r>
      <w:r w:rsidRPr="00794E4D">
        <w:rPr>
          <w:rFonts w:cs="Arial"/>
        </w:rPr>
        <w:t>Then, EAD for loan with fixed rate is equal to the contractual outstanding</w:t>
      </w:r>
      <w:r w:rsidRPr="00794E4D">
        <w:rPr>
          <w:rFonts w:cs="Arial"/>
          <w:szCs w:val="22"/>
          <w:cs/>
        </w:rPr>
        <w:t xml:space="preserve">. </w:t>
      </w:r>
      <w:r w:rsidRPr="00794E4D">
        <w:rPr>
          <w:rFonts w:cs="Arial"/>
        </w:rPr>
        <w:t>As well as Consumer Loan, there is no partial prepayment model and as a result, EAD will be equal to the contractual outstanding</w:t>
      </w:r>
      <w:r w:rsidRPr="00794E4D">
        <w:rPr>
          <w:rFonts w:cs="Arial"/>
          <w:szCs w:val="22"/>
          <w:cs/>
        </w:rPr>
        <w:t>.</w:t>
      </w:r>
    </w:p>
    <w:p w14:paraId="494BD606" w14:textId="77777777" w:rsidR="006353CC" w:rsidRPr="00794E4D" w:rsidRDefault="006353CC" w:rsidP="006353CC">
      <w:pPr>
        <w:rPr>
          <w:rFonts w:cs="Arial"/>
        </w:rPr>
      </w:pPr>
    </w:p>
    <w:p w14:paraId="7D5E8090" w14:textId="77777777" w:rsidR="00B55F1D" w:rsidRPr="00794E4D" w:rsidRDefault="00B55F1D" w:rsidP="006353CC">
      <w:pPr>
        <w:rPr>
          <w:rFonts w:cs="Arial"/>
        </w:rPr>
      </w:pPr>
    </w:p>
    <w:p w14:paraId="2D771318" w14:textId="77777777" w:rsidR="00B55F1D" w:rsidRPr="00794E4D" w:rsidRDefault="00B55F1D" w:rsidP="006353CC">
      <w:pPr>
        <w:rPr>
          <w:rFonts w:cs="Arial"/>
        </w:rPr>
      </w:pPr>
    </w:p>
    <w:p w14:paraId="4C244015" w14:textId="77777777" w:rsidR="009E5ED1" w:rsidRDefault="009E5ED1">
      <w:pPr>
        <w:spacing w:line="259" w:lineRule="auto"/>
        <w:jc w:val="left"/>
        <w:rPr>
          <w:rFonts w:cs="Arial"/>
          <w:b/>
          <w:sz w:val="28"/>
          <w:szCs w:val="22"/>
        </w:rPr>
      </w:pPr>
      <w:r>
        <w:rPr>
          <w:rFonts w:cs="Arial"/>
        </w:rPr>
        <w:br w:type="page"/>
      </w:r>
    </w:p>
    <w:p w14:paraId="25BB4098" w14:textId="77777777" w:rsidR="00AA3391" w:rsidRPr="00794E4D" w:rsidRDefault="00AA3391" w:rsidP="00AA3391">
      <w:pPr>
        <w:pStyle w:val="Heading2"/>
        <w:numPr>
          <w:ilvl w:val="1"/>
          <w:numId w:val="2"/>
        </w:numPr>
        <w:rPr>
          <w:rFonts w:cs="Arial"/>
        </w:rPr>
      </w:pPr>
      <w:r w:rsidRPr="00794E4D">
        <w:rPr>
          <w:rFonts w:cs="Arial"/>
        </w:rPr>
        <w:lastRenderedPageBreak/>
        <w:t>Scope</w:t>
      </w:r>
    </w:p>
    <w:p w14:paraId="1BA9CE54" w14:textId="77777777" w:rsidR="00971D38" w:rsidRPr="00794E4D" w:rsidRDefault="00971D38" w:rsidP="006353CC">
      <w:pPr>
        <w:rPr>
          <w:rFonts w:cs="Arial"/>
        </w:rPr>
      </w:pPr>
      <w:r w:rsidRPr="00794E4D">
        <w:rPr>
          <w:rFonts w:cs="Arial"/>
        </w:rPr>
        <w:t xml:space="preserve">Exposure at Default </w:t>
      </w:r>
      <w:r w:rsidRPr="00794E4D">
        <w:rPr>
          <w:rFonts w:cs="Arial"/>
          <w:szCs w:val="22"/>
          <w:cs/>
        </w:rPr>
        <w:t>(</w:t>
      </w:r>
      <w:r w:rsidRPr="00794E4D">
        <w:rPr>
          <w:rFonts w:cs="Arial"/>
        </w:rPr>
        <w:t>EAD</w:t>
      </w:r>
      <w:r w:rsidRPr="00794E4D">
        <w:rPr>
          <w:rFonts w:cs="Arial"/>
          <w:szCs w:val="22"/>
          <w:cs/>
        </w:rPr>
        <w:t xml:space="preserve">) </w:t>
      </w:r>
      <w:r w:rsidRPr="00794E4D">
        <w:rPr>
          <w:rFonts w:cs="Arial"/>
        </w:rPr>
        <w:t>is defined as expected outstanding balance at the time of default</w:t>
      </w:r>
      <w:r w:rsidRPr="00794E4D">
        <w:rPr>
          <w:rFonts w:cs="Arial"/>
          <w:szCs w:val="22"/>
          <w:cs/>
        </w:rPr>
        <w:t xml:space="preserve">. </w:t>
      </w:r>
      <w:r w:rsidRPr="00794E4D">
        <w:rPr>
          <w:rFonts w:cs="Arial"/>
        </w:rPr>
        <w:t xml:space="preserve">It is one of the major components in credit risk analytics, especially expected loss </w:t>
      </w:r>
      <w:r w:rsidRPr="00794E4D">
        <w:rPr>
          <w:rFonts w:cs="Arial"/>
          <w:szCs w:val="22"/>
          <w:cs/>
        </w:rPr>
        <w:t>(</w:t>
      </w:r>
      <w:r w:rsidRPr="00794E4D">
        <w:rPr>
          <w:rFonts w:cs="Arial"/>
        </w:rPr>
        <w:t>EL</w:t>
      </w:r>
      <w:r w:rsidRPr="00794E4D">
        <w:rPr>
          <w:rFonts w:cs="Arial"/>
          <w:szCs w:val="22"/>
          <w:cs/>
        </w:rPr>
        <w:t xml:space="preserve">). </w:t>
      </w:r>
      <w:r w:rsidRPr="00794E4D">
        <w:rPr>
          <w:rFonts w:cs="Arial"/>
        </w:rPr>
        <w:t xml:space="preserve">Along with Probability of Default </w:t>
      </w:r>
      <w:r w:rsidRPr="00794E4D">
        <w:rPr>
          <w:rFonts w:cs="Arial"/>
          <w:szCs w:val="22"/>
          <w:cs/>
        </w:rPr>
        <w:t>(</w:t>
      </w:r>
      <w:r w:rsidRPr="00794E4D">
        <w:rPr>
          <w:rFonts w:cs="Arial"/>
        </w:rPr>
        <w:t>PD</w:t>
      </w:r>
      <w:r w:rsidRPr="00794E4D">
        <w:rPr>
          <w:rFonts w:cs="Arial"/>
          <w:szCs w:val="22"/>
          <w:cs/>
        </w:rPr>
        <w:t xml:space="preserve">) </w:t>
      </w:r>
      <w:r w:rsidRPr="00794E4D">
        <w:rPr>
          <w:rFonts w:cs="Arial"/>
        </w:rPr>
        <w:t xml:space="preserve">and Loss Given Default </w:t>
      </w:r>
      <w:r w:rsidRPr="00794E4D">
        <w:rPr>
          <w:rFonts w:cs="Arial"/>
          <w:szCs w:val="22"/>
          <w:cs/>
        </w:rPr>
        <w:t>(</w:t>
      </w:r>
      <w:r w:rsidRPr="00794E4D">
        <w:rPr>
          <w:rFonts w:cs="Arial"/>
        </w:rPr>
        <w:t>LGD</w:t>
      </w:r>
      <w:r w:rsidRPr="00794E4D">
        <w:rPr>
          <w:rFonts w:cs="Arial"/>
          <w:szCs w:val="22"/>
          <w:cs/>
        </w:rPr>
        <w:t>)</w:t>
      </w:r>
      <w:r w:rsidRPr="00794E4D">
        <w:rPr>
          <w:rFonts w:cs="Arial"/>
        </w:rPr>
        <w:t>, EAD is used to calculate EL and capital of the bank expressed as PD x EAD x LGD</w:t>
      </w:r>
      <w:r w:rsidRPr="00794E4D">
        <w:rPr>
          <w:rFonts w:cs="Arial"/>
          <w:szCs w:val="22"/>
          <w:cs/>
        </w:rPr>
        <w:t xml:space="preserve">. </w:t>
      </w:r>
    </w:p>
    <w:p w14:paraId="5C5D2E73" w14:textId="77777777" w:rsidR="00971D38" w:rsidRPr="00794E4D" w:rsidRDefault="00971D38" w:rsidP="006353CC">
      <w:pPr>
        <w:rPr>
          <w:rFonts w:cs="Arial"/>
          <w:b/>
        </w:rPr>
      </w:pPr>
      <w:r w:rsidRPr="00794E4D">
        <w:rPr>
          <w:rFonts w:cs="Arial"/>
        </w:rPr>
        <w:t>Based on nature of the</w:t>
      </w:r>
      <w:r w:rsidRPr="00794E4D">
        <w:rPr>
          <w:rFonts w:cs="Arial"/>
          <w:b/>
          <w:bCs/>
          <w:szCs w:val="22"/>
          <w:cs/>
        </w:rPr>
        <w:t xml:space="preserve"> </w:t>
      </w:r>
      <w:r w:rsidRPr="00794E4D">
        <w:rPr>
          <w:rFonts w:cs="Arial"/>
          <w:bCs/>
        </w:rPr>
        <w:t>KBank’s products, modeler</w:t>
      </w:r>
      <w:r w:rsidRPr="00794E4D">
        <w:rPr>
          <w:rFonts w:cs="Arial"/>
        </w:rPr>
        <w:t xml:space="preserve"> discriminate them into 2 product types which are Term Loan and Revolving Loan</w:t>
      </w:r>
      <w:r w:rsidRPr="00794E4D">
        <w:rPr>
          <w:rFonts w:cs="Arial"/>
          <w:szCs w:val="22"/>
          <w:cs/>
        </w:rPr>
        <w:t xml:space="preserve">. </w:t>
      </w:r>
      <w:r w:rsidRPr="00794E4D">
        <w:rPr>
          <w:rFonts w:cs="Arial"/>
        </w:rPr>
        <w:t>For Retail Credit products, term loan is consisting of Housing Loan, Staff Loan, Other Secured Loan and K</w:t>
      </w:r>
      <w:r w:rsidRPr="00794E4D">
        <w:rPr>
          <w:rFonts w:cs="Arial"/>
          <w:szCs w:val="22"/>
          <w:cs/>
        </w:rPr>
        <w:t>-</w:t>
      </w:r>
      <w:r w:rsidRPr="00794E4D">
        <w:rPr>
          <w:rFonts w:cs="Arial"/>
        </w:rPr>
        <w:t>Leasing</w:t>
      </w:r>
      <w:r w:rsidRPr="00794E4D">
        <w:rPr>
          <w:rFonts w:cs="Arial"/>
          <w:szCs w:val="22"/>
          <w:cs/>
        </w:rPr>
        <w:t xml:space="preserve">. </w:t>
      </w:r>
      <w:r w:rsidRPr="00794E4D">
        <w:rPr>
          <w:rFonts w:cs="Arial"/>
        </w:rPr>
        <w:t>EAD</w:t>
      </w:r>
      <w:r w:rsidRPr="00794E4D">
        <w:rPr>
          <w:rFonts w:cs="Arial"/>
          <w:szCs w:val="22"/>
          <w:cs/>
        </w:rPr>
        <w:t>-</w:t>
      </w:r>
      <w:r w:rsidRPr="00794E4D">
        <w:rPr>
          <w:rFonts w:cs="Arial"/>
        </w:rPr>
        <w:t>TFRS9 model will be segmented based on Term Loan and Revolving Loan as shown in Figure</w:t>
      </w:r>
      <w:r w:rsidR="0014748F" w:rsidRPr="00794E4D">
        <w:rPr>
          <w:rFonts w:cs="Arial"/>
          <w:szCs w:val="22"/>
          <w:cs/>
        </w:rPr>
        <w:t xml:space="preserve"> </w:t>
      </w:r>
      <w:r w:rsidR="00251C86" w:rsidRPr="00794E4D">
        <w:rPr>
          <w:rFonts w:cs="Arial"/>
        </w:rPr>
        <w:t>6</w:t>
      </w:r>
      <w:r w:rsidRPr="00794E4D">
        <w:rPr>
          <w:rFonts w:cs="Arial"/>
        </w:rPr>
        <w:t xml:space="preserve"> below</w:t>
      </w:r>
      <w:r w:rsidRPr="00794E4D">
        <w:rPr>
          <w:rFonts w:cs="Arial"/>
          <w:szCs w:val="22"/>
          <w:cs/>
        </w:rPr>
        <w:t xml:space="preserve">. </w:t>
      </w:r>
      <w:r w:rsidRPr="00794E4D">
        <w:rPr>
          <w:rFonts w:cs="Arial"/>
        </w:rPr>
        <w:t>The first one is model for loan products and the other one is model for revolving products</w:t>
      </w:r>
    </w:p>
    <w:p w14:paraId="7DCBEBFB" w14:textId="77777777" w:rsidR="00971D38" w:rsidRPr="00794E4D" w:rsidRDefault="00971D38" w:rsidP="00971D38">
      <w:pPr>
        <w:spacing w:after="120" w:line="276" w:lineRule="auto"/>
        <w:ind w:left="360" w:firstLine="491"/>
        <w:jc w:val="thaiDistribute"/>
        <w:rPr>
          <w:rFonts w:cs="Arial"/>
          <w:sz w:val="20"/>
        </w:rPr>
      </w:pPr>
    </w:p>
    <w:p w14:paraId="13290634" w14:textId="77777777" w:rsidR="00971D38" w:rsidRPr="00794E4D" w:rsidRDefault="00971D38" w:rsidP="00971D38">
      <w:pPr>
        <w:spacing w:after="120" w:line="276" w:lineRule="auto"/>
        <w:ind w:left="360" w:firstLine="491"/>
        <w:jc w:val="thaiDistribute"/>
        <w:rPr>
          <w:rFonts w:cs="Arial"/>
          <w:sz w:val="20"/>
        </w:rPr>
      </w:pPr>
      <w:r w:rsidRPr="00794E4D">
        <w:rPr>
          <w:rFonts w:cs="Arial"/>
          <w:noProof/>
          <w:sz w:val="20"/>
        </w:rPr>
        <mc:AlternateContent>
          <mc:Choice Requires="wps">
            <w:drawing>
              <wp:anchor distT="0" distB="0" distL="114300" distR="114300" simplePos="0" relativeHeight="251659264" behindDoc="0" locked="0" layoutInCell="1" allowOverlap="1" wp14:anchorId="57287C90" wp14:editId="473F8FA8">
                <wp:simplePos x="0" y="0"/>
                <wp:positionH relativeFrom="column">
                  <wp:posOffset>665683</wp:posOffset>
                </wp:positionH>
                <wp:positionV relativeFrom="paragraph">
                  <wp:posOffset>75413</wp:posOffset>
                </wp:positionV>
                <wp:extent cx="4513479" cy="321868"/>
                <wp:effectExtent l="0" t="0" r="20955" b="21590"/>
                <wp:wrapNone/>
                <wp:docPr id="1" name="Rounded Rectangle 1"/>
                <wp:cNvGraphicFramePr/>
                <a:graphic xmlns:a="http://schemas.openxmlformats.org/drawingml/2006/main">
                  <a:graphicData uri="http://schemas.microsoft.com/office/word/2010/wordprocessingShape">
                    <wps:wsp>
                      <wps:cNvSpPr/>
                      <wps:spPr>
                        <a:xfrm>
                          <a:off x="0" y="0"/>
                          <a:ext cx="4513479" cy="32186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52FF5E" w14:textId="77777777" w:rsidR="00CC7D55" w:rsidRPr="00A57E34" w:rsidRDefault="00CC7D55" w:rsidP="00971D38">
                            <w:pPr>
                              <w:rPr>
                                <w:rFonts w:cs="Arial"/>
                                <w:b/>
                                <w:bCs/>
                              </w:rPr>
                            </w:pPr>
                            <w:r w:rsidRPr="00A57E34">
                              <w:rPr>
                                <w:rFonts w:cs="Arial"/>
                                <w:b/>
                                <w:bCs/>
                              </w:rPr>
                              <w:t>Retail 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1" o:spid="_x0000_s1027" style="position:absolute;left:0;text-align:left;margin-left:52.4pt;margin-top:5.95pt;width:355.4pt;height:25.3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" fillcolor="#5b9bd5 [3204]" strokecolor="#1f4d78 [1604]" strokeweight="1pt">
                <v:stroke joinstyle="miter"/>
                <v:textbox>
                  <w:txbxContent>
                    <w:p w14:paraId="6552FF5E" w14:textId="77777777" w:rsidR="00CC7D55" w:rsidRPr="00A57E34" w:rsidRDefault="00CC7D55" w:rsidP="00971D38">
                      <w:pPr>
                        <w:rPr>
                          <w:rFonts w:cs="Arial"/>
                          <w:b/>
                          <w:bCs/>
                        </w:rPr>
                      </w:pPr>
                      <w:r w:rsidRPr="00A57E34">
                        <w:rPr>
                          <w:rFonts w:cs="Arial"/>
                          <w:b/>
                          <w:bCs/>
                        </w:rPr>
                        <w:t>Retail Product</w:t>
                      </w:r>
                    </w:p>
                  </w:txbxContent>
                </v:textbox>
              </v:roundrect>
            </w:pict>
          </mc:Fallback>
        </mc:AlternateContent>
      </w:r>
    </w:p>
    <w:p w14:paraId="27DFC2D9" w14:textId="77777777" w:rsidR="00971D38" w:rsidRPr="00794E4D" w:rsidRDefault="00971D38" w:rsidP="00971D38">
      <w:pPr>
        <w:spacing w:after="120" w:line="276" w:lineRule="auto"/>
        <w:ind w:left="360" w:firstLine="491"/>
        <w:jc w:val="thaiDistribute"/>
        <w:rPr>
          <w:rFonts w:cs="Arial"/>
          <w:sz w:val="20"/>
        </w:rPr>
      </w:pPr>
      <w:r w:rsidRPr="00794E4D">
        <w:rPr>
          <w:rFonts w:cs="Arial"/>
          <w:noProof/>
          <w:sz w:val="20"/>
        </w:rPr>
        <mc:AlternateContent>
          <mc:Choice Requires="wps">
            <w:drawing>
              <wp:anchor distT="0" distB="0" distL="114300" distR="114300" simplePos="0" relativeHeight="251661312" behindDoc="0" locked="0" layoutInCell="1" allowOverlap="1" wp14:anchorId="6C76F6B9" wp14:editId="2AE3F71E">
                <wp:simplePos x="0" y="0"/>
                <wp:positionH relativeFrom="column">
                  <wp:posOffset>3035300</wp:posOffset>
                </wp:positionH>
                <wp:positionV relativeFrom="paragraph">
                  <wp:posOffset>196215</wp:posOffset>
                </wp:positionV>
                <wp:extent cx="2141855" cy="328930"/>
                <wp:effectExtent l="0" t="0" r="10795" b="13970"/>
                <wp:wrapNone/>
                <wp:docPr id="3" name="Rounded Rectangle 3"/>
                <wp:cNvGraphicFramePr/>
                <a:graphic xmlns:a="http://schemas.openxmlformats.org/drawingml/2006/main">
                  <a:graphicData uri="http://schemas.microsoft.com/office/word/2010/wordprocessingShape">
                    <wps:wsp>
                      <wps:cNvSpPr/>
                      <wps:spPr>
                        <a:xfrm>
                          <a:off x="0" y="0"/>
                          <a:ext cx="2141855" cy="328930"/>
                        </a:xfrm>
                        <a:prstGeom prst="roundRect">
                          <a:avLst/>
                        </a:prstGeom>
                        <a:solidFill>
                          <a:schemeClr val="tx2">
                            <a:lumMod val="40000"/>
                            <a:lumOff val="60000"/>
                          </a:schemeClr>
                        </a:solidFill>
                        <a:ln>
                          <a:solidFill>
                            <a:schemeClr val="tx2">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9D71AB" w14:textId="77777777" w:rsidR="00CC7D55" w:rsidRPr="00BB4E09" w:rsidRDefault="00CC7D55" w:rsidP="00971D38">
                            <w:pPr>
                              <w:rPr>
                                <w:rFonts w:cs="Arial"/>
                                <w:b/>
                                <w:bCs/>
                                <w:color w:val="000000" w:themeColor="text1"/>
                              </w:rPr>
                            </w:pPr>
                            <w:r>
                              <w:rPr>
                                <w:rFonts w:cs="Arial"/>
                                <w:b/>
                                <w:bCs/>
                                <w:color w:val="000000" w:themeColor="text1"/>
                              </w:rPr>
                              <w:t>B</w:t>
                            </w:r>
                            <w:r>
                              <w:rPr>
                                <w:rFonts w:cs="Angsana New"/>
                                <w:b/>
                                <w:bCs/>
                                <w:color w:val="000000" w:themeColor="text1"/>
                                <w:szCs w:val="22"/>
                                <w:cs/>
                              </w:rPr>
                              <w:t xml:space="preserve">.  </w:t>
                            </w:r>
                            <w:r w:rsidRPr="00BB4E09">
                              <w:rPr>
                                <w:rFonts w:cs="Arial"/>
                                <w:b/>
                                <w:bCs/>
                                <w:color w:val="000000" w:themeColor="text1"/>
                              </w:rPr>
                              <w:t>Revolving Loan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 o:spid="_x0000_s1028" style="position:absolute;left:0;text-align:left;margin-left:239pt;margin-top:15.45pt;width:168.65pt;height:25.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" fillcolor="#acb9ca [1311]" strokecolor="#d5dce4 [671]" strokeweight="1pt">
                <v:stroke joinstyle="miter"/>
                <v:textbox>
                  <w:txbxContent>
                    <w:p w14:paraId="0A9D71AB" w14:textId="77777777" w:rsidR="00CC7D55" w:rsidRPr="00BB4E09" w:rsidRDefault="00CC7D55" w:rsidP="00971D38">
                      <w:pPr>
                        <w:rPr>
                          <w:rFonts w:cs="Arial"/>
                          <w:b/>
                          <w:bCs/>
                          <w:color w:val="000000" w:themeColor="text1"/>
                        </w:rPr>
                      </w:pPr>
                      <w:r>
                        <w:rPr>
                          <w:rFonts w:cs="Arial"/>
                          <w:b/>
                          <w:bCs/>
                          <w:color w:val="000000" w:themeColor="text1"/>
                        </w:rPr>
                        <w:t>B</w:t>
                      </w:r>
                      <w:r>
                        <w:rPr>
                          <w:rFonts w:cs="Angsana New"/>
                          <w:b/>
                          <w:bCs/>
                          <w:color w:val="000000" w:themeColor="text1"/>
                          <w:szCs w:val="22"/>
                          <w:cs/>
                        </w:rPr>
                        <w:t xml:space="preserve">.  </w:t>
                      </w:r>
                      <w:r w:rsidRPr="00BB4E09">
                        <w:rPr>
                          <w:rFonts w:cs="Arial"/>
                          <w:b/>
                          <w:bCs/>
                          <w:color w:val="000000" w:themeColor="text1"/>
                        </w:rPr>
                        <w:t>Revolving Loan</w:t>
                      </w:r>
                    </w:p>
                  </w:txbxContent>
                </v:textbox>
              </v:roundrect>
            </w:pict>
          </mc:Fallback>
        </mc:AlternateContent>
      </w:r>
      <w:r w:rsidRPr="00794E4D">
        <w:rPr>
          <w:rFonts w:cs="Arial"/>
          <w:noProof/>
          <w:sz w:val="20"/>
        </w:rPr>
        <mc:AlternateContent>
          <mc:Choice Requires="wps">
            <w:drawing>
              <wp:anchor distT="0" distB="0" distL="114300" distR="114300" simplePos="0" relativeHeight="251660288" behindDoc="0" locked="0" layoutInCell="1" allowOverlap="1" wp14:anchorId="068C008F" wp14:editId="43FE2C71">
                <wp:simplePos x="0" y="0"/>
                <wp:positionH relativeFrom="column">
                  <wp:posOffset>665480</wp:posOffset>
                </wp:positionH>
                <wp:positionV relativeFrom="paragraph">
                  <wp:posOffset>203835</wp:posOffset>
                </wp:positionV>
                <wp:extent cx="2318385" cy="328930"/>
                <wp:effectExtent l="0" t="0" r="24765" b="13970"/>
                <wp:wrapNone/>
                <wp:docPr id="2" name="Rounded Rectangle 2"/>
                <wp:cNvGraphicFramePr/>
                <a:graphic xmlns:a="http://schemas.openxmlformats.org/drawingml/2006/main">
                  <a:graphicData uri="http://schemas.microsoft.com/office/word/2010/wordprocessingShape">
                    <wps:wsp>
                      <wps:cNvSpPr/>
                      <wps:spPr>
                        <a:xfrm>
                          <a:off x="0" y="0"/>
                          <a:ext cx="2318385" cy="328930"/>
                        </a:xfrm>
                        <a:prstGeom prst="roundRect">
                          <a:avLst/>
                        </a:prstGeom>
                        <a:solidFill>
                          <a:schemeClr val="accent5"/>
                        </a:solidFill>
                        <a:ln>
                          <a:solidFill>
                            <a:schemeClr val="tx2">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FC01C5" w14:textId="77777777" w:rsidR="00CC7D55" w:rsidRPr="00010923" w:rsidRDefault="00CC7D55" w:rsidP="00971D38">
                            <w:pPr>
                              <w:pStyle w:val="ListParagraph"/>
                              <w:numPr>
                                <w:ilvl w:val="0"/>
                                <w:numId w:val="10"/>
                              </w:numPr>
                              <w:spacing w:after="0" w:line="240" w:lineRule="auto"/>
                              <w:rPr>
                                <w:rFonts w:cs="Arial"/>
                                <w:b/>
                                <w:bCs/>
                                <w:color w:val="000000" w:themeColor="text1"/>
                              </w:rPr>
                            </w:pPr>
                            <w:r w:rsidRPr="00010923">
                              <w:rPr>
                                <w:rFonts w:cs="Arial"/>
                                <w:b/>
                                <w:bCs/>
                                <w:color w:val="000000" w:themeColor="text1"/>
                              </w:rPr>
                              <w:t>Term Loan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 o:spid="_x0000_s1029" style="position:absolute;left:0;text-align:left;margin-left:52.4pt;margin-top:16.05pt;width:182.55pt;height:25.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" fillcolor="#4472c4 [3208]" strokecolor="#d5dce4 [671]" strokeweight="1pt">
                <v:stroke joinstyle="miter"/>
                <v:textbox>
                  <w:txbxContent>
                    <w:p w14:paraId="0BFC01C5" w14:textId="77777777" w:rsidR="00CC7D55" w:rsidRPr="00010923" w:rsidRDefault="00CC7D55" w:rsidP="00971D38">
                      <w:pPr>
                        <w:pStyle w:val="ListParagraph"/>
                        <w:numPr>
                          <w:ilvl w:val="0"/>
                          <w:numId w:val="10"/>
                        </w:numPr>
                        <w:spacing w:after="0" w:line="240" w:lineRule="auto"/>
                        <w:rPr>
                          <w:rFonts w:cs="Arial"/>
                          <w:b/>
                          <w:bCs/>
                          <w:color w:val="000000" w:themeColor="text1"/>
                        </w:rPr>
                      </w:pPr>
                      <w:r w:rsidRPr="00010923">
                        <w:rPr>
                          <w:rFonts w:cs="Arial"/>
                          <w:b/>
                          <w:bCs/>
                          <w:color w:val="000000" w:themeColor="text1"/>
                        </w:rPr>
                        <w:t>Term Loan</w:t>
                      </w:r>
                    </w:p>
                  </w:txbxContent>
                </v:textbox>
              </v:roundrect>
            </w:pict>
          </mc:Fallback>
        </mc:AlternateContent>
      </w:r>
    </w:p>
    <w:p w14:paraId="4E42BD06" w14:textId="77777777" w:rsidR="00971D38" w:rsidRPr="00794E4D" w:rsidRDefault="00971D38" w:rsidP="00971D38">
      <w:pPr>
        <w:spacing w:after="120" w:line="276" w:lineRule="auto"/>
        <w:ind w:left="360" w:firstLine="491"/>
        <w:jc w:val="thaiDistribute"/>
        <w:rPr>
          <w:rFonts w:cs="Arial"/>
          <w:sz w:val="20"/>
        </w:rPr>
      </w:pPr>
    </w:p>
    <w:p w14:paraId="715A5FE0" w14:textId="77777777" w:rsidR="00971D38" w:rsidRPr="00794E4D" w:rsidRDefault="00971D38" w:rsidP="00971D38">
      <w:pPr>
        <w:spacing w:after="120" w:line="276" w:lineRule="auto"/>
        <w:ind w:left="360" w:firstLine="491"/>
        <w:jc w:val="thaiDistribute"/>
        <w:rPr>
          <w:rFonts w:cs="Arial"/>
          <w:sz w:val="20"/>
        </w:rPr>
      </w:pPr>
      <w:r w:rsidRPr="00794E4D">
        <w:rPr>
          <w:rFonts w:cs="Arial"/>
          <w:noProof/>
          <w:sz w:val="20"/>
        </w:rPr>
        <mc:AlternateContent>
          <mc:Choice Requires="wps">
            <w:drawing>
              <wp:anchor distT="0" distB="0" distL="114300" distR="114300" simplePos="0" relativeHeight="251663360" behindDoc="0" locked="0" layoutInCell="1" allowOverlap="1" wp14:anchorId="08FBB143" wp14:editId="3ACC1262">
                <wp:simplePos x="0" y="0"/>
                <wp:positionH relativeFrom="column">
                  <wp:posOffset>3693160</wp:posOffset>
                </wp:positionH>
                <wp:positionV relativeFrom="paragraph">
                  <wp:posOffset>44450</wp:posOffset>
                </wp:positionV>
                <wp:extent cx="0" cy="899160"/>
                <wp:effectExtent l="0" t="0" r="19050" b="15240"/>
                <wp:wrapNone/>
                <wp:docPr id="5" name="Straight Connector 5"/>
                <wp:cNvGraphicFramePr/>
                <a:graphic xmlns:a="http://schemas.openxmlformats.org/drawingml/2006/main">
                  <a:graphicData uri="http://schemas.microsoft.com/office/word/2010/wordprocessingShape">
                    <wps:wsp>
                      <wps:cNvCnPr/>
                      <wps:spPr>
                        <a:xfrm>
                          <a:off x="0" y="0"/>
                          <a:ext cx="0" cy="899160"/>
                        </a:xfrm>
                        <a:prstGeom prst="line">
                          <a:avLst/>
                        </a:prstGeom>
                        <a:ln w="1905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0C92385" id="Straight Connector 5"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0.8pt,3.5pt" to="290.8pt,7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" strokecolor="#5b9bd5 [3204]" strokeweight="1.5pt">
                <v:stroke joinstyle="miter"/>
              </v:line>
            </w:pict>
          </mc:Fallback>
        </mc:AlternateContent>
      </w:r>
      <w:r w:rsidRPr="00794E4D">
        <w:rPr>
          <w:rFonts w:cs="Arial"/>
          <w:noProof/>
          <w:sz w:val="20"/>
        </w:rPr>
        <mc:AlternateContent>
          <mc:Choice Requires="wps">
            <w:drawing>
              <wp:anchor distT="0" distB="0" distL="114300" distR="114300" simplePos="0" relativeHeight="251662336" behindDoc="0" locked="0" layoutInCell="1" allowOverlap="1" wp14:anchorId="41EA1889" wp14:editId="4CBC1EEE">
                <wp:simplePos x="0" y="0"/>
                <wp:positionH relativeFrom="column">
                  <wp:posOffset>723900</wp:posOffset>
                </wp:positionH>
                <wp:positionV relativeFrom="paragraph">
                  <wp:posOffset>52070</wp:posOffset>
                </wp:positionV>
                <wp:extent cx="6985" cy="1264920"/>
                <wp:effectExtent l="0" t="0" r="31115" b="11430"/>
                <wp:wrapNone/>
                <wp:docPr id="4" name="Straight Connector 4"/>
                <wp:cNvGraphicFramePr/>
                <a:graphic xmlns:a="http://schemas.openxmlformats.org/drawingml/2006/main">
                  <a:graphicData uri="http://schemas.microsoft.com/office/word/2010/wordprocessingShape">
                    <wps:wsp>
                      <wps:cNvCnPr/>
                      <wps:spPr>
                        <a:xfrm>
                          <a:off x="0" y="0"/>
                          <a:ext cx="6985" cy="1264920"/>
                        </a:xfrm>
                        <a:prstGeom prst="line">
                          <a:avLst/>
                        </a:prstGeom>
                        <a:ln w="1905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44D78EB" id="Straight Connector 4"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pt,4.1pt" to="57.55pt,10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" strokecolor="#5b9bd5 [3204]" strokeweight="1.5pt">
                <v:stroke joinstyle="miter"/>
              </v:line>
            </w:pict>
          </mc:Fallback>
        </mc:AlternateContent>
      </w:r>
      <w:r w:rsidRPr="00794E4D">
        <w:rPr>
          <w:rFonts w:cs="Arial"/>
          <w:noProof/>
          <w:sz w:val="20"/>
        </w:rPr>
        <mc:AlternateContent>
          <mc:Choice Requires="wps">
            <w:drawing>
              <wp:anchor distT="0" distB="0" distL="114300" distR="114300" simplePos="0" relativeHeight="251680768" behindDoc="0" locked="0" layoutInCell="1" allowOverlap="1" wp14:anchorId="67FB5E29" wp14:editId="31583299">
                <wp:simplePos x="0" y="0"/>
                <wp:positionH relativeFrom="column">
                  <wp:posOffset>3779520</wp:posOffset>
                </wp:positionH>
                <wp:positionV relativeFrom="paragraph">
                  <wp:posOffset>114935</wp:posOffset>
                </wp:positionV>
                <wp:extent cx="1397000" cy="277495"/>
                <wp:effectExtent l="0" t="0" r="12700" b="27305"/>
                <wp:wrapNone/>
                <wp:docPr id="28" name="Rounded Rectangle 28"/>
                <wp:cNvGraphicFramePr/>
                <a:graphic xmlns:a="http://schemas.openxmlformats.org/drawingml/2006/main">
                  <a:graphicData uri="http://schemas.microsoft.com/office/word/2010/wordprocessingShape">
                    <wps:wsp>
                      <wps:cNvSpPr/>
                      <wps:spPr>
                        <a:xfrm>
                          <a:off x="0" y="0"/>
                          <a:ext cx="1397000" cy="277495"/>
                        </a:xfrm>
                        <a:prstGeom prst="roundRect">
                          <a:avLst/>
                        </a:prstGeom>
                        <a:solidFill>
                          <a:schemeClr val="tx2">
                            <a:lumMod val="20000"/>
                            <a:lumOff val="8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4F14D1" w14:textId="77777777" w:rsidR="00CC7D55" w:rsidRPr="003341C9" w:rsidRDefault="00CC7D55" w:rsidP="00971D38">
                            <w:pPr>
                              <w:rPr>
                                <w:rFonts w:cs="Arial"/>
                                <w:b/>
                                <w:bCs/>
                                <w:color w:val="000000" w:themeColor="text1"/>
                                <w:sz w:val="20"/>
                                <w:szCs w:val="20"/>
                              </w:rPr>
                            </w:pPr>
                            <w:r w:rsidRPr="003341C9">
                              <w:rPr>
                                <w:rFonts w:cs="Arial"/>
                                <w:b/>
                                <w:bCs/>
                                <w:color w:val="000000" w:themeColor="text1"/>
                                <w:sz w:val="20"/>
                                <w:szCs w:val="20"/>
                              </w:rPr>
                              <w:t>Credit Card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8" o:spid="_x0000_s1030" style="position:absolute;left:0;text-align:left;margin-left:297.6pt;margin-top:9.05pt;width:110pt;height:21.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" fillcolor="#d5dce4 [671]" strokecolor="#bdd6ee [1300]" strokeweight="1pt">
                <v:stroke joinstyle="miter"/>
                <v:textbox>
                  <w:txbxContent>
                    <w:p w14:paraId="754F14D1" w14:textId="77777777" w:rsidR="00CC7D55" w:rsidRPr="003341C9" w:rsidRDefault="00CC7D55" w:rsidP="00971D38">
                      <w:pPr>
                        <w:rPr>
                          <w:rFonts w:cs="Arial"/>
                          <w:b/>
                          <w:bCs/>
                          <w:color w:val="000000" w:themeColor="text1"/>
                          <w:sz w:val="20"/>
                          <w:szCs w:val="20"/>
                        </w:rPr>
                      </w:pPr>
                      <w:r w:rsidRPr="003341C9">
                        <w:rPr>
                          <w:rFonts w:cs="Arial"/>
                          <w:b/>
                          <w:bCs/>
                          <w:color w:val="000000" w:themeColor="text1"/>
                          <w:sz w:val="20"/>
                          <w:szCs w:val="20"/>
                        </w:rPr>
                        <w:t>Credit Card</w:t>
                      </w:r>
                    </w:p>
                  </w:txbxContent>
                </v:textbox>
              </v:roundrect>
            </w:pict>
          </mc:Fallback>
        </mc:AlternateContent>
      </w:r>
      <w:r w:rsidRPr="00794E4D">
        <w:rPr>
          <w:rFonts w:cs="Arial"/>
          <w:noProof/>
          <w:sz w:val="20"/>
        </w:rPr>
        <mc:AlternateContent>
          <mc:Choice Requires="wps">
            <w:drawing>
              <wp:anchor distT="0" distB="0" distL="114300" distR="114300" simplePos="0" relativeHeight="251682816" behindDoc="0" locked="0" layoutInCell="1" allowOverlap="1" wp14:anchorId="1F99DA0C" wp14:editId="6C4EB641">
                <wp:simplePos x="0" y="0"/>
                <wp:positionH relativeFrom="column">
                  <wp:posOffset>3691890</wp:posOffset>
                </wp:positionH>
                <wp:positionV relativeFrom="paragraph">
                  <wp:posOffset>247015</wp:posOffset>
                </wp:positionV>
                <wp:extent cx="87630" cy="0"/>
                <wp:effectExtent l="0" t="0" r="26670" b="19050"/>
                <wp:wrapNone/>
                <wp:docPr id="30" name="Straight Connector 30"/>
                <wp:cNvGraphicFramePr/>
                <a:graphic xmlns:a="http://schemas.openxmlformats.org/drawingml/2006/main">
                  <a:graphicData uri="http://schemas.microsoft.com/office/word/2010/wordprocessingShape">
                    <wps:wsp>
                      <wps:cNvCnPr/>
                      <wps:spPr>
                        <a:xfrm>
                          <a:off x="0" y="0"/>
                          <a:ext cx="8763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3F9BD0B" id="Straight Connector 30"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0.7pt,19.45pt" to="297.6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" strokecolor="#5b9bd5 [3204]" strokeweight="1.5pt">
                <v:stroke joinstyle="miter"/>
              </v:line>
            </w:pict>
          </mc:Fallback>
        </mc:AlternateContent>
      </w:r>
      <w:r w:rsidRPr="00794E4D">
        <w:rPr>
          <w:rFonts w:cs="Arial"/>
          <w:noProof/>
          <w:sz w:val="20"/>
        </w:rPr>
        <mc:AlternateContent>
          <mc:Choice Requires="wps">
            <w:drawing>
              <wp:anchor distT="0" distB="0" distL="114300" distR="114300" simplePos="0" relativeHeight="251683840" behindDoc="0" locked="0" layoutInCell="1" allowOverlap="1" wp14:anchorId="22B2C8C9" wp14:editId="3FCD9386">
                <wp:simplePos x="0" y="0"/>
                <wp:positionH relativeFrom="column">
                  <wp:posOffset>3699510</wp:posOffset>
                </wp:positionH>
                <wp:positionV relativeFrom="paragraph">
                  <wp:posOffset>588010</wp:posOffset>
                </wp:positionV>
                <wp:extent cx="87630" cy="0"/>
                <wp:effectExtent l="0" t="0" r="26670" b="19050"/>
                <wp:wrapNone/>
                <wp:docPr id="31" name="Straight Connector 31"/>
                <wp:cNvGraphicFramePr/>
                <a:graphic xmlns:a="http://schemas.openxmlformats.org/drawingml/2006/main">
                  <a:graphicData uri="http://schemas.microsoft.com/office/word/2010/wordprocessingShape">
                    <wps:wsp>
                      <wps:cNvCnPr/>
                      <wps:spPr>
                        <a:xfrm>
                          <a:off x="0" y="0"/>
                          <a:ext cx="8763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989DD3B" id="Straight Connector 31"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3pt,46.3pt" to="298.2pt,4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" strokecolor="#5b9bd5 [3204]" strokeweight="1.5pt">
                <v:stroke joinstyle="miter"/>
              </v:line>
            </w:pict>
          </mc:Fallback>
        </mc:AlternateContent>
      </w:r>
      <w:r w:rsidRPr="00794E4D">
        <w:rPr>
          <w:rFonts w:cs="Arial"/>
          <w:noProof/>
          <w:sz w:val="20"/>
        </w:rPr>
        <mc:AlternateContent>
          <mc:Choice Requires="wps">
            <w:drawing>
              <wp:anchor distT="0" distB="0" distL="114300" distR="114300" simplePos="0" relativeHeight="251684864" behindDoc="0" locked="0" layoutInCell="1" allowOverlap="1" wp14:anchorId="4CA1409D" wp14:editId="6138A512">
                <wp:simplePos x="0" y="0"/>
                <wp:positionH relativeFrom="column">
                  <wp:posOffset>3777615</wp:posOffset>
                </wp:positionH>
                <wp:positionV relativeFrom="paragraph">
                  <wp:posOffset>781050</wp:posOffset>
                </wp:positionV>
                <wp:extent cx="1397000" cy="277495"/>
                <wp:effectExtent l="0" t="0" r="12700" b="27305"/>
                <wp:wrapNone/>
                <wp:docPr id="32" name="Rounded Rectangle 32"/>
                <wp:cNvGraphicFramePr/>
                <a:graphic xmlns:a="http://schemas.openxmlformats.org/drawingml/2006/main">
                  <a:graphicData uri="http://schemas.microsoft.com/office/word/2010/wordprocessingShape">
                    <wps:wsp>
                      <wps:cNvSpPr/>
                      <wps:spPr>
                        <a:xfrm>
                          <a:off x="0" y="0"/>
                          <a:ext cx="1397000" cy="277495"/>
                        </a:xfrm>
                        <a:prstGeom prst="roundRect">
                          <a:avLst/>
                        </a:prstGeom>
                        <a:solidFill>
                          <a:schemeClr val="tx2">
                            <a:lumMod val="20000"/>
                            <a:lumOff val="8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7D5564" w14:textId="77777777" w:rsidR="00CC7D55" w:rsidRPr="003341C9" w:rsidRDefault="00CC7D55" w:rsidP="00971D38">
                            <w:pPr>
                              <w:rPr>
                                <w:rFonts w:cs="Arial"/>
                                <w:b/>
                                <w:bCs/>
                                <w:color w:val="000000" w:themeColor="text1"/>
                                <w:sz w:val="20"/>
                                <w:szCs w:val="20"/>
                              </w:rPr>
                            </w:pPr>
                            <w:r w:rsidRPr="003341C9">
                              <w:rPr>
                                <w:rFonts w:cs="Arial"/>
                                <w:b/>
                                <w:bCs/>
                                <w:color w:val="000000" w:themeColor="text1"/>
                                <w:sz w:val="20"/>
                                <w:szCs w:val="20"/>
                              </w:rPr>
                              <w:t>POD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2" o:spid="_x0000_s1031" style="position:absolute;left:0;text-align:left;margin-left:297.45pt;margin-top:61.5pt;width:110pt;height:21.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" fillcolor="#d5dce4 [671]" strokecolor="#bdd6ee [1300]" strokeweight="1pt">
                <v:stroke joinstyle="miter"/>
                <v:textbox>
                  <w:txbxContent>
                    <w:p w14:paraId="757D5564" w14:textId="77777777" w:rsidR="00CC7D55" w:rsidRPr="003341C9" w:rsidRDefault="00CC7D55" w:rsidP="00971D38">
                      <w:pPr>
                        <w:rPr>
                          <w:rFonts w:cs="Arial"/>
                          <w:b/>
                          <w:bCs/>
                          <w:color w:val="000000" w:themeColor="text1"/>
                          <w:sz w:val="20"/>
                          <w:szCs w:val="20"/>
                        </w:rPr>
                      </w:pPr>
                      <w:r w:rsidRPr="003341C9">
                        <w:rPr>
                          <w:rFonts w:cs="Arial"/>
                          <w:b/>
                          <w:bCs/>
                          <w:color w:val="000000" w:themeColor="text1"/>
                          <w:sz w:val="20"/>
                          <w:szCs w:val="20"/>
                        </w:rPr>
                        <w:t>POD</w:t>
                      </w:r>
                    </w:p>
                  </w:txbxContent>
                </v:textbox>
              </v:roundrect>
            </w:pict>
          </mc:Fallback>
        </mc:AlternateContent>
      </w:r>
      <w:r w:rsidRPr="00794E4D">
        <w:rPr>
          <w:rFonts w:cs="Arial"/>
          <w:noProof/>
          <w:sz w:val="20"/>
        </w:rPr>
        <mc:AlternateContent>
          <mc:Choice Requires="wps">
            <w:drawing>
              <wp:anchor distT="0" distB="0" distL="114300" distR="114300" simplePos="0" relativeHeight="251664384" behindDoc="0" locked="0" layoutInCell="1" allowOverlap="1" wp14:anchorId="55217BCE" wp14:editId="009766A1">
                <wp:simplePos x="0" y="0"/>
                <wp:positionH relativeFrom="column">
                  <wp:posOffset>811530</wp:posOffset>
                </wp:positionH>
                <wp:positionV relativeFrom="paragraph">
                  <wp:posOffset>117780</wp:posOffset>
                </wp:positionV>
                <wp:extent cx="1397000" cy="277978"/>
                <wp:effectExtent l="0" t="0" r="12700" b="27305"/>
                <wp:wrapNone/>
                <wp:docPr id="6" name="Rounded Rectangle 6"/>
                <wp:cNvGraphicFramePr/>
                <a:graphic xmlns:a="http://schemas.openxmlformats.org/drawingml/2006/main">
                  <a:graphicData uri="http://schemas.microsoft.com/office/word/2010/wordprocessingShape">
                    <wps:wsp>
                      <wps:cNvSpPr/>
                      <wps:spPr>
                        <a:xfrm>
                          <a:off x="0" y="0"/>
                          <a:ext cx="1397000" cy="277978"/>
                        </a:xfrm>
                        <a:prstGeom prst="roundRect">
                          <a:avLst/>
                        </a:prstGeom>
                        <a:solidFill>
                          <a:schemeClr val="accent5">
                            <a:lumMod val="40000"/>
                            <a:lumOff val="60000"/>
                          </a:schemeClr>
                        </a:solidFill>
                        <a:ln>
                          <a:solidFill>
                            <a:schemeClr val="accent5">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FC9D43" w14:textId="77777777" w:rsidR="00CC7D55" w:rsidRPr="003341C9" w:rsidRDefault="00CC7D55" w:rsidP="00971D38">
                            <w:pPr>
                              <w:rPr>
                                <w:rFonts w:cs="Arial"/>
                                <w:b/>
                                <w:bCs/>
                                <w:color w:val="000000" w:themeColor="text1"/>
                                <w:sz w:val="20"/>
                                <w:szCs w:val="20"/>
                              </w:rPr>
                            </w:pPr>
                            <w:r w:rsidRPr="003341C9">
                              <w:rPr>
                                <w:rFonts w:cs="Arial"/>
                                <w:b/>
                                <w:bCs/>
                                <w:color w:val="000000" w:themeColor="text1"/>
                                <w:sz w:val="20"/>
                                <w:szCs w:val="20"/>
                              </w:rPr>
                              <w:t>Housing Loan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 o:spid="_x0000_s1032" style="position:absolute;left:0;text-align:left;margin-left:63.9pt;margin-top:9.25pt;width:110pt;height:21.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" fillcolor="#b4c6e7 [1304]" strokecolor="#d9e2f3 [664]" strokeweight="1pt">
                <v:stroke joinstyle="miter"/>
                <v:textbox>
                  <w:txbxContent>
                    <w:p w14:paraId="4AFC9D43" w14:textId="77777777" w:rsidR="00CC7D55" w:rsidRPr="003341C9" w:rsidRDefault="00CC7D55" w:rsidP="00971D38">
                      <w:pPr>
                        <w:rPr>
                          <w:rFonts w:cs="Arial"/>
                          <w:b/>
                          <w:bCs/>
                          <w:color w:val="000000" w:themeColor="text1"/>
                          <w:sz w:val="20"/>
                          <w:szCs w:val="20"/>
                        </w:rPr>
                      </w:pPr>
                      <w:r w:rsidRPr="003341C9">
                        <w:rPr>
                          <w:rFonts w:cs="Arial"/>
                          <w:b/>
                          <w:bCs/>
                          <w:color w:val="000000" w:themeColor="text1"/>
                          <w:sz w:val="20"/>
                          <w:szCs w:val="20"/>
                        </w:rPr>
                        <w:t>Housing Loan</w:t>
                      </w:r>
                    </w:p>
                  </w:txbxContent>
                </v:textbox>
              </v:roundrect>
            </w:pict>
          </mc:Fallback>
        </mc:AlternateContent>
      </w:r>
    </w:p>
    <w:p w14:paraId="331D0644" w14:textId="77777777" w:rsidR="00971D38" w:rsidRPr="00794E4D" w:rsidRDefault="00971D38" w:rsidP="00971D38">
      <w:pPr>
        <w:spacing w:after="120" w:line="276" w:lineRule="auto"/>
        <w:ind w:left="360" w:firstLine="491"/>
        <w:jc w:val="thaiDistribute"/>
        <w:rPr>
          <w:rFonts w:cs="Arial"/>
          <w:sz w:val="20"/>
        </w:rPr>
      </w:pPr>
      <w:r w:rsidRPr="00794E4D">
        <w:rPr>
          <w:rFonts w:cs="Arial"/>
          <w:noProof/>
          <w:sz w:val="20"/>
        </w:rPr>
        <mc:AlternateContent>
          <mc:Choice Requires="wps">
            <w:drawing>
              <wp:anchor distT="0" distB="0" distL="114300" distR="114300" simplePos="0" relativeHeight="251686912" behindDoc="0" locked="0" layoutInCell="1" allowOverlap="1" wp14:anchorId="4B48EB54" wp14:editId="4778E23D">
                <wp:simplePos x="0" y="0"/>
                <wp:positionH relativeFrom="column">
                  <wp:posOffset>2303780</wp:posOffset>
                </wp:positionH>
                <wp:positionV relativeFrom="paragraph">
                  <wp:posOffset>100330</wp:posOffset>
                </wp:positionV>
                <wp:extent cx="1162685" cy="263525"/>
                <wp:effectExtent l="0" t="0" r="18415" b="22225"/>
                <wp:wrapNone/>
                <wp:docPr id="34" name="Rounded Rectangle 34"/>
                <wp:cNvGraphicFramePr/>
                <a:graphic xmlns:a="http://schemas.openxmlformats.org/drawingml/2006/main">
                  <a:graphicData uri="http://schemas.microsoft.com/office/word/2010/wordprocessingShape">
                    <wps:wsp>
                      <wps:cNvSpPr/>
                      <wps:spPr>
                        <a:xfrm>
                          <a:off x="0" y="0"/>
                          <a:ext cx="1162685" cy="263525"/>
                        </a:xfrm>
                        <a:prstGeom prst="roundRect">
                          <a:avLst/>
                        </a:prstGeom>
                        <a:solidFill>
                          <a:schemeClr val="accent5">
                            <a:lumMod val="20000"/>
                            <a:lumOff val="80000"/>
                          </a:schemeClr>
                        </a:solidFill>
                        <a:ln>
                          <a:solidFill>
                            <a:schemeClr val="accent5">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093ACCB" id="Rounded Rectangle 34" o:spid="_x0000_s1026" style="position:absolute;margin-left:181.4pt;margin-top:7.9pt;width:91.55pt;height:20.7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" fillcolor="#d9e2f3 [664]" strokecolor="#b4c6e7 [1304]" strokeweight="1pt">
                <v:stroke joinstyle="miter"/>
              </v:roundrect>
            </w:pict>
          </mc:Fallback>
        </mc:AlternateContent>
      </w:r>
      <w:r w:rsidRPr="00794E4D">
        <w:rPr>
          <w:rFonts w:cs="Arial"/>
          <w:noProof/>
          <w:sz w:val="20"/>
        </w:rPr>
        <mc:AlternateContent>
          <mc:Choice Requires="wps">
            <w:drawing>
              <wp:anchor distT="0" distB="0" distL="114300" distR="114300" simplePos="0" relativeHeight="251687936" behindDoc="0" locked="0" layoutInCell="1" allowOverlap="1" wp14:anchorId="038C129C" wp14:editId="2FB292FC">
                <wp:simplePos x="0" y="0"/>
                <wp:positionH relativeFrom="column">
                  <wp:posOffset>2250135</wp:posOffset>
                </wp:positionH>
                <wp:positionV relativeFrom="paragraph">
                  <wp:posOffset>107315</wp:posOffset>
                </wp:positionV>
                <wp:extent cx="1141095" cy="262890"/>
                <wp:effectExtent l="0" t="0" r="0" b="381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1095" cy="262890"/>
                        </a:xfrm>
                        <a:prstGeom prst="rect">
                          <a:avLst/>
                        </a:prstGeom>
                        <a:noFill/>
                        <a:ln w="9525">
                          <a:noFill/>
                          <a:miter lim="800000"/>
                          <a:headEnd/>
                          <a:tailEnd/>
                        </a:ln>
                      </wps:spPr>
                      <wps:txbx>
                        <w:txbxContent>
                          <w:p w14:paraId="5997053D" w14:textId="77777777" w:rsidR="00CC7D55" w:rsidRPr="003341C9" w:rsidRDefault="00CC7D55" w:rsidP="00971D38">
                            <w:pPr>
                              <w:rPr>
                                <w:rFonts w:cs="Arial"/>
                                <w:sz w:val="16"/>
                                <w:szCs w:val="16"/>
                                <w14:textOutline w14:w="9525" w14:cap="rnd" w14:cmpd="sng" w14:algn="ctr">
                                  <w14:noFill/>
                                  <w14:prstDash w14:val="solid"/>
                                  <w14:bevel/>
                                </w14:textOutline>
                              </w:rPr>
                            </w:pPr>
                            <w:r w:rsidRPr="003341C9">
                              <w:rPr>
                                <w:rFonts w:cs="Arial"/>
                                <w:sz w:val="16"/>
                                <w:szCs w:val="16"/>
                                <w14:textOutline w14:w="9525" w14:cap="rnd" w14:cmpd="sng" w14:algn="ctr">
                                  <w14:noFill/>
                                  <w14:prstDash w14:val="solid"/>
                                  <w14:bevel/>
                                </w14:textOutline>
                              </w:rPr>
                              <w:t>Other Secured Loan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33" type="#_x0000_t202" style="position:absolute;left:0;text-align:left;margin-left:177.2pt;margin-top:8.45pt;width:89.85pt;height:20.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" filled="f" stroked="f">
                <v:textbox>
                  <w:txbxContent>
                    <w:p w14:paraId="5997053D" w14:textId="77777777" w:rsidR="00CC7D55" w:rsidRPr="003341C9" w:rsidRDefault="00CC7D55" w:rsidP="00971D38">
                      <w:pPr>
                        <w:rPr>
                          <w:rFonts w:cs="Arial"/>
                          <w:sz w:val="16"/>
                          <w:szCs w:val="16"/>
                          <w14:textOutline w14:w="9525" w14:cap="rnd" w14:cmpd="sng" w14:algn="ctr">
                            <w14:noFill/>
                            <w14:prstDash w14:val="solid"/>
                            <w14:bevel/>
                          </w14:textOutline>
                        </w:rPr>
                      </w:pPr>
                      <w:r w:rsidRPr="003341C9">
                        <w:rPr>
                          <w:rFonts w:cs="Arial"/>
                          <w:sz w:val="16"/>
                          <w:szCs w:val="16"/>
                          <w14:textOutline w14:w="9525" w14:cap="rnd" w14:cmpd="sng" w14:algn="ctr">
                            <w14:noFill/>
                            <w14:prstDash w14:val="solid"/>
                            <w14:bevel/>
                          </w14:textOutline>
                        </w:rPr>
                        <w:t>Other Secured Loan</w:t>
                      </w:r>
                    </w:p>
                  </w:txbxContent>
                </v:textbox>
              </v:shape>
            </w:pict>
          </mc:Fallback>
        </mc:AlternateContent>
      </w:r>
      <w:r w:rsidRPr="00794E4D">
        <w:rPr>
          <w:rFonts w:cs="Arial"/>
          <w:noProof/>
          <w:sz w:val="20"/>
        </w:rPr>
        <mc:AlternateContent>
          <mc:Choice Requires="wps">
            <w:drawing>
              <wp:anchor distT="0" distB="0" distL="114300" distR="114300" simplePos="0" relativeHeight="251678720" behindDoc="0" locked="0" layoutInCell="1" allowOverlap="1" wp14:anchorId="70BD9CBE" wp14:editId="35332500">
                <wp:simplePos x="0" y="0"/>
                <wp:positionH relativeFrom="column">
                  <wp:posOffset>2209190</wp:posOffset>
                </wp:positionH>
                <wp:positionV relativeFrom="paragraph">
                  <wp:posOffset>217399</wp:posOffset>
                </wp:positionV>
                <wp:extent cx="87326" cy="123190"/>
                <wp:effectExtent l="0" t="0" r="27305" b="29210"/>
                <wp:wrapNone/>
                <wp:docPr id="25" name="Straight Connector 25"/>
                <wp:cNvGraphicFramePr/>
                <a:graphic xmlns:a="http://schemas.openxmlformats.org/drawingml/2006/main">
                  <a:graphicData uri="http://schemas.microsoft.com/office/word/2010/wordprocessingShape">
                    <wps:wsp>
                      <wps:cNvCnPr/>
                      <wps:spPr>
                        <a:xfrm flipV="1">
                          <a:off x="0" y="0"/>
                          <a:ext cx="87326" cy="123190"/>
                        </a:xfrm>
                        <a:prstGeom prst="line">
                          <a:avLst/>
                        </a:prstGeom>
                        <a:ln w="1905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3E9475E" id="Straight Connector 25" o:spid="_x0000_s1026" style="position:absolute;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95pt,17.1pt" to="180.85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" strokecolor="#4472c4 [3208]" strokeweight="1.5pt">
                <v:stroke joinstyle="miter"/>
              </v:line>
            </w:pict>
          </mc:Fallback>
        </mc:AlternateContent>
      </w:r>
      <w:r w:rsidRPr="00794E4D">
        <w:rPr>
          <w:rFonts w:cs="Arial"/>
          <w:noProof/>
          <w:sz w:val="20"/>
        </w:rPr>
        <mc:AlternateContent>
          <mc:Choice Requires="wps">
            <w:drawing>
              <wp:anchor distT="0" distB="0" distL="114300" distR="114300" simplePos="0" relativeHeight="251665408" behindDoc="0" locked="0" layoutInCell="1" allowOverlap="1" wp14:anchorId="061F5422" wp14:editId="7AEB5BBD">
                <wp:simplePos x="0" y="0"/>
                <wp:positionH relativeFrom="column">
                  <wp:posOffset>811530</wp:posOffset>
                </wp:positionH>
                <wp:positionV relativeFrom="paragraph">
                  <wp:posOffset>216535</wp:posOffset>
                </wp:positionV>
                <wp:extent cx="1397000" cy="277495"/>
                <wp:effectExtent l="0" t="0" r="12700" b="27305"/>
                <wp:wrapNone/>
                <wp:docPr id="7" name="Rounded Rectangle 7"/>
                <wp:cNvGraphicFramePr/>
                <a:graphic xmlns:a="http://schemas.openxmlformats.org/drawingml/2006/main">
                  <a:graphicData uri="http://schemas.microsoft.com/office/word/2010/wordprocessingShape">
                    <wps:wsp>
                      <wps:cNvSpPr/>
                      <wps:spPr>
                        <a:xfrm>
                          <a:off x="0" y="0"/>
                          <a:ext cx="1397000" cy="277495"/>
                        </a:xfrm>
                        <a:prstGeom prst="roundRect">
                          <a:avLst/>
                        </a:prstGeom>
                        <a:solidFill>
                          <a:schemeClr val="accent5">
                            <a:lumMod val="40000"/>
                            <a:lumOff val="60000"/>
                          </a:schemeClr>
                        </a:solidFill>
                        <a:ln>
                          <a:solidFill>
                            <a:schemeClr val="accent5">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D3DB3B" w14:textId="77777777" w:rsidR="00CC7D55" w:rsidRPr="003341C9" w:rsidRDefault="00CC7D55" w:rsidP="00971D38">
                            <w:pPr>
                              <w:rPr>
                                <w:rFonts w:cs="Arial"/>
                                <w:b/>
                                <w:bCs/>
                                <w:color w:val="000000" w:themeColor="text1"/>
                                <w:sz w:val="20"/>
                                <w:szCs w:val="20"/>
                              </w:rPr>
                            </w:pPr>
                            <w:r w:rsidRPr="003341C9">
                              <w:rPr>
                                <w:rFonts w:cs="Arial"/>
                                <w:b/>
                                <w:bCs/>
                                <w:color w:val="000000" w:themeColor="text1"/>
                                <w:sz w:val="20"/>
                                <w:szCs w:val="20"/>
                              </w:rPr>
                              <w:t>Consumer Loan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 o:spid="_x0000_s1034" style="position:absolute;left:0;text-align:left;margin-left:63.9pt;margin-top:17.05pt;width:110pt;height:21.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" fillcolor="#b4c6e7 [1304]" strokecolor="#d9e2f3 [664]" strokeweight="1pt">
                <v:stroke joinstyle="miter"/>
                <v:textbox>
                  <w:txbxContent>
                    <w:p w14:paraId="47D3DB3B" w14:textId="77777777" w:rsidR="00CC7D55" w:rsidRPr="003341C9" w:rsidRDefault="00CC7D55" w:rsidP="00971D38">
                      <w:pPr>
                        <w:rPr>
                          <w:rFonts w:cs="Arial"/>
                          <w:b/>
                          <w:bCs/>
                          <w:color w:val="000000" w:themeColor="text1"/>
                          <w:sz w:val="20"/>
                          <w:szCs w:val="20"/>
                        </w:rPr>
                      </w:pPr>
                      <w:r w:rsidRPr="003341C9">
                        <w:rPr>
                          <w:rFonts w:cs="Arial"/>
                          <w:b/>
                          <w:bCs/>
                          <w:color w:val="000000" w:themeColor="text1"/>
                          <w:sz w:val="20"/>
                          <w:szCs w:val="20"/>
                        </w:rPr>
                        <w:t>Consumer Loan</w:t>
                      </w:r>
                    </w:p>
                  </w:txbxContent>
                </v:textbox>
              </v:roundrect>
            </w:pict>
          </mc:Fallback>
        </mc:AlternateContent>
      </w:r>
      <w:r w:rsidRPr="00794E4D">
        <w:rPr>
          <w:rFonts w:cs="Arial"/>
          <w:noProof/>
          <w:sz w:val="20"/>
        </w:rPr>
        <mc:AlternateContent>
          <mc:Choice Requires="wps">
            <w:drawing>
              <wp:anchor distT="0" distB="0" distL="114300" distR="114300" simplePos="0" relativeHeight="251681792" behindDoc="0" locked="0" layoutInCell="1" allowOverlap="1" wp14:anchorId="322B5520" wp14:editId="436D8304">
                <wp:simplePos x="0" y="0"/>
                <wp:positionH relativeFrom="column">
                  <wp:posOffset>3779825</wp:posOffset>
                </wp:positionH>
                <wp:positionV relativeFrom="paragraph">
                  <wp:posOffset>207010</wp:posOffset>
                </wp:positionV>
                <wp:extent cx="1397000" cy="277495"/>
                <wp:effectExtent l="0" t="0" r="12700" b="27305"/>
                <wp:wrapNone/>
                <wp:docPr id="29" name="Rounded Rectangle 29"/>
                <wp:cNvGraphicFramePr/>
                <a:graphic xmlns:a="http://schemas.openxmlformats.org/drawingml/2006/main">
                  <a:graphicData uri="http://schemas.microsoft.com/office/word/2010/wordprocessingShape">
                    <wps:wsp>
                      <wps:cNvSpPr/>
                      <wps:spPr>
                        <a:xfrm>
                          <a:off x="0" y="0"/>
                          <a:ext cx="1397000" cy="277495"/>
                        </a:xfrm>
                        <a:prstGeom prst="roundRect">
                          <a:avLst/>
                        </a:prstGeom>
                        <a:solidFill>
                          <a:schemeClr val="tx2">
                            <a:lumMod val="20000"/>
                            <a:lumOff val="8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1C2567" w14:textId="77777777" w:rsidR="00CC7D55" w:rsidRPr="003341C9" w:rsidRDefault="00CC7D55" w:rsidP="00971D38">
                            <w:pPr>
                              <w:rPr>
                                <w:rFonts w:cs="Arial"/>
                                <w:b/>
                                <w:bCs/>
                                <w:color w:val="000000" w:themeColor="text1"/>
                                <w:sz w:val="20"/>
                                <w:szCs w:val="20"/>
                              </w:rPr>
                            </w:pPr>
                            <w:r w:rsidRPr="003341C9">
                              <w:rPr>
                                <w:rFonts w:cs="Arial"/>
                                <w:b/>
                                <w:bCs/>
                                <w:color w:val="000000" w:themeColor="text1"/>
                                <w:sz w:val="20"/>
                                <w:szCs w:val="20"/>
                              </w:rPr>
                              <w:t>K</w:t>
                            </w:r>
                            <w:r w:rsidRPr="003341C9">
                              <w:rPr>
                                <w:rFonts w:cs="Angsana New"/>
                                <w:b/>
                                <w:bCs/>
                                <w:color w:val="000000" w:themeColor="text1"/>
                                <w:sz w:val="20"/>
                                <w:szCs w:val="20"/>
                                <w:cs/>
                              </w:rPr>
                              <w:t>-</w:t>
                            </w:r>
                            <w:r w:rsidRPr="003341C9">
                              <w:rPr>
                                <w:rFonts w:cs="Arial"/>
                                <w:b/>
                                <w:bCs/>
                                <w:color w:val="000000" w:themeColor="text1"/>
                                <w:sz w:val="20"/>
                                <w:szCs w:val="20"/>
                              </w:rPr>
                              <w:t>Express Cash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9" o:spid="_x0000_s1035" style="position:absolute;left:0;text-align:left;margin-left:297.6pt;margin-top:16.3pt;width:110pt;height:21.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" fillcolor="#d5dce4 [671]" strokecolor="#bdd6ee [1300]" strokeweight="1pt">
                <v:stroke joinstyle="miter"/>
                <v:textbox>
                  <w:txbxContent>
                    <w:p w14:paraId="5E1C2567" w14:textId="77777777" w:rsidR="00CC7D55" w:rsidRPr="003341C9" w:rsidRDefault="00CC7D55" w:rsidP="00971D38">
                      <w:pPr>
                        <w:rPr>
                          <w:rFonts w:cs="Arial"/>
                          <w:b/>
                          <w:bCs/>
                          <w:color w:val="000000" w:themeColor="text1"/>
                          <w:sz w:val="20"/>
                          <w:szCs w:val="20"/>
                        </w:rPr>
                      </w:pPr>
                      <w:r w:rsidRPr="003341C9">
                        <w:rPr>
                          <w:rFonts w:cs="Arial"/>
                          <w:b/>
                          <w:bCs/>
                          <w:color w:val="000000" w:themeColor="text1"/>
                          <w:sz w:val="20"/>
                          <w:szCs w:val="20"/>
                        </w:rPr>
                        <w:t>K</w:t>
                      </w:r>
                      <w:r w:rsidRPr="003341C9">
                        <w:rPr>
                          <w:rFonts w:cs="Angsana New"/>
                          <w:b/>
                          <w:bCs/>
                          <w:color w:val="000000" w:themeColor="text1"/>
                          <w:sz w:val="20"/>
                          <w:szCs w:val="20"/>
                          <w:cs/>
                        </w:rPr>
                        <w:t>-</w:t>
                      </w:r>
                      <w:r w:rsidRPr="003341C9">
                        <w:rPr>
                          <w:rFonts w:cs="Arial"/>
                          <w:b/>
                          <w:bCs/>
                          <w:color w:val="000000" w:themeColor="text1"/>
                          <w:sz w:val="20"/>
                          <w:szCs w:val="20"/>
                        </w:rPr>
                        <w:t>Express Cash</w:t>
                      </w:r>
                    </w:p>
                  </w:txbxContent>
                </v:textbox>
              </v:roundrect>
            </w:pict>
          </mc:Fallback>
        </mc:AlternateContent>
      </w:r>
      <w:r w:rsidRPr="00794E4D">
        <w:rPr>
          <w:rFonts w:cs="Arial"/>
          <w:noProof/>
          <w:sz w:val="20"/>
        </w:rPr>
        <mc:AlternateContent>
          <mc:Choice Requires="wps">
            <w:drawing>
              <wp:anchor distT="0" distB="0" distL="114300" distR="114300" simplePos="0" relativeHeight="251671552" behindDoc="0" locked="0" layoutInCell="1" allowOverlap="1" wp14:anchorId="5B481ADA" wp14:editId="783AF455">
                <wp:simplePos x="0" y="0"/>
                <wp:positionH relativeFrom="column">
                  <wp:posOffset>724205</wp:posOffset>
                </wp:positionH>
                <wp:positionV relativeFrom="paragraph">
                  <wp:posOffset>12573</wp:posOffset>
                </wp:positionV>
                <wp:extent cx="87782" cy="0"/>
                <wp:effectExtent l="0" t="0" r="26670" b="19050"/>
                <wp:wrapNone/>
                <wp:docPr id="16" name="Straight Connector 16"/>
                <wp:cNvGraphicFramePr/>
                <a:graphic xmlns:a="http://schemas.openxmlformats.org/drawingml/2006/main">
                  <a:graphicData uri="http://schemas.microsoft.com/office/word/2010/wordprocessingShape">
                    <wps:wsp>
                      <wps:cNvCnPr/>
                      <wps:spPr>
                        <a:xfrm>
                          <a:off x="0" y="0"/>
                          <a:ext cx="87782"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5CCA7A6" id="Straight Connector 16"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pt,1pt" to="63.9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" strokecolor="#5b9bd5 [3204]" strokeweight="1.5pt">
                <v:stroke joinstyle="miter"/>
              </v:line>
            </w:pict>
          </mc:Fallback>
        </mc:AlternateContent>
      </w:r>
    </w:p>
    <w:p w14:paraId="7B863C23" w14:textId="77777777" w:rsidR="00971D38" w:rsidRPr="00794E4D" w:rsidRDefault="00971D38" w:rsidP="00971D38">
      <w:pPr>
        <w:spacing w:after="120" w:line="276" w:lineRule="auto"/>
        <w:ind w:left="360" w:firstLine="491"/>
        <w:jc w:val="thaiDistribute"/>
        <w:rPr>
          <w:rFonts w:cs="Arial"/>
          <w:sz w:val="20"/>
        </w:rPr>
      </w:pPr>
      <w:r w:rsidRPr="00794E4D">
        <w:rPr>
          <w:rFonts w:cs="Arial"/>
          <w:noProof/>
          <w:sz w:val="20"/>
        </w:rPr>
        <mc:AlternateContent>
          <mc:Choice Requires="wps">
            <w:drawing>
              <wp:anchor distT="0" distB="0" distL="114300" distR="114300" simplePos="0" relativeHeight="251689984" behindDoc="0" locked="0" layoutInCell="1" allowOverlap="1" wp14:anchorId="08BC6A9A" wp14:editId="3F524407">
                <wp:simplePos x="0" y="0"/>
                <wp:positionH relativeFrom="column">
                  <wp:posOffset>2215845</wp:posOffset>
                </wp:positionH>
                <wp:positionV relativeFrom="paragraph">
                  <wp:posOffset>156210</wp:posOffset>
                </wp:positionV>
                <wp:extent cx="1338580" cy="262890"/>
                <wp:effectExtent l="0" t="0" r="0" b="381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8580" cy="262890"/>
                        </a:xfrm>
                        <a:prstGeom prst="rect">
                          <a:avLst/>
                        </a:prstGeom>
                        <a:noFill/>
                        <a:ln w="9525">
                          <a:noFill/>
                          <a:miter lim="800000"/>
                          <a:headEnd/>
                          <a:tailEnd/>
                        </a:ln>
                      </wps:spPr>
                      <wps:txbx>
                        <w:txbxContent>
                          <w:p w14:paraId="6D38AC2C" w14:textId="77777777" w:rsidR="00CC7D55" w:rsidRPr="003341C9" w:rsidRDefault="00CC7D55" w:rsidP="00971D38">
                            <w:pPr>
                              <w:rPr>
                                <w:rFonts w:cs="Arial"/>
                                <w:sz w:val="16"/>
                                <w:szCs w:val="16"/>
                                <w14:textOutline w14:w="9525" w14:cap="rnd" w14:cmpd="sng" w14:algn="ctr">
                                  <w14:noFill/>
                                  <w14:prstDash w14:val="solid"/>
                                  <w14:bevel/>
                                </w14:textOutline>
                              </w:rPr>
                            </w:pPr>
                            <w:r w:rsidRPr="003341C9">
                              <w:rPr>
                                <w:rFonts w:cs="Arial"/>
                                <w:sz w:val="16"/>
                                <w:szCs w:val="16"/>
                                <w14:textOutline w14:w="9525" w14:cap="rnd" w14:cmpd="sng" w14:algn="ctr">
                                  <w14:noFill/>
                                  <w14:prstDash w14:val="solid"/>
                                  <w14:bevel/>
                                </w14:textOutline>
                              </w:rPr>
                              <w:t>Other Unsecured Loan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174.5pt;margin-top:12.3pt;width:105.4pt;height:20.7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" filled="f" stroked="f">
                <v:textbox>
                  <w:txbxContent>
                    <w:p w14:paraId="6D38AC2C" w14:textId="77777777" w:rsidR="00CC7D55" w:rsidRPr="003341C9" w:rsidRDefault="00CC7D55" w:rsidP="00971D38">
                      <w:pPr>
                        <w:rPr>
                          <w:rFonts w:cs="Arial"/>
                          <w:sz w:val="16"/>
                          <w:szCs w:val="16"/>
                          <w14:textOutline w14:w="9525" w14:cap="rnd" w14:cmpd="sng" w14:algn="ctr">
                            <w14:noFill/>
                            <w14:prstDash w14:val="solid"/>
                            <w14:bevel/>
                          </w14:textOutline>
                        </w:rPr>
                      </w:pPr>
                      <w:r w:rsidRPr="003341C9">
                        <w:rPr>
                          <w:rFonts w:cs="Arial"/>
                          <w:sz w:val="16"/>
                          <w:szCs w:val="16"/>
                          <w14:textOutline w14:w="9525" w14:cap="rnd" w14:cmpd="sng" w14:algn="ctr">
                            <w14:noFill/>
                            <w14:prstDash w14:val="solid"/>
                            <w14:bevel/>
                          </w14:textOutline>
                        </w:rPr>
                        <w:t>Other Unsecured Loan</w:t>
                      </w:r>
                    </w:p>
                  </w:txbxContent>
                </v:textbox>
              </v:shape>
            </w:pict>
          </mc:Fallback>
        </mc:AlternateContent>
      </w:r>
      <w:r w:rsidRPr="00794E4D">
        <w:rPr>
          <w:rFonts w:cs="Arial"/>
          <w:noProof/>
          <w:sz w:val="20"/>
        </w:rPr>
        <mc:AlternateContent>
          <mc:Choice Requires="wps">
            <w:drawing>
              <wp:anchor distT="0" distB="0" distL="114300" distR="114300" simplePos="0" relativeHeight="251688960" behindDoc="0" locked="0" layoutInCell="1" allowOverlap="1" wp14:anchorId="52088F38" wp14:editId="2D6B268B">
                <wp:simplePos x="0" y="0"/>
                <wp:positionH relativeFrom="column">
                  <wp:posOffset>2311400</wp:posOffset>
                </wp:positionH>
                <wp:positionV relativeFrom="paragraph">
                  <wp:posOffset>148590</wp:posOffset>
                </wp:positionV>
                <wp:extent cx="1155700" cy="263525"/>
                <wp:effectExtent l="0" t="0" r="25400" b="22225"/>
                <wp:wrapNone/>
                <wp:docPr id="35" name="Rounded Rectangle 35"/>
                <wp:cNvGraphicFramePr/>
                <a:graphic xmlns:a="http://schemas.openxmlformats.org/drawingml/2006/main">
                  <a:graphicData uri="http://schemas.microsoft.com/office/word/2010/wordprocessingShape">
                    <wps:wsp>
                      <wps:cNvSpPr/>
                      <wps:spPr>
                        <a:xfrm>
                          <a:off x="0" y="0"/>
                          <a:ext cx="1155700" cy="263525"/>
                        </a:xfrm>
                        <a:prstGeom prst="roundRect">
                          <a:avLst/>
                        </a:prstGeom>
                        <a:solidFill>
                          <a:schemeClr val="accent5">
                            <a:lumMod val="20000"/>
                            <a:lumOff val="80000"/>
                          </a:schemeClr>
                        </a:solidFill>
                        <a:ln>
                          <a:solidFill>
                            <a:schemeClr val="accent5">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C58AAC6" id="Rounded Rectangle 35" o:spid="_x0000_s1026" style="position:absolute;margin-left:182pt;margin-top:11.7pt;width:91pt;height:20.7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" fillcolor="#d9e2f3 [664]" strokecolor="#b4c6e7 [1304]" strokeweight="1pt">
                <v:stroke joinstyle="miter"/>
              </v:roundrect>
            </w:pict>
          </mc:Fallback>
        </mc:AlternateContent>
      </w:r>
      <w:r w:rsidRPr="00794E4D">
        <w:rPr>
          <w:rFonts w:cs="Arial"/>
          <w:noProof/>
          <w:sz w:val="20"/>
        </w:rPr>
        <mc:AlternateContent>
          <mc:Choice Requires="wps">
            <w:drawing>
              <wp:anchor distT="0" distB="0" distL="114300" distR="114300" simplePos="0" relativeHeight="251679744" behindDoc="0" locked="0" layoutInCell="1" allowOverlap="1" wp14:anchorId="02B27C1D" wp14:editId="1450214E">
                <wp:simplePos x="0" y="0"/>
                <wp:positionH relativeFrom="column">
                  <wp:posOffset>2216506</wp:posOffset>
                </wp:positionH>
                <wp:positionV relativeFrom="paragraph">
                  <wp:posOffset>97917</wp:posOffset>
                </wp:positionV>
                <wp:extent cx="80467" cy="145821"/>
                <wp:effectExtent l="0" t="0" r="34290" b="26035"/>
                <wp:wrapNone/>
                <wp:docPr id="26" name="Straight Connector 26"/>
                <wp:cNvGraphicFramePr/>
                <a:graphic xmlns:a="http://schemas.openxmlformats.org/drawingml/2006/main">
                  <a:graphicData uri="http://schemas.microsoft.com/office/word/2010/wordprocessingShape">
                    <wps:wsp>
                      <wps:cNvCnPr/>
                      <wps:spPr>
                        <a:xfrm>
                          <a:off x="0" y="0"/>
                          <a:ext cx="80467" cy="145821"/>
                        </a:xfrm>
                        <a:prstGeom prst="line">
                          <a:avLst/>
                        </a:prstGeom>
                        <a:ln w="1905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93337CC" id="Straight Connector 26"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55pt,7.7pt" to="180.9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" strokecolor="#4472c4 [3208]" strokeweight="1.5pt">
                <v:stroke joinstyle="miter"/>
              </v:line>
            </w:pict>
          </mc:Fallback>
        </mc:AlternateContent>
      </w:r>
      <w:r w:rsidRPr="00794E4D">
        <w:rPr>
          <w:rFonts w:cs="Arial"/>
          <w:noProof/>
          <w:sz w:val="20"/>
        </w:rPr>
        <mc:AlternateContent>
          <mc:Choice Requires="wps">
            <w:drawing>
              <wp:anchor distT="0" distB="0" distL="114300" distR="114300" simplePos="0" relativeHeight="251672576" behindDoc="0" locked="0" layoutInCell="1" allowOverlap="1" wp14:anchorId="611A6CBA" wp14:editId="4DC9FFAD">
                <wp:simplePos x="0" y="0"/>
                <wp:positionH relativeFrom="column">
                  <wp:posOffset>731825</wp:posOffset>
                </wp:positionH>
                <wp:positionV relativeFrom="paragraph">
                  <wp:posOffset>109220</wp:posOffset>
                </wp:positionV>
                <wp:extent cx="87630" cy="0"/>
                <wp:effectExtent l="0" t="0" r="26670" b="19050"/>
                <wp:wrapNone/>
                <wp:docPr id="17" name="Straight Connector 17"/>
                <wp:cNvGraphicFramePr/>
                <a:graphic xmlns:a="http://schemas.openxmlformats.org/drawingml/2006/main">
                  <a:graphicData uri="http://schemas.microsoft.com/office/word/2010/wordprocessingShape">
                    <wps:wsp>
                      <wps:cNvCnPr/>
                      <wps:spPr>
                        <a:xfrm>
                          <a:off x="0" y="0"/>
                          <a:ext cx="8763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7E9E9E6" id="Straight Connector 17"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6pt,8.6pt" to="64.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" strokecolor="#5b9bd5 [3204]" strokeweight="1.5pt">
                <v:stroke joinstyle="miter"/>
              </v:line>
            </w:pict>
          </mc:Fallback>
        </mc:AlternateContent>
      </w:r>
    </w:p>
    <w:p w14:paraId="67BDF7F5" w14:textId="77777777" w:rsidR="00971D38" w:rsidRPr="00794E4D" w:rsidRDefault="00971D38" w:rsidP="00971D38">
      <w:pPr>
        <w:spacing w:after="120" w:line="276" w:lineRule="auto"/>
        <w:ind w:left="360" w:firstLine="491"/>
        <w:jc w:val="thaiDistribute"/>
        <w:rPr>
          <w:rFonts w:cs="Arial"/>
          <w:sz w:val="20"/>
        </w:rPr>
      </w:pPr>
      <w:r w:rsidRPr="00794E4D">
        <w:rPr>
          <w:rFonts w:cs="Arial"/>
          <w:noProof/>
          <w:sz w:val="20"/>
        </w:rPr>
        <mc:AlternateContent>
          <mc:Choice Requires="wps">
            <w:drawing>
              <wp:anchor distT="0" distB="0" distL="114300" distR="114300" simplePos="0" relativeHeight="251673600" behindDoc="0" locked="0" layoutInCell="1" allowOverlap="1" wp14:anchorId="59625D19" wp14:editId="2D9A6C56">
                <wp:simplePos x="0" y="0"/>
                <wp:positionH relativeFrom="column">
                  <wp:posOffset>729615</wp:posOffset>
                </wp:positionH>
                <wp:positionV relativeFrom="paragraph">
                  <wp:posOffset>201295</wp:posOffset>
                </wp:positionV>
                <wp:extent cx="87630" cy="0"/>
                <wp:effectExtent l="0" t="0" r="26670" b="19050"/>
                <wp:wrapNone/>
                <wp:docPr id="18" name="Straight Connector 18"/>
                <wp:cNvGraphicFramePr/>
                <a:graphic xmlns:a="http://schemas.openxmlformats.org/drawingml/2006/main">
                  <a:graphicData uri="http://schemas.microsoft.com/office/word/2010/wordprocessingShape">
                    <wps:wsp>
                      <wps:cNvCnPr/>
                      <wps:spPr>
                        <a:xfrm>
                          <a:off x="0" y="0"/>
                          <a:ext cx="8763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4E853C6" id="Straight Connector 18"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45pt,15.85pt" to="64.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" strokecolor="#5b9bd5 [3204]" strokeweight="1.5pt">
                <v:stroke joinstyle="miter"/>
              </v:line>
            </w:pict>
          </mc:Fallback>
        </mc:AlternateContent>
      </w:r>
      <w:r w:rsidRPr="00794E4D">
        <w:rPr>
          <w:rFonts w:cs="Arial"/>
          <w:noProof/>
          <w:sz w:val="20"/>
        </w:rPr>
        <mc:AlternateContent>
          <mc:Choice Requires="wps">
            <w:drawing>
              <wp:anchor distT="0" distB="0" distL="114300" distR="114300" simplePos="0" relativeHeight="251666432" behindDoc="0" locked="0" layoutInCell="1" allowOverlap="1" wp14:anchorId="183AFA6F" wp14:editId="29A629F9">
                <wp:simplePos x="0" y="0"/>
                <wp:positionH relativeFrom="column">
                  <wp:posOffset>811530</wp:posOffset>
                </wp:positionH>
                <wp:positionV relativeFrom="paragraph">
                  <wp:posOffset>68275</wp:posOffset>
                </wp:positionV>
                <wp:extent cx="1397000" cy="277495"/>
                <wp:effectExtent l="0" t="0" r="12700" b="27305"/>
                <wp:wrapNone/>
                <wp:docPr id="8" name="Rounded Rectangle 8"/>
                <wp:cNvGraphicFramePr/>
                <a:graphic xmlns:a="http://schemas.openxmlformats.org/drawingml/2006/main">
                  <a:graphicData uri="http://schemas.microsoft.com/office/word/2010/wordprocessingShape">
                    <wps:wsp>
                      <wps:cNvSpPr/>
                      <wps:spPr>
                        <a:xfrm>
                          <a:off x="0" y="0"/>
                          <a:ext cx="1397000" cy="277495"/>
                        </a:xfrm>
                        <a:prstGeom prst="roundRect">
                          <a:avLst/>
                        </a:prstGeom>
                        <a:solidFill>
                          <a:schemeClr val="accent5">
                            <a:lumMod val="40000"/>
                            <a:lumOff val="60000"/>
                          </a:schemeClr>
                        </a:solidFill>
                        <a:ln>
                          <a:solidFill>
                            <a:schemeClr val="accent5">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CD57BD" w14:textId="77777777" w:rsidR="00CC7D55" w:rsidRPr="003341C9" w:rsidRDefault="00CC7D55" w:rsidP="00971D38">
                            <w:pPr>
                              <w:rPr>
                                <w:rFonts w:cs="Arial"/>
                                <w:b/>
                                <w:bCs/>
                                <w:color w:val="000000" w:themeColor="text1"/>
                                <w:sz w:val="20"/>
                                <w:szCs w:val="20"/>
                              </w:rPr>
                            </w:pPr>
                            <w:r w:rsidRPr="003341C9">
                              <w:rPr>
                                <w:rFonts w:cs="Arial"/>
                                <w:b/>
                                <w:bCs/>
                                <w:color w:val="000000" w:themeColor="text1"/>
                                <w:sz w:val="20"/>
                                <w:szCs w:val="20"/>
                              </w:rPr>
                              <w:t>Staff Loan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8" o:spid="_x0000_s1037" style="position:absolute;left:0;text-align:left;margin-left:63.9pt;margin-top:5.4pt;width:110pt;height:21.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" fillcolor="#b4c6e7 [1304]" strokecolor="#d9e2f3 [664]" strokeweight="1pt">
                <v:stroke joinstyle="miter"/>
                <v:textbox>
                  <w:txbxContent>
                    <w:p w14:paraId="44CD57BD" w14:textId="77777777" w:rsidR="00CC7D55" w:rsidRPr="003341C9" w:rsidRDefault="00CC7D55" w:rsidP="00971D38">
                      <w:pPr>
                        <w:rPr>
                          <w:rFonts w:cs="Arial"/>
                          <w:b/>
                          <w:bCs/>
                          <w:color w:val="000000" w:themeColor="text1"/>
                          <w:sz w:val="20"/>
                          <w:szCs w:val="20"/>
                        </w:rPr>
                      </w:pPr>
                      <w:r w:rsidRPr="003341C9">
                        <w:rPr>
                          <w:rFonts w:cs="Arial"/>
                          <w:b/>
                          <w:bCs/>
                          <w:color w:val="000000" w:themeColor="text1"/>
                          <w:sz w:val="20"/>
                          <w:szCs w:val="20"/>
                        </w:rPr>
                        <w:t>Staff Loan</w:t>
                      </w:r>
                    </w:p>
                  </w:txbxContent>
                </v:textbox>
              </v:roundrect>
            </w:pict>
          </mc:Fallback>
        </mc:AlternateContent>
      </w:r>
      <w:r w:rsidRPr="00794E4D">
        <w:rPr>
          <w:rFonts w:cs="Arial"/>
          <w:noProof/>
          <w:sz w:val="20"/>
        </w:rPr>
        <mc:AlternateContent>
          <mc:Choice Requires="wps">
            <w:drawing>
              <wp:anchor distT="0" distB="0" distL="114300" distR="114300" simplePos="0" relativeHeight="251685888" behindDoc="0" locked="0" layoutInCell="1" allowOverlap="1" wp14:anchorId="66A51164" wp14:editId="659924A8">
                <wp:simplePos x="0" y="0"/>
                <wp:positionH relativeFrom="column">
                  <wp:posOffset>3697910</wp:posOffset>
                </wp:positionH>
                <wp:positionV relativeFrom="paragraph">
                  <wp:posOffset>207645</wp:posOffset>
                </wp:positionV>
                <wp:extent cx="87630" cy="0"/>
                <wp:effectExtent l="0" t="0" r="26670" b="19050"/>
                <wp:wrapNone/>
                <wp:docPr id="33" name="Straight Connector 33"/>
                <wp:cNvGraphicFramePr/>
                <a:graphic xmlns:a="http://schemas.openxmlformats.org/drawingml/2006/main">
                  <a:graphicData uri="http://schemas.microsoft.com/office/word/2010/wordprocessingShape">
                    <wps:wsp>
                      <wps:cNvCnPr/>
                      <wps:spPr>
                        <a:xfrm>
                          <a:off x="0" y="0"/>
                          <a:ext cx="8763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589E836" id="Straight Connector 33"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15pt,16.35pt" to="298.05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" strokecolor="#5b9bd5 [3204]" strokeweight="1.5pt">
                <v:stroke joinstyle="miter"/>
              </v:line>
            </w:pict>
          </mc:Fallback>
        </mc:AlternateContent>
      </w:r>
    </w:p>
    <w:p w14:paraId="7DDE6BE9" w14:textId="77777777" w:rsidR="00971D38" w:rsidRPr="00794E4D" w:rsidRDefault="00971D38" w:rsidP="00971D38">
      <w:pPr>
        <w:spacing w:after="120" w:line="276" w:lineRule="auto"/>
        <w:ind w:left="360" w:firstLine="491"/>
        <w:jc w:val="thaiDistribute"/>
        <w:rPr>
          <w:rFonts w:cs="Arial"/>
          <w:sz w:val="20"/>
        </w:rPr>
      </w:pPr>
      <w:r w:rsidRPr="00794E4D">
        <w:rPr>
          <w:rFonts w:cs="Arial"/>
          <w:noProof/>
          <w:sz w:val="20"/>
        </w:rPr>
        <mc:AlternateContent>
          <mc:Choice Requires="wps">
            <w:drawing>
              <wp:anchor distT="0" distB="0" distL="114300" distR="114300" simplePos="0" relativeHeight="251668480" behindDoc="0" locked="0" layoutInCell="1" allowOverlap="1" wp14:anchorId="3F20407C" wp14:editId="5356ADC3">
                <wp:simplePos x="0" y="0"/>
                <wp:positionH relativeFrom="column">
                  <wp:posOffset>2369185</wp:posOffset>
                </wp:positionH>
                <wp:positionV relativeFrom="paragraph">
                  <wp:posOffset>201295</wp:posOffset>
                </wp:positionV>
                <wp:extent cx="753110" cy="248285"/>
                <wp:effectExtent l="0" t="0" r="27940" b="18415"/>
                <wp:wrapNone/>
                <wp:docPr id="12" name="Rounded Rectangle 12"/>
                <wp:cNvGraphicFramePr/>
                <a:graphic xmlns:a="http://schemas.openxmlformats.org/drawingml/2006/main">
                  <a:graphicData uri="http://schemas.microsoft.com/office/word/2010/wordprocessingShape">
                    <wps:wsp>
                      <wps:cNvSpPr/>
                      <wps:spPr>
                        <a:xfrm>
                          <a:off x="0" y="0"/>
                          <a:ext cx="753110" cy="248285"/>
                        </a:xfrm>
                        <a:prstGeom prst="roundRect">
                          <a:avLst/>
                        </a:prstGeom>
                        <a:solidFill>
                          <a:schemeClr val="accent5">
                            <a:lumMod val="20000"/>
                            <a:lumOff val="80000"/>
                          </a:schemeClr>
                        </a:solidFill>
                        <a:ln>
                          <a:solidFill>
                            <a:schemeClr val="accent5">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9B707A" w14:textId="77777777" w:rsidR="00CC7D55" w:rsidRPr="0054178B" w:rsidRDefault="00CC7D55" w:rsidP="00971D38">
                            <w:pPr>
                              <w:rPr>
                                <w:rFonts w:cs="Arial"/>
                                <w:color w:val="000000" w:themeColor="text1"/>
                                <w:sz w:val="16"/>
                                <w:szCs w:val="16"/>
                              </w:rPr>
                            </w:pPr>
                            <w:r w:rsidRPr="0054178B">
                              <w:rPr>
                                <w:rFonts w:cs="Arial"/>
                                <w:color w:val="000000" w:themeColor="text1"/>
                                <w:sz w:val="16"/>
                                <w:szCs w:val="16"/>
                              </w:rPr>
                              <w:t>New Car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2" o:spid="_x0000_s1038" style="position:absolute;left:0;text-align:left;margin-left:186.55pt;margin-top:15.85pt;width:59.3pt;height:19.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" fillcolor="#d9e2f3 [664]" strokecolor="#b4c6e7 [1304]" strokeweight="1pt">
                <v:stroke joinstyle="miter"/>
                <v:textbox>
                  <w:txbxContent>
                    <w:p w14:paraId="1C9B707A" w14:textId="77777777" w:rsidR="00CC7D55" w:rsidRPr="0054178B" w:rsidRDefault="00CC7D55" w:rsidP="00971D38">
                      <w:pPr>
                        <w:rPr>
                          <w:rFonts w:cs="Arial"/>
                          <w:color w:val="000000" w:themeColor="text1"/>
                          <w:sz w:val="16"/>
                          <w:szCs w:val="16"/>
                        </w:rPr>
                      </w:pPr>
                      <w:r w:rsidRPr="0054178B">
                        <w:rPr>
                          <w:rFonts w:cs="Arial"/>
                          <w:color w:val="000000" w:themeColor="text1"/>
                          <w:sz w:val="16"/>
                          <w:szCs w:val="16"/>
                        </w:rPr>
                        <w:t>New Car</w:t>
                      </w:r>
                    </w:p>
                  </w:txbxContent>
                </v:textbox>
              </v:roundrect>
            </w:pict>
          </mc:Fallback>
        </mc:AlternateContent>
      </w:r>
      <w:r w:rsidRPr="00794E4D">
        <w:rPr>
          <w:rFonts w:cs="Arial"/>
          <w:noProof/>
          <w:sz w:val="20"/>
        </w:rPr>
        <mc:AlternateContent>
          <mc:Choice Requires="wps">
            <w:drawing>
              <wp:anchor distT="0" distB="0" distL="114300" distR="114300" simplePos="0" relativeHeight="251669504" behindDoc="0" locked="0" layoutInCell="1" allowOverlap="1" wp14:anchorId="3F54EE14" wp14:editId="383E3FBF">
                <wp:simplePos x="0" y="0"/>
                <wp:positionH relativeFrom="column">
                  <wp:posOffset>2369185</wp:posOffset>
                </wp:positionH>
                <wp:positionV relativeFrom="paragraph">
                  <wp:posOffset>486410</wp:posOffset>
                </wp:positionV>
                <wp:extent cx="753110" cy="248285"/>
                <wp:effectExtent l="0" t="0" r="27940" b="18415"/>
                <wp:wrapNone/>
                <wp:docPr id="13" name="Rounded Rectangle 13"/>
                <wp:cNvGraphicFramePr/>
                <a:graphic xmlns:a="http://schemas.openxmlformats.org/drawingml/2006/main">
                  <a:graphicData uri="http://schemas.microsoft.com/office/word/2010/wordprocessingShape">
                    <wps:wsp>
                      <wps:cNvSpPr/>
                      <wps:spPr>
                        <a:xfrm>
                          <a:off x="0" y="0"/>
                          <a:ext cx="753110" cy="248285"/>
                        </a:xfrm>
                        <a:prstGeom prst="roundRect">
                          <a:avLst/>
                        </a:prstGeom>
                        <a:solidFill>
                          <a:schemeClr val="accent5">
                            <a:lumMod val="20000"/>
                            <a:lumOff val="80000"/>
                          </a:schemeClr>
                        </a:solidFill>
                        <a:ln>
                          <a:solidFill>
                            <a:schemeClr val="accent5">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AB48C9" w14:textId="77777777" w:rsidR="00CC7D55" w:rsidRPr="0054178B" w:rsidRDefault="00CC7D55" w:rsidP="00971D38">
                            <w:pPr>
                              <w:rPr>
                                <w:rFonts w:cs="Arial"/>
                                <w:color w:val="000000" w:themeColor="text1"/>
                                <w:sz w:val="16"/>
                                <w:szCs w:val="16"/>
                              </w:rPr>
                            </w:pPr>
                            <w:r w:rsidRPr="0054178B">
                              <w:rPr>
                                <w:rFonts w:cs="Arial"/>
                                <w:color w:val="000000" w:themeColor="text1"/>
                                <w:sz w:val="16"/>
                                <w:szCs w:val="16"/>
                              </w:rPr>
                              <w:t>Used Car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3" o:spid="_x0000_s1039" style="position:absolute;left:0;text-align:left;margin-left:186.55pt;margin-top:38.3pt;width:59.3pt;height:19.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" fillcolor="#d9e2f3 [664]" strokecolor="#b4c6e7 [1304]" strokeweight="1pt">
                <v:stroke joinstyle="miter"/>
                <v:textbox>
                  <w:txbxContent>
                    <w:p w14:paraId="58AB48C9" w14:textId="77777777" w:rsidR="00CC7D55" w:rsidRPr="0054178B" w:rsidRDefault="00CC7D55" w:rsidP="00971D38">
                      <w:pPr>
                        <w:rPr>
                          <w:rFonts w:cs="Arial"/>
                          <w:color w:val="000000" w:themeColor="text1"/>
                          <w:sz w:val="16"/>
                          <w:szCs w:val="16"/>
                        </w:rPr>
                      </w:pPr>
                      <w:r w:rsidRPr="0054178B">
                        <w:rPr>
                          <w:rFonts w:cs="Arial"/>
                          <w:color w:val="000000" w:themeColor="text1"/>
                          <w:sz w:val="16"/>
                          <w:szCs w:val="16"/>
                        </w:rPr>
                        <w:t>Used Car</w:t>
                      </w:r>
                    </w:p>
                  </w:txbxContent>
                </v:textbox>
              </v:roundrect>
            </w:pict>
          </mc:Fallback>
        </mc:AlternateContent>
      </w:r>
      <w:r w:rsidRPr="00794E4D">
        <w:rPr>
          <w:rFonts w:cs="Arial"/>
          <w:noProof/>
          <w:sz w:val="20"/>
        </w:rPr>
        <mc:AlternateContent>
          <mc:Choice Requires="wps">
            <w:drawing>
              <wp:anchor distT="0" distB="0" distL="114300" distR="114300" simplePos="0" relativeHeight="251670528" behindDoc="0" locked="0" layoutInCell="1" allowOverlap="1" wp14:anchorId="47204AFE" wp14:editId="3CE9CC7D">
                <wp:simplePos x="0" y="0"/>
                <wp:positionH relativeFrom="column">
                  <wp:posOffset>2369185</wp:posOffset>
                </wp:positionH>
                <wp:positionV relativeFrom="paragraph">
                  <wp:posOffset>772160</wp:posOffset>
                </wp:positionV>
                <wp:extent cx="753110" cy="248285"/>
                <wp:effectExtent l="0" t="0" r="27940" b="18415"/>
                <wp:wrapNone/>
                <wp:docPr id="14" name="Rounded Rectangle 14"/>
                <wp:cNvGraphicFramePr/>
                <a:graphic xmlns:a="http://schemas.openxmlformats.org/drawingml/2006/main">
                  <a:graphicData uri="http://schemas.microsoft.com/office/word/2010/wordprocessingShape">
                    <wps:wsp>
                      <wps:cNvSpPr/>
                      <wps:spPr>
                        <a:xfrm>
                          <a:off x="0" y="0"/>
                          <a:ext cx="753110" cy="248285"/>
                        </a:xfrm>
                        <a:prstGeom prst="roundRect">
                          <a:avLst/>
                        </a:prstGeom>
                        <a:solidFill>
                          <a:schemeClr val="accent5">
                            <a:lumMod val="20000"/>
                            <a:lumOff val="80000"/>
                          </a:schemeClr>
                        </a:solidFill>
                        <a:ln>
                          <a:solidFill>
                            <a:schemeClr val="accent5">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84EF58" w14:textId="77777777" w:rsidR="00CC7D55" w:rsidRPr="0054178B" w:rsidRDefault="00CC7D55" w:rsidP="00971D38">
                            <w:pPr>
                              <w:rPr>
                                <w:rFonts w:cs="Arial"/>
                                <w:color w:val="000000" w:themeColor="text1"/>
                                <w:sz w:val="16"/>
                                <w:szCs w:val="16"/>
                              </w:rPr>
                            </w:pPr>
                            <w:r w:rsidRPr="0054178B">
                              <w:rPr>
                                <w:rFonts w:cs="Arial"/>
                                <w:color w:val="000000" w:themeColor="text1"/>
                                <w:sz w:val="16"/>
                                <w:szCs w:val="16"/>
                              </w:rPr>
                              <w:t>K</w:t>
                            </w:r>
                            <w:r w:rsidRPr="0054178B">
                              <w:rPr>
                                <w:rFonts w:cs="Angsana New"/>
                                <w:color w:val="000000" w:themeColor="text1"/>
                                <w:sz w:val="16"/>
                                <w:szCs w:val="16"/>
                                <w:cs/>
                              </w:rPr>
                              <w:t xml:space="preserve">- </w:t>
                            </w:r>
                            <w:r w:rsidRPr="0054178B">
                              <w:rPr>
                                <w:rFonts w:cs="Arial"/>
                                <w:color w:val="000000" w:themeColor="text1"/>
                                <w:sz w:val="16"/>
                                <w:szCs w:val="16"/>
                              </w:rPr>
                              <w:t>Car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4" o:spid="_x0000_s1040" style="position:absolute;left:0;text-align:left;margin-left:186.55pt;margin-top:60.8pt;width:59.3pt;height:19.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" fillcolor="#d9e2f3 [664]" strokecolor="#b4c6e7 [1304]" strokeweight="1pt">
                <v:stroke joinstyle="miter"/>
                <v:textbox>
                  <w:txbxContent>
                    <w:p w14:paraId="2784EF58" w14:textId="77777777" w:rsidR="00CC7D55" w:rsidRPr="0054178B" w:rsidRDefault="00CC7D55" w:rsidP="00971D38">
                      <w:pPr>
                        <w:rPr>
                          <w:rFonts w:cs="Arial"/>
                          <w:color w:val="000000" w:themeColor="text1"/>
                          <w:sz w:val="16"/>
                          <w:szCs w:val="16"/>
                        </w:rPr>
                      </w:pPr>
                      <w:r w:rsidRPr="0054178B">
                        <w:rPr>
                          <w:rFonts w:cs="Arial"/>
                          <w:color w:val="000000" w:themeColor="text1"/>
                          <w:sz w:val="16"/>
                          <w:szCs w:val="16"/>
                        </w:rPr>
                        <w:t>K</w:t>
                      </w:r>
                      <w:r w:rsidRPr="0054178B">
                        <w:rPr>
                          <w:rFonts w:cs="Angsana New"/>
                          <w:color w:val="000000" w:themeColor="text1"/>
                          <w:sz w:val="16"/>
                          <w:szCs w:val="16"/>
                          <w:cs/>
                        </w:rPr>
                        <w:t xml:space="preserve">- </w:t>
                      </w:r>
                      <w:r w:rsidRPr="0054178B">
                        <w:rPr>
                          <w:rFonts w:cs="Arial"/>
                          <w:color w:val="000000" w:themeColor="text1"/>
                          <w:sz w:val="16"/>
                          <w:szCs w:val="16"/>
                        </w:rPr>
                        <w:t>Car</w:t>
                      </w:r>
                    </w:p>
                  </w:txbxContent>
                </v:textbox>
              </v:roundrect>
            </w:pict>
          </mc:Fallback>
        </mc:AlternateContent>
      </w:r>
      <w:r w:rsidRPr="00794E4D">
        <w:rPr>
          <w:rFonts w:cs="Arial"/>
          <w:noProof/>
          <w:sz w:val="20"/>
        </w:rPr>
        <mc:AlternateContent>
          <mc:Choice Requires="wps">
            <w:drawing>
              <wp:anchor distT="0" distB="0" distL="114300" distR="114300" simplePos="0" relativeHeight="251667456" behindDoc="0" locked="0" layoutInCell="1" allowOverlap="1" wp14:anchorId="7056A58F" wp14:editId="471A4A19">
                <wp:simplePos x="0" y="0"/>
                <wp:positionH relativeFrom="column">
                  <wp:posOffset>810895</wp:posOffset>
                </wp:positionH>
                <wp:positionV relativeFrom="paragraph">
                  <wp:posOffset>180975</wp:posOffset>
                </wp:positionV>
                <wp:extent cx="1397000" cy="277495"/>
                <wp:effectExtent l="0" t="0" r="12700" b="27305"/>
                <wp:wrapNone/>
                <wp:docPr id="9" name="Rounded Rectangle 9"/>
                <wp:cNvGraphicFramePr/>
                <a:graphic xmlns:a="http://schemas.openxmlformats.org/drawingml/2006/main">
                  <a:graphicData uri="http://schemas.microsoft.com/office/word/2010/wordprocessingShape">
                    <wps:wsp>
                      <wps:cNvSpPr/>
                      <wps:spPr>
                        <a:xfrm>
                          <a:off x="0" y="0"/>
                          <a:ext cx="1397000" cy="277495"/>
                        </a:xfrm>
                        <a:prstGeom prst="roundRect">
                          <a:avLst/>
                        </a:prstGeom>
                        <a:solidFill>
                          <a:schemeClr val="accent5">
                            <a:lumMod val="40000"/>
                            <a:lumOff val="60000"/>
                          </a:schemeClr>
                        </a:solidFill>
                        <a:ln>
                          <a:solidFill>
                            <a:schemeClr val="accent5">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15590F" w14:textId="77777777" w:rsidR="00CC7D55" w:rsidRPr="003341C9" w:rsidRDefault="00CC7D55" w:rsidP="00971D38">
                            <w:pPr>
                              <w:rPr>
                                <w:rFonts w:cs="Arial"/>
                                <w:b/>
                                <w:bCs/>
                                <w:color w:val="000000" w:themeColor="text1"/>
                                <w:sz w:val="20"/>
                                <w:szCs w:val="20"/>
                              </w:rPr>
                            </w:pPr>
                            <w:r w:rsidRPr="003341C9">
                              <w:rPr>
                                <w:rFonts w:cs="Arial"/>
                                <w:b/>
                                <w:bCs/>
                                <w:color w:val="000000" w:themeColor="text1"/>
                                <w:sz w:val="20"/>
                                <w:szCs w:val="20"/>
                              </w:rPr>
                              <w:t>K</w:t>
                            </w:r>
                            <w:r w:rsidRPr="003341C9">
                              <w:rPr>
                                <w:rFonts w:cs="Angsana New"/>
                                <w:b/>
                                <w:bCs/>
                                <w:color w:val="000000" w:themeColor="text1"/>
                                <w:sz w:val="20"/>
                                <w:szCs w:val="20"/>
                                <w:cs/>
                              </w:rPr>
                              <w:t>-</w:t>
                            </w:r>
                            <w:r w:rsidRPr="003341C9">
                              <w:rPr>
                                <w:rFonts w:cs="Arial"/>
                                <w:b/>
                                <w:bCs/>
                                <w:color w:val="000000" w:themeColor="text1"/>
                                <w:sz w:val="20"/>
                                <w:szCs w:val="20"/>
                              </w:rPr>
                              <w:t>Leasing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9" o:spid="_x0000_s1041" style="position:absolute;left:0;text-align:left;margin-left:63.85pt;margin-top:14.25pt;width:110pt;height:21.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" fillcolor="#b4c6e7 [1304]" strokecolor="#d9e2f3 [664]" strokeweight="1pt">
                <v:stroke joinstyle="miter"/>
                <v:textbox>
                  <w:txbxContent>
                    <w:p w14:paraId="4915590F" w14:textId="77777777" w:rsidR="00CC7D55" w:rsidRPr="003341C9" w:rsidRDefault="00CC7D55" w:rsidP="00971D38">
                      <w:pPr>
                        <w:rPr>
                          <w:rFonts w:cs="Arial"/>
                          <w:b/>
                          <w:bCs/>
                          <w:color w:val="000000" w:themeColor="text1"/>
                          <w:sz w:val="20"/>
                          <w:szCs w:val="20"/>
                        </w:rPr>
                      </w:pPr>
                      <w:r w:rsidRPr="003341C9">
                        <w:rPr>
                          <w:rFonts w:cs="Arial"/>
                          <w:b/>
                          <w:bCs/>
                          <w:color w:val="000000" w:themeColor="text1"/>
                          <w:sz w:val="20"/>
                          <w:szCs w:val="20"/>
                        </w:rPr>
                        <w:t>K</w:t>
                      </w:r>
                      <w:r w:rsidRPr="003341C9">
                        <w:rPr>
                          <w:rFonts w:cs="Angsana New"/>
                          <w:b/>
                          <w:bCs/>
                          <w:color w:val="000000" w:themeColor="text1"/>
                          <w:sz w:val="20"/>
                          <w:szCs w:val="20"/>
                          <w:cs/>
                        </w:rPr>
                        <w:t>-</w:t>
                      </w:r>
                      <w:r w:rsidRPr="003341C9">
                        <w:rPr>
                          <w:rFonts w:cs="Arial"/>
                          <w:b/>
                          <w:bCs/>
                          <w:color w:val="000000" w:themeColor="text1"/>
                          <w:sz w:val="20"/>
                          <w:szCs w:val="20"/>
                        </w:rPr>
                        <w:t>Leasing</w:t>
                      </w:r>
                    </w:p>
                  </w:txbxContent>
                </v:textbox>
              </v:roundrect>
            </w:pict>
          </mc:Fallback>
        </mc:AlternateContent>
      </w:r>
    </w:p>
    <w:p w14:paraId="58DEB7CA" w14:textId="77777777" w:rsidR="00971D38" w:rsidRPr="00794E4D" w:rsidRDefault="00971D38" w:rsidP="00971D38">
      <w:pPr>
        <w:spacing w:after="120" w:line="276" w:lineRule="auto"/>
        <w:ind w:left="360" w:firstLine="491"/>
        <w:jc w:val="thaiDistribute"/>
        <w:rPr>
          <w:rFonts w:cs="Arial"/>
          <w:sz w:val="20"/>
        </w:rPr>
      </w:pPr>
      <w:r w:rsidRPr="00794E4D">
        <w:rPr>
          <w:rFonts w:cs="Arial"/>
          <w:noProof/>
          <w:sz w:val="20"/>
        </w:rPr>
        <mc:AlternateContent>
          <mc:Choice Requires="wps">
            <w:drawing>
              <wp:anchor distT="0" distB="0" distL="114300" distR="114300" simplePos="0" relativeHeight="251675648" behindDoc="0" locked="0" layoutInCell="1" allowOverlap="1" wp14:anchorId="56997154" wp14:editId="579D91F5">
                <wp:simplePos x="0" y="0"/>
                <wp:positionH relativeFrom="column">
                  <wp:posOffset>2216150</wp:posOffset>
                </wp:positionH>
                <wp:positionV relativeFrom="paragraph">
                  <wp:posOffset>103200</wp:posOffset>
                </wp:positionV>
                <wp:extent cx="131445" cy="0"/>
                <wp:effectExtent l="0" t="0" r="20955" b="19050"/>
                <wp:wrapNone/>
                <wp:docPr id="21" name="Straight Connector 21"/>
                <wp:cNvGraphicFramePr/>
                <a:graphic xmlns:a="http://schemas.openxmlformats.org/drawingml/2006/main">
                  <a:graphicData uri="http://schemas.microsoft.com/office/word/2010/wordprocessingShape">
                    <wps:wsp>
                      <wps:cNvCnPr/>
                      <wps:spPr>
                        <a:xfrm>
                          <a:off x="0" y="0"/>
                          <a:ext cx="131445" cy="0"/>
                        </a:xfrm>
                        <a:prstGeom prst="line">
                          <a:avLst/>
                        </a:prstGeom>
                        <a:ln w="1905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FB5A6B1" id="Straight Connector 21"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5pt,8.15pt" to="184.85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" strokecolor="#4472c4 [3208]" strokeweight="1.5pt">
                <v:stroke joinstyle="miter"/>
              </v:line>
            </w:pict>
          </mc:Fallback>
        </mc:AlternateContent>
      </w:r>
      <w:r w:rsidRPr="00794E4D">
        <w:rPr>
          <w:rFonts w:cs="Arial"/>
          <w:noProof/>
          <w:sz w:val="20"/>
        </w:rPr>
        <mc:AlternateContent>
          <mc:Choice Requires="wps">
            <w:drawing>
              <wp:anchor distT="0" distB="0" distL="114300" distR="114300" simplePos="0" relativeHeight="251677696" behindDoc="0" locked="0" layoutInCell="1" allowOverlap="1" wp14:anchorId="52F55A2A" wp14:editId="2990E842">
                <wp:simplePos x="0" y="0"/>
                <wp:positionH relativeFrom="column">
                  <wp:posOffset>2216150</wp:posOffset>
                </wp:positionH>
                <wp:positionV relativeFrom="paragraph">
                  <wp:posOffset>96520</wp:posOffset>
                </wp:positionV>
                <wp:extent cx="138430" cy="541020"/>
                <wp:effectExtent l="0" t="0" r="33020" b="30480"/>
                <wp:wrapNone/>
                <wp:docPr id="23" name="Straight Connector 23"/>
                <wp:cNvGraphicFramePr/>
                <a:graphic xmlns:a="http://schemas.openxmlformats.org/drawingml/2006/main">
                  <a:graphicData uri="http://schemas.microsoft.com/office/word/2010/wordprocessingShape">
                    <wps:wsp>
                      <wps:cNvCnPr/>
                      <wps:spPr>
                        <a:xfrm>
                          <a:off x="0" y="0"/>
                          <a:ext cx="138430" cy="541020"/>
                        </a:xfrm>
                        <a:prstGeom prst="line">
                          <a:avLst/>
                        </a:prstGeom>
                        <a:ln w="1905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82C9DC0" id="Straight Connector 23"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5pt,7.6pt" to="185.4pt,5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" strokecolor="#4472c4 [3208]" strokeweight="1.5pt">
                <v:stroke joinstyle="miter"/>
              </v:line>
            </w:pict>
          </mc:Fallback>
        </mc:AlternateContent>
      </w:r>
      <w:r w:rsidRPr="00794E4D">
        <w:rPr>
          <w:rFonts w:cs="Arial"/>
          <w:noProof/>
          <w:sz w:val="20"/>
        </w:rPr>
        <mc:AlternateContent>
          <mc:Choice Requires="wps">
            <w:drawing>
              <wp:anchor distT="0" distB="0" distL="114300" distR="114300" simplePos="0" relativeHeight="251676672" behindDoc="0" locked="0" layoutInCell="1" allowOverlap="1" wp14:anchorId="372AEE24" wp14:editId="04FE9D78">
                <wp:simplePos x="0" y="0"/>
                <wp:positionH relativeFrom="column">
                  <wp:posOffset>2216506</wp:posOffset>
                </wp:positionH>
                <wp:positionV relativeFrom="paragraph">
                  <wp:posOffset>96647</wp:posOffset>
                </wp:positionV>
                <wp:extent cx="153035" cy="262890"/>
                <wp:effectExtent l="0" t="0" r="18415" b="22860"/>
                <wp:wrapNone/>
                <wp:docPr id="22" name="Straight Connector 22"/>
                <wp:cNvGraphicFramePr/>
                <a:graphic xmlns:a="http://schemas.openxmlformats.org/drawingml/2006/main">
                  <a:graphicData uri="http://schemas.microsoft.com/office/word/2010/wordprocessingShape">
                    <wps:wsp>
                      <wps:cNvCnPr/>
                      <wps:spPr>
                        <a:xfrm>
                          <a:off x="0" y="0"/>
                          <a:ext cx="153035" cy="262890"/>
                        </a:xfrm>
                        <a:prstGeom prst="line">
                          <a:avLst/>
                        </a:prstGeom>
                        <a:ln w="1905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B7B5D55" id="Straight Connector 22"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55pt,7.6pt" to="186.6pt,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" strokecolor="#4472c4 [3208]" strokeweight="1.5pt">
                <v:stroke joinstyle="miter"/>
              </v:line>
            </w:pict>
          </mc:Fallback>
        </mc:AlternateContent>
      </w:r>
      <w:r w:rsidRPr="00794E4D">
        <w:rPr>
          <w:rFonts w:cs="Arial"/>
          <w:noProof/>
          <w:sz w:val="20"/>
        </w:rPr>
        <mc:AlternateContent>
          <mc:Choice Requires="wps">
            <w:drawing>
              <wp:anchor distT="0" distB="0" distL="114300" distR="114300" simplePos="0" relativeHeight="251674624" behindDoc="0" locked="0" layoutInCell="1" allowOverlap="1" wp14:anchorId="36EBB586" wp14:editId="0B9FA09D">
                <wp:simplePos x="0" y="0"/>
                <wp:positionH relativeFrom="column">
                  <wp:posOffset>722630</wp:posOffset>
                </wp:positionH>
                <wp:positionV relativeFrom="paragraph">
                  <wp:posOffset>98425</wp:posOffset>
                </wp:positionV>
                <wp:extent cx="87630" cy="0"/>
                <wp:effectExtent l="0" t="0" r="26670" b="19050"/>
                <wp:wrapNone/>
                <wp:docPr id="19" name="Straight Connector 19"/>
                <wp:cNvGraphicFramePr/>
                <a:graphic xmlns:a="http://schemas.openxmlformats.org/drawingml/2006/main">
                  <a:graphicData uri="http://schemas.microsoft.com/office/word/2010/wordprocessingShape">
                    <wps:wsp>
                      <wps:cNvCnPr/>
                      <wps:spPr>
                        <a:xfrm>
                          <a:off x="0" y="0"/>
                          <a:ext cx="8763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C45E39A" id="Straight Connector 19"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9pt,7.75pt" to="63.8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" strokecolor="#5b9bd5 [3204]" strokeweight="1.5pt">
                <v:stroke joinstyle="miter"/>
              </v:line>
            </w:pict>
          </mc:Fallback>
        </mc:AlternateContent>
      </w:r>
    </w:p>
    <w:p w14:paraId="733D9AD2" w14:textId="77777777" w:rsidR="00971D38" w:rsidRPr="00794E4D" w:rsidRDefault="00971D38" w:rsidP="00971D38">
      <w:pPr>
        <w:spacing w:after="120" w:line="276" w:lineRule="auto"/>
        <w:ind w:left="360" w:firstLine="491"/>
        <w:jc w:val="thaiDistribute"/>
        <w:rPr>
          <w:rFonts w:cs="Arial"/>
          <w:sz w:val="20"/>
        </w:rPr>
      </w:pPr>
    </w:p>
    <w:p w14:paraId="1D694D59" w14:textId="77777777" w:rsidR="00971D38" w:rsidRPr="00794E4D" w:rsidRDefault="00971D38" w:rsidP="00971D38">
      <w:pPr>
        <w:spacing w:after="120" w:line="276" w:lineRule="auto"/>
        <w:ind w:left="360" w:firstLine="491"/>
        <w:jc w:val="thaiDistribute"/>
        <w:rPr>
          <w:rFonts w:cs="Arial"/>
          <w:sz w:val="20"/>
        </w:rPr>
      </w:pPr>
    </w:p>
    <w:p w14:paraId="6BC907E7" w14:textId="77777777" w:rsidR="00CD7325" w:rsidRPr="00794E4D" w:rsidRDefault="00CD7325" w:rsidP="00812DE8">
      <w:pPr>
        <w:keepNext/>
        <w:spacing w:line="276" w:lineRule="auto"/>
        <w:rPr>
          <w:rFonts w:cs="Arial"/>
          <w:sz w:val="20"/>
        </w:rPr>
      </w:pPr>
    </w:p>
    <w:p w14:paraId="1A410814" w14:textId="77777777" w:rsidR="00812DE8" w:rsidRPr="00794E4D" w:rsidRDefault="00812DE8" w:rsidP="00812DE8">
      <w:pPr>
        <w:pStyle w:val="Caption"/>
        <w:keepNext/>
        <w:rPr>
          <w:rFonts w:cs="Arial"/>
        </w:rPr>
      </w:pPr>
      <w:r w:rsidRPr="00794E4D">
        <w:rPr>
          <w:rFonts w:cs="Arial"/>
        </w:rPr>
        <w:t xml:space="preserve">Figure </w:t>
      </w:r>
      <w:r w:rsidR="002429A2" w:rsidRPr="00794E4D">
        <w:rPr>
          <w:rFonts w:cs="Arial"/>
        </w:rPr>
        <w:fldChar w:fldCharType="begin"/>
      </w:r>
      <w:r w:rsidR="002429A2" w:rsidRPr="00794E4D">
        <w:rPr>
          <w:rFonts w:cs="Arial"/>
        </w:rPr>
        <w:instrText xml:space="preserve"> SEQ Figure \</w:instrText>
      </w:r>
      <w:r w:rsidR="002429A2" w:rsidRPr="00794E4D">
        <w:rPr>
          <w:rFonts w:cs="Arial"/>
          <w:szCs w:val="18"/>
          <w:cs/>
        </w:rPr>
        <w:instrText xml:space="preserve">* </w:instrText>
      </w:r>
      <w:r w:rsidR="002429A2" w:rsidRPr="00794E4D">
        <w:rPr>
          <w:rFonts w:cs="Arial"/>
        </w:rPr>
        <w:instrText xml:space="preserve">ARABIC </w:instrText>
      </w:r>
      <w:r w:rsidR="002429A2" w:rsidRPr="00794E4D">
        <w:rPr>
          <w:rFonts w:cs="Arial"/>
        </w:rPr>
        <w:fldChar w:fldCharType="separate"/>
      </w:r>
      <w:r w:rsidR="00CC7D55">
        <w:rPr>
          <w:rFonts w:cs="Arial"/>
          <w:noProof/>
        </w:rPr>
        <w:t>7</w:t>
      </w:r>
      <w:r w:rsidR="002429A2" w:rsidRPr="00794E4D">
        <w:rPr>
          <w:rFonts w:cs="Arial"/>
          <w:noProof/>
        </w:rPr>
        <w:fldChar w:fldCharType="end"/>
      </w:r>
      <w:r w:rsidRPr="00794E4D">
        <w:rPr>
          <w:rFonts w:cs="Arial"/>
          <w:szCs w:val="18"/>
          <w:cs/>
        </w:rPr>
        <w:t xml:space="preserve">: </w:t>
      </w:r>
      <w:r w:rsidRPr="00794E4D">
        <w:rPr>
          <w:rFonts w:cs="Arial"/>
        </w:rPr>
        <w:t>Product Structure of</w:t>
      </w:r>
      <w:r w:rsidR="00206B60" w:rsidRPr="00794E4D">
        <w:rPr>
          <w:rFonts w:cs="Arial"/>
        </w:rPr>
        <w:t xml:space="preserve"> KBank’s</w:t>
      </w:r>
      <w:r w:rsidRPr="00794E4D">
        <w:rPr>
          <w:rFonts w:cs="Arial"/>
        </w:rPr>
        <w:t xml:space="preserve"> Retail Product</w:t>
      </w:r>
      <w:r w:rsidR="00206B60" w:rsidRPr="00794E4D">
        <w:rPr>
          <w:rFonts w:cs="Arial"/>
        </w:rPr>
        <w:t>s</w:t>
      </w:r>
    </w:p>
    <w:p w14:paraId="4BDFB51E" w14:textId="77777777" w:rsidR="00153C77" w:rsidRDefault="00153C77" w:rsidP="006353CC">
      <w:pPr>
        <w:jc w:val="left"/>
        <w:rPr>
          <w:rFonts w:cs="Arial"/>
        </w:rPr>
      </w:pPr>
    </w:p>
    <w:p w14:paraId="60340F2C" w14:textId="77777777" w:rsidR="00D53F20" w:rsidRPr="000E2554" w:rsidRDefault="001F0048" w:rsidP="006353CC">
      <w:pPr>
        <w:jc w:val="left"/>
        <w:rPr>
          <w:rFonts w:cstheme="minorBidi"/>
        </w:rPr>
      </w:pPr>
      <w:r w:rsidRPr="00794E4D">
        <w:rPr>
          <w:rFonts w:cs="Arial"/>
        </w:rPr>
        <w:t>EAD develop</w:t>
      </w:r>
      <w:r w:rsidR="00812DE8" w:rsidRPr="00794E4D">
        <w:rPr>
          <w:rFonts w:cs="Arial"/>
        </w:rPr>
        <w:t>ment</w:t>
      </w:r>
      <w:r w:rsidRPr="00794E4D">
        <w:rPr>
          <w:rFonts w:cs="Arial"/>
        </w:rPr>
        <w:t xml:space="preserve"> for </w:t>
      </w:r>
      <w:r w:rsidR="002D5FAE" w:rsidRPr="00794E4D">
        <w:rPr>
          <w:rFonts w:cs="Arial"/>
        </w:rPr>
        <w:t>K</w:t>
      </w:r>
      <w:r w:rsidR="002D5FAE" w:rsidRPr="00794E4D">
        <w:rPr>
          <w:rFonts w:cs="Arial"/>
          <w:szCs w:val="22"/>
          <w:cs/>
        </w:rPr>
        <w:t>-</w:t>
      </w:r>
      <w:r w:rsidR="002D5FAE" w:rsidRPr="00794E4D">
        <w:rPr>
          <w:rFonts w:cs="Arial"/>
        </w:rPr>
        <w:t xml:space="preserve">Leasing </w:t>
      </w:r>
      <w:r w:rsidR="002D5FAE" w:rsidRPr="00794E4D">
        <w:rPr>
          <w:rFonts w:cs="Arial"/>
          <w:szCs w:val="22"/>
          <w:cs/>
        </w:rPr>
        <w:t>(</w:t>
      </w:r>
      <w:r w:rsidR="002D5FAE" w:rsidRPr="00794E4D">
        <w:rPr>
          <w:rFonts w:cs="Arial"/>
        </w:rPr>
        <w:t>KL</w:t>
      </w:r>
      <w:r w:rsidR="002D5FAE" w:rsidRPr="00794E4D">
        <w:rPr>
          <w:rFonts w:cs="Arial"/>
          <w:szCs w:val="22"/>
          <w:cs/>
        </w:rPr>
        <w:t>)</w:t>
      </w:r>
      <w:r w:rsidRPr="00794E4D">
        <w:rPr>
          <w:rFonts w:cs="Arial"/>
        </w:rPr>
        <w:t xml:space="preserve"> is based on Term Loan</w:t>
      </w:r>
      <w:r w:rsidR="002D5FAE" w:rsidRPr="00794E4D">
        <w:rPr>
          <w:rFonts w:cs="Arial"/>
        </w:rPr>
        <w:t xml:space="preserve"> and used for all KL sub</w:t>
      </w:r>
      <w:r w:rsidR="002D5FAE" w:rsidRPr="00794E4D">
        <w:rPr>
          <w:rFonts w:cs="Arial"/>
          <w:szCs w:val="22"/>
          <w:cs/>
        </w:rPr>
        <w:t>-</w:t>
      </w:r>
      <w:r w:rsidR="002D5FAE" w:rsidRPr="00794E4D">
        <w:rPr>
          <w:rFonts w:cs="Arial"/>
        </w:rPr>
        <w:t>products such as New Car, KCar and Used Car</w:t>
      </w:r>
      <w:r w:rsidRPr="00794E4D">
        <w:rPr>
          <w:rFonts w:cs="Arial"/>
          <w:szCs w:val="22"/>
          <w:cs/>
        </w:rPr>
        <w:t>.</w:t>
      </w:r>
      <w:r w:rsidR="002D5FAE" w:rsidRPr="00794E4D">
        <w:rPr>
          <w:rFonts w:cs="Arial"/>
          <w:szCs w:val="22"/>
          <w:cs/>
        </w:rPr>
        <w:t xml:space="preserve"> </w:t>
      </w:r>
      <w:r w:rsidR="00D53F20" w:rsidRPr="00794E4D">
        <w:rPr>
          <w:rFonts w:cs="Arial"/>
          <w:szCs w:val="22"/>
          <w:cs/>
        </w:rPr>
        <w:br w:type="page"/>
      </w:r>
    </w:p>
    <w:p w14:paraId="4836EB91" w14:textId="77777777" w:rsidR="000428CF" w:rsidRPr="00794E4D" w:rsidRDefault="000428CF" w:rsidP="00294632">
      <w:pPr>
        <w:pStyle w:val="Heading1"/>
        <w:numPr>
          <w:ilvl w:val="0"/>
          <w:numId w:val="2"/>
        </w:numPr>
        <w:rPr>
          <w:rFonts w:cs="Arial"/>
        </w:rPr>
      </w:pPr>
      <w:r w:rsidRPr="00794E4D">
        <w:rPr>
          <w:rFonts w:cs="Arial"/>
        </w:rPr>
        <w:lastRenderedPageBreak/>
        <w:t>Loss Given Default</w:t>
      </w:r>
    </w:p>
    <w:p w14:paraId="7DF7F8AE" w14:textId="77777777" w:rsidR="00C11179" w:rsidRPr="00C11179" w:rsidRDefault="00C11179" w:rsidP="00C11179">
      <w:pPr>
        <w:rPr>
          <w:rFonts w:cs="Arial"/>
        </w:rPr>
      </w:pPr>
      <w:r w:rsidRPr="00C11179">
        <w:rPr>
          <w:rFonts w:cs="Arial"/>
        </w:rPr>
        <w:t>Loss given default, LGD, can be defined as the share of a defaulted exposure that will never be recovered by the lenders</w:t>
      </w:r>
      <w:r w:rsidRPr="00C11179">
        <w:rPr>
          <w:rFonts w:cs="Arial"/>
          <w:szCs w:val="22"/>
          <w:cs/>
        </w:rPr>
        <w:t xml:space="preserve">. </w:t>
      </w:r>
      <w:r w:rsidRPr="00C11179">
        <w:rPr>
          <w:rFonts w:cs="Arial"/>
        </w:rPr>
        <w:t>The loss given default shall be assessed in an economic sense rather than a mere accounting perspective</w:t>
      </w:r>
      <w:r w:rsidRPr="00C11179">
        <w:rPr>
          <w:rFonts w:cs="Arial"/>
          <w:szCs w:val="22"/>
          <w:cs/>
        </w:rPr>
        <w:t xml:space="preserve">. </w:t>
      </w:r>
      <w:r w:rsidRPr="00C11179">
        <w:rPr>
          <w:rFonts w:cs="Arial"/>
        </w:rPr>
        <w:t>That said the discount effect associated with the recovery cash flow and cost associated with collecting recoveries shall be considered</w:t>
      </w:r>
      <w:r w:rsidRPr="00C11179">
        <w:rPr>
          <w:rFonts w:cs="Arial"/>
          <w:szCs w:val="22"/>
          <w:cs/>
        </w:rPr>
        <w:t>.</w:t>
      </w:r>
    </w:p>
    <w:p w14:paraId="2D0C37B4" w14:textId="77777777" w:rsidR="00C11179" w:rsidRPr="00C11179" w:rsidRDefault="00C11179" w:rsidP="00C11179">
      <w:pPr>
        <w:rPr>
          <w:rFonts w:cs="Arial"/>
        </w:rPr>
      </w:pPr>
      <w:r w:rsidRPr="00C11179">
        <w:rPr>
          <w:rFonts w:cs="Arial"/>
        </w:rPr>
        <w:t>LGD amount is the total EAD amount subtracted by the expected recovery amount and plus by the collection cost</w:t>
      </w:r>
      <w:r w:rsidRPr="00C11179">
        <w:rPr>
          <w:rFonts w:cs="Arial"/>
          <w:szCs w:val="22"/>
          <w:cs/>
        </w:rPr>
        <w:t xml:space="preserve">. </w:t>
      </w:r>
      <w:r w:rsidRPr="00C11179">
        <w:rPr>
          <w:rFonts w:cs="Arial"/>
        </w:rPr>
        <w:t>Recoveries must include both late payments and the sale price of collateral when liquidated</w:t>
      </w:r>
      <w:r w:rsidRPr="00C11179">
        <w:rPr>
          <w:rFonts w:cs="Arial"/>
          <w:szCs w:val="22"/>
          <w:cs/>
        </w:rPr>
        <w:t xml:space="preserve">. </w:t>
      </w:r>
      <w:r w:rsidRPr="00C11179">
        <w:rPr>
          <w:rFonts w:cs="Arial"/>
        </w:rPr>
        <w:t>The discount rate used should be the cost of equity, and recoveries should be discounted back to the date of the first missed payment leading to default</w:t>
      </w:r>
      <w:r w:rsidRPr="00C11179">
        <w:rPr>
          <w:rFonts w:cs="Arial"/>
          <w:szCs w:val="22"/>
          <w:cs/>
        </w:rPr>
        <w:t xml:space="preserve">. </w:t>
      </w:r>
      <w:r w:rsidRPr="00C11179">
        <w:rPr>
          <w:rFonts w:cs="Arial"/>
        </w:rPr>
        <w:t xml:space="preserve">Then, to get the </w:t>
      </w:r>
      <w:r w:rsidRPr="00C11179">
        <w:rPr>
          <w:rFonts w:cs="Arial"/>
          <w:szCs w:val="22"/>
          <w:cs/>
        </w:rPr>
        <w:t xml:space="preserve">% </w:t>
      </w:r>
      <w:r w:rsidRPr="00C11179">
        <w:rPr>
          <w:rFonts w:cs="Arial"/>
        </w:rPr>
        <w:t>LGD, the LGD amount is divided by the total EAD amount as shown in the equation below,</w:t>
      </w:r>
    </w:p>
    <w:p w14:paraId="48C1BE0C" w14:textId="77777777" w:rsidR="00C11179" w:rsidRPr="00C11179" w:rsidRDefault="004B1401" w:rsidP="00C11179">
      <w:pPr>
        <w:pStyle w:val="ListParagraph"/>
        <w:ind w:left="360"/>
        <w:rPr>
          <w:rFonts w:cs="Arial"/>
          <w:sz w:val="20"/>
          <w:szCs w:val="20"/>
        </w:rPr>
      </w:pPr>
      <m:oMathPara>
        <m:oMathParaPr>
          <m:jc m:val="center"/>
        </m:oMathParaPr>
        <m:oMath>
          <m:sSub>
            <m:sSubPr>
              <m:ctrlPr>
                <w:rPr>
                  <w:rFonts w:ascii="Cambria Math" w:hAnsi="Cambria Math" w:cs="Arial"/>
                  <w:i/>
                  <w:sz w:val="20"/>
                  <w:szCs w:val="20"/>
                </w:rPr>
              </m:ctrlPr>
            </m:sSubPr>
            <m:e>
              <m:r>
                <w:rPr>
                  <w:rFonts w:ascii="Cambria Math" w:hAnsi="Cambria Math" w:cs="Cambria Math" w:hint="cs"/>
                  <w:sz w:val="20"/>
                  <w:szCs w:val="20"/>
                  <w:cs/>
                </w:rPr>
                <m:t>LGD</m:t>
              </m:r>
            </m:e>
            <m:sub>
              <m:r>
                <w:rPr>
                  <w:rFonts w:ascii="Cambria Math" w:hAnsi="Cambria Math" w:cs="Cambria Math" w:hint="cs"/>
                  <w:sz w:val="20"/>
                  <w:szCs w:val="20"/>
                  <w:cs/>
                </w:rPr>
                <m:t>i</m:t>
              </m:r>
            </m:sub>
          </m:sSub>
          <m:d>
            <m:dPr>
              <m:ctrlPr>
                <w:rPr>
                  <w:rFonts w:ascii="Cambria Math" w:hAnsi="Cambria Math" w:cs="Arial"/>
                  <w:i/>
                  <w:sz w:val="20"/>
                  <w:szCs w:val="20"/>
                </w:rPr>
              </m:ctrlPr>
            </m:dPr>
            <m:e>
              <m:r>
                <w:rPr>
                  <w:rFonts w:ascii="Cambria Math" w:hAnsi="Cambria Math" w:cs="Cambria Math" w:hint="cs"/>
                  <w:sz w:val="20"/>
                  <w:szCs w:val="20"/>
                  <w:cs/>
                </w:rPr>
                <m:t>t</m:t>
              </m:r>
            </m:e>
          </m:d>
          <m:r>
            <w:rPr>
              <w:rFonts w:ascii="Cambria Math" w:hAnsi="Cambria Math" w:cs="Arial"/>
              <w:sz w:val="20"/>
              <w:szCs w:val="20"/>
              <w:cs/>
            </w:rPr>
            <m:t xml:space="preserve">= </m:t>
          </m:r>
          <m:r>
            <w:rPr>
              <w:rFonts w:ascii="Cambria Math" w:hAnsi="Cambria Math" w:cs="Arial"/>
              <w:sz w:val="20"/>
              <w:szCs w:val="20"/>
            </w:rPr>
            <m:t>1</m:t>
          </m:r>
          <m:r>
            <w:rPr>
              <w:rFonts w:ascii="Cambria Math" w:hAnsi="Cambria Math" w:cs="Arial"/>
              <w:sz w:val="20"/>
              <w:szCs w:val="20"/>
              <w:cs/>
            </w:rPr>
            <m:t>-</m:t>
          </m:r>
          <m:f>
            <m:fPr>
              <m:ctrlPr>
                <w:rPr>
                  <w:rFonts w:ascii="Cambria Math" w:hAnsi="Cambria Math" w:cs="Arial"/>
                  <w:i/>
                  <w:sz w:val="20"/>
                  <w:szCs w:val="20"/>
                </w:rPr>
              </m:ctrlPr>
            </m:fPr>
            <m:num>
              <m:d>
                <m:dPr>
                  <m:begChr m:val="["/>
                  <m:endChr m:val="]"/>
                  <m:ctrlPr>
                    <w:rPr>
                      <w:rFonts w:ascii="Cambria Math" w:hAnsi="Cambria Math" w:cs="Arial"/>
                      <w:i/>
                      <w:sz w:val="20"/>
                      <w:szCs w:val="20"/>
                    </w:rPr>
                  </m:ctrlPr>
                </m:dPr>
                <m:e>
                  <m:nary>
                    <m:naryPr>
                      <m:chr m:val="∑"/>
                      <m:limLoc m:val="subSup"/>
                      <m:ctrlPr>
                        <w:rPr>
                          <w:rFonts w:ascii="Cambria Math" w:hAnsi="Cambria Math" w:cs="Arial"/>
                          <w:i/>
                          <w:sz w:val="20"/>
                          <w:szCs w:val="20"/>
                        </w:rPr>
                      </m:ctrlPr>
                    </m:naryPr>
                    <m:sub>
                      <m:r>
                        <w:rPr>
                          <w:rFonts w:ascii="Cambria Math" w:hAnsi="Cambria Math" w:cs="Cambria Math" w:hint="cs"/>
                          <w:sz w:val="20"/>
                          <w:szCs w:val="20"/>
                          <w:cs/>
                        </w:rPr>
                        <m:t>j</m:t>
                      </m:r>
                      <m:r>
                        <w:rPr>
                          <w:rFonts w:ascii="Cambria Math" w:hAnsi="Cambria Math" w:cs="Arial"/>
                          <w:sz w:val="20"/>
                          <w:szCs w:val="20"/>
                          <w:cs/>
                        </w:rPr>
                        <m:t>=</m:t>
                      </m:r>
                      <m:r>
                        <w:rPr>
                          <w:rFonts w:ascii="Cambria Math" w:hAnsi="Cambria Math" w:cs="Arial"/>
                          <w:sz w:val="20"/>
                          <w:szCs w:val="20"/>
                        </w:rPr>
                        <m:t>1</m:t>
                      </m:r>
                    </m:sub>
                    <m:sup>
                      <m:r>
                        <w:rPr>
                          <w:rFonts w:ascii="Cambria Math" w:hAnsi="Cambria Math" w:cs="Cambria Math" w:hint="cs"/>
                          <w:sz w:val="20"/>
                          <w:szCs w:val="20"/>
                          <w:cs/>
                        </w:rPr>
                        <m:t>t</m:t>
                      </m:r>
                    </m:sup>
                    <m:e>
                      <m:r>
                        <w:rPr>
                          <w:rFonts w:ascii="Cambria Math" w:hAnsi="Cambria Math" w:cs="Cambria Math" w:hint="cs"/>
                          <w:sz w:val="20"/>
                          <w:szCs w:val="20"/>
                          <w:cs/>
                        </w:rPr>
                        <m:t>PV</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Cambria Math" w:hint="cs"/>
                                  <w:sz w:val="20"/>
                                  <w:szCs w:val="20"/>
                                  <w:cs/>
                                </w:rPr>
                                <m:t>CF</m:t>
                              </m:r>
                            </m:e>
                            <m:sub>
                              <m:r>
                                <w:rPr>
                                  <w:rFonts w:ascii="Cambria Math" w:hAnsi="Cambria Math" w:cs="Cambria Math" w:hint="cs"/>
                                  <w:sz w:val="20"/>
                                  <w:szCs w:val="20"/>
                                  <w:cs/>
                                </w:rPr>
                                <m:t>ij</m:t>
                              </m:r>
                            </m:sub>
                          </m:sSub>
                          <m:r>
                            <w:rPr>
                              <w:rFonts w:ascii="Cambria Math" w:hAnsi="Cambria Math" w:cs="Arial"/>
                              <w:sz w:val="20"/>
                              <w:szCs w:val="20"/>
                              <w:cs/>
                            </w:rPr>
                            <m:t>+</m:t>
                          </m:r>
                          <m:sSub>
                            <m:sSubPr>
                              <m:ctrlPr>
                                <w:rPr>
                                  <w:rFonts w:ascii="Cambria Math" w:hAnsi="Cambria Math" w:cs="Arial"/>
                                  <w:i/>
                                  <w:sz w:val="20"/>
                                  <w:szCs w:val="20"/>
                                </w:rPr>
                              </m:ctrlPr>
                            </m:sSubPr>
                            <m:e>
                              <m:r>
                                <w:rPr>
                                  <w:rFonts w:ascii="Cambria Math" w:hAnsi="Cambria Math" w:cs="Cambria Math" w:hint="cs"/>
                                  <w:sz w:val="20"/>
                                  <w:szCs w:val="20"/>
                                  <w:cs/>
                                </w:rPr>
                                <m:t>EF</m:t>
                              </m:r>
                            </m:e>
                            <m:sub>
                              <m:r>
                                <w:rPr>
                                  <w:rFonts w:ascii="Cambria Math" w:hAnsi="Cambria Math" w:cs="Cambria Math" w:hint="cs"/>
                                  <w:sz w:val="20"/>
                                  <w:szCs w:val="20"/>
                                  <w:cs/>
                                </w:rPr>
                                <m:t>ij</m:t>
                              </m:r>
                            </m:sub>
                          </m:sSub>
                        </m:e>
                      </m:d>
                    </m:e>
                  </m:nary>
                </m:e>
              </m:d>
            </m:num>
            <m:den>
              <m:sSub>
                <m:sSubPr>
                  <m:ctrlPr>
                    <w:rPr>
                      <w:rFonts w:ascii="Cambria Math" w:hAnsi="Cambria Math" w:cs="Arial"/>
                      <w:i/>
                      <w:sz w:val="20"/>
                      <w:szCs w:val="20"/>
                    </w:rPr>
                  </m:ctrlPr>
                </m:sSubPr>
                <m:e>
                  <m:r>
                    <w:rPr>
                      <w:rFonts w:ascii="Cambria Math" w:hAnsi="Cambria Math" w:cs="Cambria Math" w:hint="cs"/>
                      <w:sz w:val="20"/>
                      <w:szCs w:val="20"/>
                      <w:cs/>
                    </w:rPr>
                    <m:t>EAD</m:t>
                  </m:r>
                </m:e>
                <m:sub>
                  <m:r>
                    <w:rPr>
                      <w:rFonts w:ascii="Cambria Math" w:hAnsi="Cambria Math" w:cs="Cambria Math" w:hint="cs"/>
                      <w:sz w:val="20"/>
                      <w:szCs w:val="20"/>
                      <w:cs/>
                    </w:rPr>
                    <m:t>i</m:t>
                  </m:r>
                </m:sub>
              </m:sSub>
            </m:den>
          </m:f>
        </m:oMath>
      </m:oMathPara>
    </w:p>
    <w:p w14:paraId="4BA49B0A" w14:textId="77777777" w:rsidR="00C11179" w:rsidRPr="00C11179" w:rsidRDefault="00C11179" w:rsidP="00C11179">
      <w:pPr>
        <w:spacing w:after="120"/>
        <w:rPr>
          <w:rFonts w:cs="Arial"/>
          <w:sz w:val="20"/>
          <w:szCs w:val="20"/>
        </w:rPr>
      </w:pPr>
      <w:r w:rsidRPr="00C11179">
        <w:rPr>
          <w:rFonts w:cs="Arial"/>
          <w:sz w:val="20"/>
          <w:szCs w:val="20"/>
        </w:rPr>
        <w:t>Where,</w:t>
      </w:r>
    </w:p>
    <w:p w14:paraId="04DCAFD2" w14:textId="77777777" w:rsidR="00C11179" w:rsidRPr="00C11179" w:rsidRDefault="004B1401" w:rsidP="00C11179">
      <w:pPr>
        <w:spacing w:after="120"/>
        <w:rPr>
          <w:rFonts w:cs="Arial"/>
          <w:sz w:val="20"/>
          <w:szCs w:val="20"/>
        </w:rPr>
      </w:pPr>
      <m:oMath>
        <m:sSub>
          <m:sSubPr>
            <m:ctrlPr>
              <w:rPr>
                <w:rFonts w:ascii="Cambria Math" w:hAnsi="Cambria Math" w:cs="Arial"/>
                <w:i/>
                <w:sz w:val="20"/>
                <w:szCs w:val="20"/>
              </w:rPr>
            </m:ctrlPr>
          </m:sSubPr>
          <m:e>
            <m:r>
              <w:rPr>
                <w:rFonts w:ascii="Cambria Math" w:hAnsi="Cambria Math" w:cs="Cambria Math" w:hint="cs"/>
                <w:sz w:val="20"/>
                <w:szCs w:val="20"/>
                <w:cs/>
              </w:rPr>
              <m:t>LGD</m:t>
            </m:r>
          </m:e>
          <m:sub>
            <m:r>
              <w:rPr>
                <w:rFonts w:ascii="Cambria Math" w:hAnsi="Cambria Math" w:cs="Cambria Math" w:hint="cs"/>
                <w:sz w:val="20"/>
                <w:szCs w:val="20"/>
                <w:cs/>
              </w:rPr>
              <m:t>i</m:t>
            </m:r>
          </m:sub>
        </m:sSub>
        <m:r>
          <w:rPr>
            <w:rFonts w:ascii="Cambria Math" w:hAnsi="Cambria Math" w:cs="Arial"/>
            <w:sz w:val="20"/>
            <w:szCs w:val="20"/>
            <w:cs/>
          </w:rPr>
          <m:t>(</m:t>
        </m:r>
        <m:r>
          <w:rPr>
            <w:rFonts w:ascii="Cambria Math" w:hAnsi="Cambria Math" w:cs="Cambria Math" w:hint="cs"/>
            <w:sz w:val="20"/>
            <w:szCs w:val="20"/>
            <w:cs/>
          </w:rPr>
          <m:t>t</m:t>
        </m:r>
        <m:r>
          <w:rPr>
            <w:rFonts w:ascii="Cambria Math" w:hAnsi="Cambria Math" w:cs="Arial"/>
            <w:sz w:val="20"/>
            <w:szCs w:val="20"/>
            <w:cs/>
          </w:rPr>
          <m:t>)</m:t>
        </m:r>
      </m:oMath>
      <w:r w:rsidR="00C11179" w:rsidRPr="00C11179">
        <w:rPr>
          <w:rFonts w:cs="Arial"/>
          <w:sz w:val="20"/>
          <w:szCs w:val="20"/>
        </w:rPr>
        <w:tab/>
      </w:r>
      <w:r w:rsidR="00C11179" w:rsidRPr="00C11179">
        <w:rPr>
          <w:rFonts w:cs="Arial"/>
          <w:sz w:val="20"/>
          <w:szCs w:val="20"/>
          <w:cs/>
        </w:rPr>
        <w:t xml:space="preserve">= </w:t>
      </w:r>
      <w:r w:rsidR="00C11179" w:rsidRPr="00C11179">
        <w:rPr>
          <w:rFonts w:cs="Arial"/>
          <w:sz w:val="20"/>
          <w:szCs w:val="20"/>
        </w:rPr>
        <w:t xml:space="preserve">LGD of customer </w:t>
      </w:r>
      <w:r w:rsidR="00C11179" w:rsidRPr="00C11179">
        <w:rPr>
          <w:rFonts w:cs="Arial"/>
          <w:i/>
          <w:iCs/>
          <w:sz w:val="20"/>
          <w:szCs w:val="20"/>
        </w:rPr>
        <w:t>i</w:t>
      </w:r>
      <w:r w:rsidR="00C11179" w:rsidRPr="00C11179">
        <w:rPr>
          <w:rFonts w:cs="Arial"/>
          <w:sz w:val="20"/>
          <w:szCs w:val="20"/>
        </w:rPr>
        <w:t xml:space="preserve"> at time </w:t>
      </w:r>
      <w:r w:rsidR="00C11179" w:rsidRPr="00C11179">
        <w:rPr>
          <w:rFonts w:cs="Arial"/>
          <w:i/>
          <w:iCs/>
          <w:sz w:val="20"/>
          <w:szCs w:val="20"/>
        </w:rPr>
        <w:t>t</w:t>
      </w:r>
      <w:r w:rsidR="00C11179" w:rsidRPr="00C11179">
        <w:rPr>
          <w:rFonts w:cs="Arial"/>
          <w:sz w:val="20"/>
          <w:szCs w:val="20"/>
        </w:rPr>
        <w:t xml:space="preserve"> after default</w:t>
      </w:r>
    </w:p>
    <w:p w14:paraId="2151AEF5" w14:textId="77777777" w:rsidR="00C11179" w:rsidRPr="00C11179" w:rsidRDefault="004B1401" w:rsidP="00C11179">
      <w:pPr>
        <w:spacing w:after="120"/>
        <w:rPr>
          <w:rFonts w:cs="Arial"/>
          <w:sz w:val="20"/>
          <w:szCs w:val="20"/>
        </w:rPr>
      </w:pPr>
      <m:oMath>
        <m:sSub>
          <m:sSubPr>
            <m:ctrlPr>
              <w:rPr>
                <w:rFonts w:ascii="Cambria Math" w:hAnsi="Cambria Math" w:cs="Arial"/>
                <w:i/>
                <w:sz w:val="20"/>
                <w:szCs w:val="20"/>
              </w:rPr>
            </m:ctrlPr>
          </m:sSubPr>
          <m:e>
            <m:r>
              <w:rPr>
                <w:rFonts w:ascii="Cambria Math" w:hAnsi="Cambria Math" w:cs="Cambria Math" w:hint="cs"/>
                <w:sz w:val="20"/>
                <w:szCs w:val="20"/>
                <w:cs/>
              </w:rPr>
              <m:t>CF</m:t>
            </m:r>
          </m:e>
          <m:sub>
            <m:r>
              <w:rPr>
                <w:rFonts w:ascii="Cambria Math" w:hAnsi="Cambria Math" w:cs="Cambria Math" w:hint="cs"/>
                <w:sz w:val="20"/>
                <w:szCs w:val="20"/>
                <w:cs/>
              </w:rPr>
              <m:t>ij</m:t>
            </m:r>
          </m:sub>
        </m:sSub>
      </m:oMath>
      <w:r w:rsidR="00C11179" w:rsidRPr="00C11179">
        <w:rPr>
          <w:rFonts w:cs="Arial"/>
          <w:sz w:val="20"/>
          <w:szCs w:val="20"/>
        </w:rPr>
        <w:tab/>
      </w:r>
      <w:r w:rsidR="00C11179" w:rsidRPr="00C11179">
        <w:rPr>
          <w:rFonts w:cs="Arial"/>
          <w:sz w:val="20"/>
          <w:szCs w:val="20"/>
          <w:cs/>
        </w:rPr>
        <w:t xml:space="preserve">= </w:t>
      </w:r>
      <w:r w:rsidR="00C11179" w:rsidRPr="00C11179">
        <w:rPr>
          <w:rFonts w:cs="Arial"/>
          <w:sz w:val="20"/>
          <w:szCs w:val="20"/>
        </w:rPr>
        <w:t xml:space="preserve">recovered cash flows and predicted cash flows of customer </w:t>
      </w:r>
      <w:r w:rsidR="00C11179" w:rsidRPr="00C11179">
        <w:rPr>
          <w:rFonts w:cs="Arial"/>
          <w:i/>
          <w:iCs/>
          <w:sz w:val="20"/>
          <w:szCs w:val="20"/>
        </w:rPr>
        <w:t>i</w:t>
      </w:r>
      <w:r w:rsidR="00C11179" w:rsidRPr="00C11179">
        <w:rPr>
          <w:rFonts w:cs="Arial"/>
          <w:sz w:val="20"/>
          <w:szCs w:val="20"/>
        </w:rPr>
        <w:t xml:space="preserve"> at time </w:t>
      </w:r>
      <w:r w:rsidR="00C11179" w:rsidRPr="00C11179">
        <w:rPr>
          <w:rFonts w:cs="Arial"/>
          <w:i/>
          <w:iCs/>
          <w:sz w:val="20"/>
          <w:szCs w:val="20"/>
        </w:rPr>
        <w:t>j</w:t>
      </w:r>
      <w:r w:rsidR="00C11179" w:rsidRPr="00C11179">
        <w:rPr>
          <w:rFonts w:cs="Arial"/>
          <w:sz w:val="20"/>
          <w:szCs w:val="20"/>
        </w:rPr>
        <w:t xml:space="preserve"> minus direct and indirect costs associated with the collection process</w:t>
      </w:r>
    </w:p>
    <w:p w14:paraId="55B1B229" w14:textId="77777777" w:rsidR="00C11179" w:rsidRPr="00C11179" w:rsidRDefault="004B1401" w:rsidP="00C11179">
      <w:pPr>
        <w:spacing w:after="120"/>
        <w:rPr>
          <w:rFonts w:cs="Arial"/>
          <w:sz w:val="20"/>
          <w:szCs w:val="20"/>
        </w:rPr>
      </w:pPr>
      <m:oMath>
        <m:sSub>
          <m:sSubPr>
            <m:ctrlPr>
              <w:rPr>
                <w:rFonts w:ascii="Cambria Math" w:hAnsi="Cambria Math" w:cs="Arial"/>
                <w:i/>
                <w:sz w:val="20"/>
                <w:szCs w:val="20"/>
              </w:rPr>
            </m:ctrlPr>
          </m:sSubPr>
          <m:e>
            <m:r>
              <w:rPr>
                <w:rFonts w:ascii="Cambria Math" w:hAnsi="Cambria Math" w:cs="Cambria Math" w:hint="cs"/>
                <w:sz w:val="20"/>
                <w:szCs w:val="20"/>
                <w:cs/>
              </w:rPr>
              <m:t>EF</m:t>
            </m:r>
          </m:e>
          <m:sub>
            <m:r>
              <w:rPr>
                <w:rFonts w:ascii="Cambria Math" w:hAnsi="Cambria Math" w:cs="Cambria Math" w:hint="cs"/>
                <w:sz w:val="20"/>
                <w:szCs w:val="20"/>
                <w:cs/>
              </w:rPr>
              <m:t>ij</m:t>
            </m:r>
          </m:sub>
        </m:sSub>
      </m:oMath>
      <w:r w:rsidR="00C11179" w:rsidRPr="00C11179">
        <w:rPr>
          <w:rFonts w:cs="Arial"/>
          <w:sz w:val="20"/>
          <w:szCs w:val="20"/>
        </w:rPr>
        <w:tab/>
      </w:r>
      <w:r w:rsidR="00C11179" w:rsidRPr="00C11179">
        <w:rPr>
          <w:rFonts w:cs="Arial"/>
          <w:sz w:val="20"/>
          <w:szCs w:val="20"/>
          <w:cs/>
        </w:rPr>
        <w:t xml:space="preserve">= </w:t>
      </w:r>
      <w:r w:rsidR="00C11179" w:rsidRPr="00C11179">
        <w:rPr>
          <w:rFonts w:cs="Arial"/>
          <w:sz w:val="20"/>
          <w:szCs w:val="20"/>
        </w:rPr>
        <w:t xml:space="preserve">Expected cash flows of customer </w:t>
      </w:r>
      <w:r w:rsidR="00C11179" w:rsidRPr="00C11179">
        <w:rPr>
          <w:rFonts w:cs="Arial"/>
          <w:i/>
          <w:iCs/>
          <w:sz w:val="20"/>
          <w:szCs w:val="20"/>
        </w:rPr>
        <w:t>i</w:t>
      </w:r>
      <w:r w:rsidR="00C11179" w:rsidRPr="00C11179">
        <w:rPr>
          <w:rFonts w:cs="Arial"/>
          <w:sz w:val="20"/>
          <w:szCs w:val="20"/>
        </w:rPr>
        <w:t xml:space="preserve"> at time </w:t>
      </w:r>
      <w:r w:rsidR="00C11179" w:rsidRPr="00C11179">
        <w:rPr>
          <w:rFonts w:cs="Arial"/>
          <w:i/>
          <w:iCs/>
          <w:sz w:val="20"/>
          <w:szCs w:val="20"/>
        </w:rPr>
        <w:t>j</w:t>
      </w:r>
      <w:r w:rsidR="00C11179" w:rsidRPr="00C11179">
        <w:rPr>
          <w:rFonts w:cs="Arial"/>
          <w:sz w:val="20"/>
          <w:szCs w:val="20"/>
          <w:cs/>
        </w:rPr>
        <w:t xml:space="preserve"> </w:t>
      </w:r>
    </w:p>
    <w:p w14:paraId="1D0CC1D6" w14:textId="77777777" w:rsidR="00C11179" w:rsidRPr="00C11179" w:rsidRDefault="00C11179" w:rsidP="00C11179">
      <w:pPr>
        <w:spacing w:after="120"/>
        <w:rPr>
          <w:rFonts w:cs="Arial"/>
          <w:sz w:val="20"/>
          <w:szCs w:val="20"/>
        </w:rPr>
      </w:pPr>
      <m:oMath>
        <m:r>
          <w:rPr>
            <w:rFonts w:ascii="Cambria Math" w:hAnsi="Cambria Math" w:cs="Cambria Math" w:hint="cs"/>
            <w:sz w:val="20"/>
            <w:szCs w:val="20"/>
            <w:cs/>
          </w:rPr>
          <m:t>PV</m:t>
        </m:r>
        <m:d>
          <m:dPr>
            <m:ctrlPr>
              <w:rPr>
                <w:rFonts w:ascii="Cambria Math" w:hAnsi="Cambria Math" w:cs="Arial"/>
                <w:i/>
                <w:sz w:val="20"/>
                <w:szCs w:val="20"/>
              </w:rPr>
            </m:ctrlPr>
          </m:dPr>
          <m:e>
            <m:r>
              <w:rPr>
                <w:rFonts w:ascii="Cambria Math" w:hAnsi="Cambria Math" w:cs="Arial"/>
                <w:sz w:val="20"/>
                <w:szCs w:val="20"/>
              </w:rPr>
              <m:t>∙</m:t>
            </m:r>
          </m:e>
        </m:d>
      </m:oMath>
      <w:r w:rsidRPr="00C11179">
        <w:rPr>
          <w:rFonts w:cs="Arial"/>
          <w:sz w:val="20"/>
          <w:szCs w:val="20"/>
        </w:rPr>
        <w:tab/>
      </w:r>
      <w:r w:rsidRPr="00C11179">
        <w:rPr>
          <w:rFonts w:cs="Arial"/>
          <w:sz w:val="20"/>
          <w:szCs w:val="20"/>
          <w:cs/>
        </w:rPr>
        <w:t xml:space="preserve">= </w:t>
      </w:r>
      <w:r w:rsidRPr="00C11179">
        <w:rPr>
          <w:rFonts w:cs="Arial"/>
          <w:sz w:val="20"/>
          <w:szCs w:val="20"/>
        </w:rPr>
        <w:t>present value function using appropriate discount rate</w:t>
      </w:r>
    </w:p>
    <w:p w14:paraId="0D74FAA6" w14:textId="77777777" w:rsidR="00C11179" w:rsidRPr="00C11179" w:rsidRDefault="004B1401" w:rsidP="00C11179">
      <w:pPr>
        <w:spacing w:after="120"/>
        <w:rPr>
          <w:rFonts w:cs="Arial"/>
          <w:sz w:val="20"/>
          <w:szCs w:val="20"/>
        </w:rPr>
      </w:pPr>
      <m:oMath>
        <m:sSub>
          <m:sSubPr>
            <m:ctrlPr>
              <w:rPr>
                <w:rFonts w:ascii="Cambria Math" w:hAnsi="Cambria Math" w:cs="Arial"/>
                <w:i/>
                <w:sz w:val="20"/>
                <w:szCs w:val="20"/>
              </w:rPr>
            </m:ctrlPr>
          </m:sSubPr>
          <m:e>
            <m:r>
              <w:rPr>
                <w:rFonts w:ascii="Cambria Math" w:hAnsi="Cambria Math" w:cs="Cambria Math" w:hint="cs"/>
                <w:sz w:val="20"/>
                <w:szCs w:val="20"/>
                <w:cs/>
              </w:rPr>
              <m:t>EAD</m:t>
            </m:r>
          </m:e>
          <m:sub>
            <m:r>
              <w:rPr>
                <w:rFonts w:ascii="Cambria Math" w:hAnsi="Cambria Math" w:cs="Cambria Math" w:hint="cs"/>
                <w:sz w:val="20"/>
                <w:szCs w:val="20"/>
                <w:cs/>
              </w:rPr>
              <m:t>i</m:t>
            </m:r>
          </m:sub>
        </m:sSub>
      </m:oMath>
      <w:r w:rsidR="00C11179" w:rsidRPr="00C11179">
        <w:rPr>
          <w:rFonts w:cs="Arial"/>
          <w:sz w:val="20"/>
          <w:szCs w:val="20"/>
        </w:rPr>
        <w:tab/>
      </w:r>
      <w:r w:rsidR="00C11179" w:rsidRPr="00C11179">
        <w:rPr>
          <w:rFonts w:cs="Arial"/>
          <w:sz w:val="20"/>
          <w:szCs w:val="20"/>
          <w:cs/>
        </w:rPr>
        <w:t xml:space="preserve">= </w:t>
      </w:r>
      <w:r w:rsidR="00C11179" w:rsidRPr="00C11179">
        <w:rPr>
          <w:rFonts w:cs="Arial"/>
          <w:sz w:val="20"/>
          <w:szCs w:val="20"/>
        </w:rPr>
        <w:t xml:space="preserve">outstanding of customer </w:t>
      </w:r>
      <w:r w:rsidR="00C11179" w:rsidRPr="00C11179">
        <w:rPr>
          <w:rFonts w:cs="Arial"/>
          <w:i/>
          <w:iCs/>
          <w:sz w:val="20"/>
          <w:szCs w:val="20"/>
        </w:rPr>
        <w:t>i</w:t>
      </w:r>
      <w:r w:rsidR="00C11179" w:rsidRPr="00C11179">
        <w:rPr>
          <w:rFonts w:cs="Arial"/>
          <w:sz w:val="20"/>
          <w:szCs w:val="20"/>
        </w:rPr>
        <w:t xml:space="preserve"> at the time of default</w:t>
      </w:r>
    </w:p>
    <w:p w14:paraId="5BC065DB" w14:textId="77777777" w:rsidR="00C11179" w:rsidRPr="00C11179" w:rsidRDefault="00C11179" w:rsidP="00C11179">
      <w:pPr>
        <w:rPr>
          <w:rFonts w:cs="Arial"/>
          <w:sz w:val="20"/>
          <w:szCs w:val="24"/>
        </w:rPr>
      </w:pPr>
    </w:p>
    <w:p w14:paraId="7F105B32" w14:textId="77777777" w:rsidR="00C11179" w:rsidRPr="00C11179" w:rsidRDefault="00C11179" w:rsidP="00C11179">
      <w:pPr>
        <w:rPr>
          <w:rFonts w:cs="Arial"/>
          <w:szCs w:val="20"/>
        </w:rPr>
      </w:pPr>
      <w:r w:rsidRPr="00C11179">
        <w:rPr>
          <w:rFonts w:cs="Arial"/>
        </w:rPr>
        <w:t xml:space="preserve">Recovery cash flow is the amount of loan or obligation that will possibly be repaid to creditors in the event of a default then deducted by the </w:t>
      </w:r>
      <w:r w:rsidRPr="00C11179">
        <w:rPr>
          <w:rFonts w:cs="Arial"/>
          <w:szCs w:val="20"/>
        </w:rPr>
        <w:t>direct and indirect costs associated with the collection process</w:t>
      </w:r>
      <w:r w:rsidRPr="00C11179">
        <w:rPr>
          <w:rFonts w:cs="Arial"/>
          <w:szCs w:val="22"/>
          <w:cs/>
        </w:rPr>
        <w:t xml:space="preserve">. </w:t>
      </w:r>
    </w:p>
    <w:p w14:paraId="318788CC" w14:textId="77777777" w:rsidR="00C11179" w:rsidRDefault="00C11179" w:rsidP="00C11179">
      <w:pPr>
        <w:rPr>
          <w:rFonts w:cstheme="minorBidi"/>
          <w:szCs w:val="20"/>
        </w:rPr>
      </w:pPr>
      <w:r w:rsidRPr="00C11179">
        <w:rPr>
          <w:rFonts w:cs="Arial"/>
          <w:szCs w:val="20"/>
        </w:rPr>
        <w:t xml:space="preserve">For the formula of </w:t>
      </w:r>
      <w:r w:rsidRPr="00C11179">
        <w:rPr>
          <w:rFonts w:cs="Arial"/>
          <w:szCs w:val="22"/>
          <w:cs/>
        </w:rPr>
        <w:t>%</w:t>
      </w:r>
      <w:r w:rsidRPr="00C11179">
        <w:rPr>
          <w:rFonts w:cs="Arial"/>
          <w:szCs w:val="20"/>
        </w:rPr>
        <w:t>LGD calculation as above will be applied to both customers whose cash flow process has already finished and those with unfinished cash flow</w:t>
      </w:r>
      <w:r w:rsidRPr="00C11179">
        <w:rPr>
          <w:rFonts w:cs="Arial"/>
          <w:szCs w:val="22"/>
          <w:cs/>
        </w:rPr>
        <w:t xml:space="preserve"> </w:t>
      </w:r>
      <w:r w:rsidRPr="00C11179">
        <w:rPr>
          <w:rFonts w:cs="Arial"/>
          <w:szCs w:val="20"/>
        </w:rPr>
        <w:t>process</w:t>
      </w:r>
      <w:r w:rsidRPr="00C11179">
        <w:rPr>
          <w:rFonts w:cs="Arial"/>
          <w:szCs w:val="22"/>
          <w:cs/>
        </w:rPr>
        <w:t xml:space="preserve">. </w:t>
      </w:r>
      <w:r w:rsidRPr="00C11179">
        <w:rPr>
          <w:rFonts w:cs="Arial"/>
          <w:szCs w:val="20"/>
        </w:rPr>
        <w:t>With unfinished cash flow process customers, expected recovery cash flow was therefore required to calculate and aggregate with the actual cash flow</w:t>
      </w:r>
      <w:r w:rsidRPr="00C11179">
        <w:rPr>
          <w:rFonts w:cs="Arial"/>
          <w:szCs w:val="22"/>
          <w:cs/>
        </w:rPr>
        <w:t xml:space="preserve"> (</w:t>
      </w:r>
      <w:r w:rsidRPr="00C11179">
        <w:rPr>
          <w:rFonts w:cs="Arial"/>
          <w:szCs w:val="20"/>
        </w:rPr>
        <w:t>see more details in section 6</w:t>
      </w:r>
      <w:r w:rsidRPr="00C11179">
        <w:rPr>
          <w:rFonts w:cs="Arial"/>
          <w:szCs w:val="22"/>
          <w:cs/>
        </w:rPr>
        <w:t>.</w:t>
      </w:r>
      <w:r w:rsidRPr="00C11179">
        <w:rPr>
          <w:rFonts w:cs="Arial"/>
          <w:szCs w:val="20"/>
        </w:rPr>
        <w:t>5</w:t>
      </w:r>
      <w:r w:rsidRPr="00C11179">
        <w:rPr>
          <w:rFonts w:cs="Arial"/>
          <w:szCs w:val="22"/>
          <w:cs/>
        </w:rPr>
        <w:t xml:space="preserve">). </w:t>
      </w:r>
    </w:p>
    <w:p w14:paraId="3797C8DC" w14:textId="77777777" w:rsidR="00C11179" w:rsidRDefault="00C11179">
      <w:pPr>
        <w:spacing w:line="259" w:lineRule="auto"/>
        <w:jc w:val="left"/>
        <w:rPr>
          <w:rFonts w:cs="Arial"/>
        </w:rPr>
      </w:pPr>
      <w:r>
        <w:rPr>
          <w:rFonts w:cs="Arial"/>
        </w:rPr>
        <w:br w:type="page"/>
      </w:r>
    </w:p>
    <w:p w14:paraId="55017617" w14:textId="77777777" w:rsidR="00C11179" w:rsidRPr="00CB3214" w:rsidRDefault="00C11179" w:rsidP="00C11179">
      <w:pPr>
        <w:rPr>
          <w:rFonts w:cs="Arial"/>
        </w:rPr>
      </w:pPr>
      <w:r w:rsidRPr="00CB3214">
        <w:rPr>
          <w:rFonts w:cs="Arial"/>
        </w:rPr>
        <w:lastRenderedPageBreak/>
        <w:t>Then post</w:t>
      </w:r>
      <w:r w:rsidRPr="00CB3214">
        <w:rPr>
          <w:rFonts w:cs="Arial"/>
          <w:szCs w:val="22"/>
          <w:cs/>
        </w:rPr>
        <w:t>-</w:t>
      </w:r>
      <w:r w:rsidRPr="00CB3214">
        <w:rPr>
          <w:rFonts w:cs="Arial"/>
        </w:rPr>
        <w:t>default state of customer will be defined which can be separated into 4 states</w:t>
      </w:r>
      <w:r w:rsidRPr="00CB3214">
        <w:rPr>
          <w:rFonts w:cs="Arial"/>
          <w:szCs w:val="22"/>
          <w:cs/>
        </w:rPr>
        <w:t xml:space="preserve"> </w:t>
      </w:r>
      <w:r w:rsidRPr="00CB3214">
        <w:rPr>
          <w:rFonts w:cs="Arial"/>
          <w:szCs w:val="20"/>
        </w:rPr>
        <w:t>as following</w:t>
      </w:r>
      <w:r w:rsidRPr="00CB3214">
        <w:rPr>
          <w:rFonts w:cs="Arial"/>
          <w:szCs w:val="22"/>
          <w:cs/>
        </w:rPr>
        <w:t>:</w:t>
      </w:r>
    </w:p>
    <w:tbl>
      <w:tblPr>
        <w:tblStyle w:val="LightList-Accent1"/>
        <w:tblW w:w="8360" w:type="dxa"/>
        <w:jc w:val="center"/>
        <w:tblLook w:val="04A0" w:firstRow="1" w:lastRow="0" w:firstColumn="1" w:lastColumn="0" w:noHBand="0" w:noVBand="1"/>
      </w:tblPr>
      <w:tblGrid>
        <w:gridCol w:w="1780"/>
        <w:gridCol w:w="6580"/>
      </w:tblGrid>
      <w:tr w:rsidR="00DA79A3" w:rsidRPr="000F5CC6" w14:paraId="04729A7A" w14:textId="77777777" w:rsidTr="00806519">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780" w:type="dxa"/>
            <w:noWrap/>
            <w:hideMark/>
          </w:tcPr>
          <w:p w14:paraId="341C25DA" w14:textId="77777777" w:rsidR="00DA79A3" w:rsidRPr="000F5CC6" w:rsidRDefault="00DA79A3" w:rsidP="00DA79A3">
            <w:pPr>
              <w:jc w:val="center"/>
              <w:rPr>
                <w:rFonts w:eastAsia="Times New Roman" w:cs="Arial"/>
                <w:b w:val="0"/>
                <w:bCs w:val="0"/>
                <w:color w:val="000000"/>
                <w:sz w:val="19"/>
                <w:szCs w:val="19"/>
              </w:rPr>
            </w:pPr>
            <w:r w:rsidRPr="000F5CC6">
              <w:rPr>
                <w:rFonts w:eastAsia="Times New Roman" w:cs="Arial"/>
                <w:color w:val="000000"/>
                <w:sz w:val="19"/>
                <w:szCs w:val="19"/>
              </w:rPr>
              <w:t>Path</w:t>
            </w:r>
          </w:p>
        </w:tc>
        <w:tc>
          <w:tcPr>
            <w:tcW w:w="6580" w:type="dxa"/>
            <w:noWrap/>
            <w:hideMark/>
          </w:tcPr>
          <w:p w14:paraId="36E4D956" w14:textId="77777777" w:rsidR="00DA79A3" w:rsidRPr="000F5CC6" w:rsidRDefault="00DA79A3" w:rsidP="00DA79A3">
            <w:pPr>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000000"/>
                <w:sz w:val="19"/>
                <w:szCs w:val="19"/>
              </w:rPr>
            </w:pPr>
            <w:r w:rsidRPr="000F5CC6">
              <w:rPr>
                <w:rFonts w:eastAsia="Times New Roman" w:cs="Arial"/>
                <w:color w:val="000000"/>
                <w:sz w:val="19"/>
                <w:szCs w:val="19"/>
              </w:rPr>
              <w:t>Explanation</w:t>
            </w:r>
          </w:p>
        </w:tc>
      </w:tr>
      <w:tr w:rsidR="00DA79A3" w:rsidRPr="000F5CC6" w14:paraId="433C94B8" w14:textId="77777777" w:rsidTr="00806519">
        <w:trPr>
          <w:cnfStyle w:val="000000100000" w:firstRow="0" w:lastRow="0" w:firstColumn="0" w:lastColumn="0" w:oddVBand="0" w:evenVBand="0" w:oddHBand="1" w:evenHBand="0" w:firstRowFirstColumn="0" w:firstRowLastColumn="0" w:lastRowFirstColumn="0" w:lastRowLastColumn="0"/>
          <w:trHeight w:val="900"/>
          <w:jc w:val="center"/>
        </w:trPr>
        <w:tc>
          <w:tcPr>
            <w:cnfStyle w:val="001000000000" w:firstRow="0" w:lastRow="0" w:firstColumn="1" w:lastColumn="0" w:oddVBand="0" w:evenVBand="0" w:oddHBand="0" w:evenHBand="0" w:firstRowFirstColumn="0" w:firstRowLastColumn="0" w:lastRowFirstColumn="0" w:lastRowLastColumn="0"/>
            <w:tcW w:w="1780" w:type="dxa"/>
            <w:noWrap/>
            <w:hideMark/>
          </w:tcPr>
          <w:p w14:paraId="3B9CF2D1" w14:textId="77777777" w:rsidR="00DA79A3" w:rsidRPr="000F5CC6" w:rsidRDefault="00DA79A3" w:rsidP="00DA79A3">
            <w:pPr>
              <w:jc w:val="center"/>
              <w:rPr>
                <w:rFonts w:eastAsia="Times New Roman" w:cs="Arial"/>
                <w:color w:val="000000"/>
                <w:sz w:val="19"/>
                <w:szCs w:val="19"/>
              </w:rPr>
            </w:pPr>
            <w:r w:rsidRPr="000F5CC6">
              <w:rPr>
                <w:rFonts w:eastAsia="Times New Roman" w:cs="Arial"/>
                <w:color w:val="000000"/>
                <w:sz w:val="19"/>
                <w:szCs w:val="19"/>
              </w:rPr>
              <w:t>Self Cured</w:t>
            </w:r>
          </w:p>
        </w:tc>
        <w:tc>
          <w:tcPr>
            <w:tcW w:w="6580" w:type="dxa"/>
            <w:hideMark/>
          </w:tcPr>
          <w:p w14:paraId="0F1C141F" w14:textId="77777777" w:rsidR="00DA79A3" w:rsidRPr="000F5CC6" w:rsidRDefault="00DA79A3" w:rsidP="00485FDB">
            <w:pP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9"/>
                <w:szCs w:val="19"/>
              </w:rPr>
            </w:pPr>
            <w:r w:rsidRPr="000F5CC6">
              <w:rPr>
                <w:rFonts w:eastAsia="Times New Roman" w:cs="Arial"/>
                <w:color w:val="000000"/>
                <w:sz w:val="19"/>
                <w:szCs w:val="19"/>
              </w:rPr>
              <w:t>The defaulted customer takes a certain amount of time to recover</w:t>
            </w:r>
            <w:r w:rsidRPr="000F5CC6">
              <w:rPr>
                <w:rFonts w:eastAsia="Times New Roman" w:cs="Arial"/>
                <w:color w:val="000000"/>
                <w:sz w:val="19"/>
                <w:szCs w:val="19"/>
                <w:cs/>
              </w:rPr>
              <w:t xml:space="preserve">. </w:t>
            </w:r>
            <w:r w:rsidRPr="000F5CC6">
              <w:rPr>
                <w:rFonts w:eastAsia="Times New Roman" w:cs="Arial"/>
                <w:color w:val="000000"/>
                <w:sz w:val="19"/>
                <w:szCs w:val="19"/>
              </w:rPr>
              <w:t>However, No significant loss and no change in the structure or conditions of the facilities</w:t>
            </w:r>
            <w:r w:rsidRPr="000F5CC6">
              <w:rPr>
                <w:rFonts w:eastAsia="Times New Roman" w:cs="Arial"/>
                <w:color w:val="000000"/>
                <w:sz w:val="19"/>
                <w:szCs w:val="19"/>
                <w:cs/>
              </w:rPr>
              <w:t>.</w:t>
            </w:r>
          </w:p>
        </w:tc>
      </w:tr>
      <w:tr w:rsidR="00DA79A3" w:rsidRPr="000F5CC6" w14:paraId="2BB16D99" w14:textId="77777777" w:rsidTr="00806519">
        <w:trPr>
          <w:trHeight w:val="1200"/>
          <w:jc w:val="center"/>
        </w:trPr>
        <w:tc>
          <w:tcPr>
            <w:cnfStyle w:val="001000000000" w:firstRow="0" w:lastRow="0" w:firstColumn="1" w:lastColumn="0" w:oddVBand="0" w:evenVBand="0" w:oddHBand="0" w:evenHBand="0" w:firstRowFirstColumn="0" w:firstRowLastColumn="0" w:lastRowFirstColumn="0" w:lastRowLastColumn="0"/>
            <w:tcW w:w="1780" w:type="dxa"/>
            <w:noWrap/>
            <w:hideMark/>
          </w:tcPr>
          <w:p w14:paraId="06223E2C" w14:textId="77777777" w:rsidR="00DA79A3" w:rsidRPr="000F5CC6" w:rsidRDefault="00DA79A3" w:rsidP="00DA79A3">
            <w:pPr>
              <w:jc w:val="center"/>
              <w:rPr>
                <w:rFonts w:eastAsia="Times New Roman" w:cs="Arial"/>
                <w:color w:val="000000"/>
                <w:sz w:val="19"/>
                <w:szCs w:val="19"/>
              </w:rPr>
            </w:pPr>
            <w:r w:rsidRPr="000F5CC6">
              <w:rPr>
                <w:rFonts w:eastAsia="Times New Roman" w:cs="Arial"/>
                <w:color w:val="000000"/>
                <w:sz w:val="19"/>
                <w:szCs w:val="19"/>
              </w:rPr>
              <w:t>Early Cured</w:t>
            </w:r>
          </w:p>
        </w:tc>
        <w:tc>
          <w:tcPr>
            <w:tcW w:w="6580" w:type="dxa"/>
            <w:hideMark/>
          </w:tcPr>
          <w:p w14:paraId="6AB7E3F7" w14:textId="77777777" w:rsidR="00DA79A3" w:rsidRPr="000F5CC6" w:rsidRDefault="00DA79A3" w:rsidP="00485FDB">
            <w:pP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9"/>
                <w:szCs w:val="19"/>
              </w:rPr>
            </w:pPr>
            <w:r w:rsidRPr="000F5CC6">
              <w:rPr>
                <w:rFonts w:eastAsia="Times New Roman" w:cs="Arial"/>
                <w:color w:val="000000"/>
                <w:sz w:val="19"/>
                <w:szCs w:val="19"/>
              </w:rPr>
              <w:t>The defaulted customer takes a certain amount of time to recover and might not be able to fulfill his</w:t>
            </w:r>
            <w:r w:rsidRPr="000F5CC6">
              <w:rPr>
                <w:rFonts w:eastAsia="Times New Roman" w:cs="Arial"/>
                <w:color w:val="000000"/>
                <w:sz w:val="19"/>
                <w:szCs w:val="19"/>
                <w:cs/>
              </w:rPr>
              <w:t>/</w:t>
            </w:r>
            <w:r w:rsidRPr="000F5CC6">
              <w:rPr>
                <w:rFonts w:eastAsia="Times New Roman" w:cs="Arial"/>
                <w:color w:val="000000"/>
                <w:sz w:val="19"/>
                <w:szCs w:val="19"/>
              </w:rPr>
              <w:t>her contractual obligations from time to time</w:t>
            </w:r>
            <w:r w:rsidRPr="000F5CC6">
              <w:rPr>
                <w:rFonts w:eastAsia="Times New Roman" w:cs="Arial"/>
                <w:color w:val="000000"/>
                <w:sz w:val="19"/>
                <w:szCs w:val="19"/>
                <w:cs/>
              </w:rPr>
              <w:t xml:space="preserve">. </w:t>
            </w:r>
            <w:r w:rsidRPr="000F5CC6">
              <w:rPr>
                <w:rFonts w:eastAsia="Times New Roman" w:cs="Arial"/>
                <w:color w:val="000000"/>
                <w:sz w:val="19"/>
                <w:szCs w:val="19"/>
              </w:rPr>
              <w:t>However, No significant loss and no change in the structure or conditions of the facilities</w:t>
            </w:r>
            <w:r w:rsidRPr="000F5CC6">
              <w:rPr>
                <w:rFonts w:eastAsia="Times New Roman" w:cs="Arial"/>
                <w:color w:val="000000"/>
                <w:sz w:val="19"/>
                <w:szCs w:val="19"/>
                <w:cs/>
              </w:rPr>
              <w:t>.</w:t>
            </w:r>
          </w:p>
        </w:tc>
      </w:tr>
      <w:tr w:rsidR="00DA79A3" w:rsidRPr="000F5CC6" w14:paraId="149C962E" w14:textId="77777777" w:rsidTr="00806519">
        <w:trPr>
          <w:cnfStyle w:val="000000100000" w:firstRow="0" w:lastRow="0" w:firstColumn="0" w:lastColumn="0" w:oddVBand="0" w:evenVBand="0" w:oddHBand="1" w:evenHBand="0" w:firstRowFirstColumn="0" w:firstRowLastColumn="0" w:lastRowFirstColumn="0" w:lastRowLastColumn="0"/>
          <w:trHeight w:val="1200"/>
          <w:jc w:val="center"/>
        </w:trPr>
        <w:tc>
          <w:tcPr>
            <w:cnfStyle w:val="001000000000" w:firstRow="0" w:lastRow="0" w:firstColumn="1" w:lastColumn="0" w:oddVBand="0" w:evenVBand="0" w:oddHBand="0" w:evenHBand="0" w:firstRowFirstColumn="0" w:firstRowLastColumn="0" w:lastRowFirstColumn="0" w:lastRowLastColumn="0"/>
            <w:tcW w:w="1780" w:type="dxa"/>
            <w:noWrap/>
            <w:hideMark/>
          </w:tcPr>
          <w:p w14:paraId="50C64B84" w14:textId="77777777" w:rsidR="00DA79A3" w:rsidRPr="000F5CC6" w:rsidRDefault="00DA79A3" w:rsidP="00DA79A3">
            <w:pPr>
              <w:jc w:val="center"/>
              <w:rPr>
                <w:rFonts w:eastAsia="Times New Roman" w:cs="Arial"/>
                <w:color w:val="000000"/>
                <w:sz w:val="19"/>
                <w:szCs w:val="19"/>
              </w:rPr>
            </w:pPr>
            <w:r w:rsidRPr="000F5CC6">
              <w:rPr>
                <w:rFonts w:eastAsia="Times New Roman" w:cs="Arial"/>
                <w:color w:val="000000"/>
                <w:sz w:val="19"/>
                <w:szCs w:val="19"/>
              </w:rPr>
              <w:t>Liquidation</w:t>
            </w:r>
          </w:p>
        </w:tc>
        <w:tc>
          <w:tcPr>
            <w:tcW w:w="6580" w:type="dxa"/>
            <w:hideMark/>
          </w:tcPr>
          <w:p w14:paraId="624BE4FD" w14:textId="77777777" w:rsidR="00DA79A3" w:rsidRPr="000F5CC6" w:rsidRDefault="00DA79A3" w:rsidP="00485FDB">
            <w:pP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9"/>
                <w:szCs w:val="19"/>
              </w:rPr>
            </w:pPr>
            <w:r w:rsidRPr="000F5CC6">
              <w:rPr>
                <w:rFonts w:eastAsia="Times New Roman" w:cs="Arial"/>
                <w:color w:val="000000"/>
                <w:sz w:val="19"/>
                <w:szCs w:val="19"/>
              </w:rPr>
              <w:t>All facilities of the defaulted customers are liquidated</w:t>
            </w:r>
            <w:r w:rsidRPr="000F5CC6">
              <w:rPr>
                <w:rFonts w:eastAsia="Times New Roman" w:cs="Arial"/>
                <w:color w:val="000000"/>
                <w:sz w:val="19"/>
                <w:szCs w:val="19"/>
                <w:cs/>
              </w:rPr>
              <w:t xml:space="preserve">. </w:t>
            </w:r>
            <w:r w:rsidRPr="000F5CC6">
              <w:rPr>
                <w:rFonts w:eastAsia="Times New Roman" w:cs="Arial"/>
                <w:color w:val="000000"/>
                <w:sz w:val="19"/>
                <w:szCs w:val="19"/>
              </w:rPr>
              <w:t>Collateral of K leasing business is a car</w:t>
            </w:r>
            <w:r w:rsidRPr="000F5CC6">
              <w:rPr>
                <w:rFonts w:eastAsia="Times New Roman" w:cs="Arial"/>
                <w:color w:val="000000"/>
                <w:sz w:val="19"/>
                <w:szCs w:val="19"/>
                <w:cs/>
              </w:rPr>
              <w:t xml:space="preserve">.  </w:t>
            </w:r>
          </w:p>
        </w:tc>
      </w:tr>
      <w:tr w:rsidR="00DA79A3" w:rsidRPr="000F5CC6" w14:paraId="61C79E17" w14:textId="77777777" w:rsidTr="00806519">
        <w:trPr>
          <w:trHeight w:val="1200"/>
          <w:jc w:val="center"/>
        </w:trPr>
        <w:tc>
          <w:tcPr>
            <w:cnfStyle w:val="001000000000" w:firstRow="0" w:lastRow="0" w:firstColumn="1" w:lastColumn="0" w:oddVBand="0" w:evenVBand="0" w:oddHBand="0" w:evenHBand="0" w:firstRowFirstColumn="0" w:firstRowLastColumn="0" w:lastRowFirstColumn="0" w:lastRowLastColumn="0"/>
            <w:tcW w:w="1780" w:type="dxa"/>
            <w:noWrap/>
            <w:hideMark/>
          </w:tcPr>
          <w:p w14:paraId="563A1523" w14:textId="77777777" w:rsidR="00DA79A3" w:rsidRPr="000F5CC6" w:rsidRDefault="00DA79A3" w:rsidP="00DA79A3">
            <w:pPr>
              <w:jc w:val="center"/>
              <w:rPr>
                <w:rFonts w:eastAsia="Times New Roman" w:cs="Arial"/>
                <w:color w:val="000000"/>
                <w:sz w:val="19"/>
                <w:szCs w:val="19"/>
              </w:rPr>
            </w:pPr>
            <w:r w:rsidRPr="000F5CC6">
              <w:rPr>
                <w:rFonts w:eastAsia="Times New Roman" w:cs="Arial"/>
                <w:color w:val="000000"/>
                <w:sz w:val="19"/>
                <w:szCs w:val="19"/>
              </w:rPr>
              <w:t>Write Off</w:t>
            </w:r>
          </w:p>
        </w:tc>
        <w:tc>
          <w:tcPr>
            <w:tcW w:w="6580" w:type="dxa"/>
            <w:hideMark/>
          </w:tcPr>
          <w:p w14:paraId="0D49C2EC" w14:textId="77777777" w:rsidR="00DA79A3" w:rsidRPr="000F5CC6" w:rsidRDefault="00DA79A3" w:rsidP="00485FDB">
            <w:pP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9"/>
                <w:szCs w:val="19"/>
              </w:rPr>
            </w:pPr>
            <w:r w:rsidRPr="000F5CC6">
              <w:rPr>
                <w:rFonts w:eastAsia="Times New Roman" w:cs="Arial"/>
                <w:color w:val="000000"/>
                <w:sz w:val="19"/>
                <w:szCs w:val="19"/>
              </w:rPr>
              <w:t>The defaulted customer who is not in above group and from the historical data has a significant loss comparing to the other path</w:t>
            </w:r>
            <w:r w:rsidRPr="000F5CC6">
              <w:rPr>
                <w:rFonts w:eastAsia="Times New Roman" w:cs="Arial"/>
                <w:color w:val="000000"/>
                <w:sz w:val="19"/>
                <w:szCs w:val="19"/>
                <w:cs/>
              </w:rPr>
              <w:t>.</w:t>
            </w:r>
          </w:p>
        </w:tc>
      </w:tr>
    </w:tbl>
    <w:p w14:paraId="4208C7B3" w14:textId="77777777" w:rsidR="00C11179" w:rsidRPr="00C11179" w:rsidRDefault="00C11179" w:rsidP="00C11179">
      <w:pPr>
        <w:rPr>
          <w:rFonts w:cstheme="minorBidi"/>
          <w:szCs w:val="20"/>
        </w:rPr>
      </w:pPr>
    </w:p>
    <w:p w14:paraId="65E1F4B8" w14:textId="77777777" w:rsidR="00AA3391" w:rsidRPr="00794E4D" w:rsidRDefault="00AA3391" w:rsidP="00AA3391">
      <w:pPr>
        <w:pStyle w:val="Heading2"/>
        <w:numPr>
          <w:ilvl w:val="1"/>
          <w:numId w:val="2"/>
        </w:numPr>
        <w:rPr>
          <w:rFonts w:cs="Arial"/>
        </w:rPr>
      </w:pPr>
      <w:r w:rsidRPr="00794E4D">
        <w:rPr>
          <w:rFonts w:cs="Arial"/>
        </w:rPr>
        <w:t>Scope</w:t>
      </w:r>
    </w:p>
    <w:p w14:paraId="444E4D8C" w14:textId="77777777" w:rsidR="00806519" w:rsidRDefault="00047AC5" w:rsidP="00C11179">
      <w:pPr>
        <w:rPr>
          <w:rFonts w:cstheme="minorBidi"/>
          <w:szCs w:val="22"/>
        </w:rPr>
      </w:pPr>
      <w:r w:rsidRPr="00794E4D">
        <w:rPr>
          <w:rFonts w:cs="Arial"/>
        </w:rPr>
        <w:t xml:space="preserve">LGD </w:t>
      </w:r>
      <w:r w:rsidR="00F656C8" w:rsidRPr="00794E4D">
        <w:rPr>
          <w:rFonts w:cs="Arial"/>
        </w:rPr>
        <w:t>for K</w:t>
      </w:r>
      <w:r w:rsidR="00F656C8" w:rsidRPr="00794E4D">
        <w:rPr>
          <w:rFonts w:cs="Arial"/>
          <w:szCs w:val="22"/>
          <w:cs/>
        </w:rPr>
        <w:t>-</w:t>
      </w:r>
      <w:r w:rsidR="00F656C8" w:rsidRPr="00794E4D">
        <w:rPr>
          <w:rFonts w:cs="Arial"/>
        </w:rPr>
        <w:t>Leasing product is developed and used in all K</w:t>
      </w:r>
      <w:r w:rsidR="00F656C8" w:rsidRPr="00794E4D">
        <w:rPr>
          <w:rFonts w:cs="Arial"/>
          <w:szCs w:val="22"/>
          <w:cs/>
        </w:rPr>
        <w:t>-</w:t>
      </w:r>
      <w:r w:rsidR="00F656C8" w:rsidRPr="00794E4D">
        <w:rPr>
          <w:rFonts w:cs="Arial"/>
        </w:rPr>
        <w:t>Leasing products including New Car, Used Car and KCar</w:t>
      </w:r>
      <w:r w:rsidR="00E837C2" w:rsidRPr="00794E4D">
        <w:rPr>
          <w:rFonts w:cs="Arial"/>
          <w:szCs w:val="22"/>
          <w:cs/>
        </w:rPr>
        <w:t>.</w:t>
      </w:r>
    </w:p>
    <w:p w14:paraId="287616C1" w14:textId="0B01C3F6" w:rsidR="00AA3391" w:rsidRPr="00794E4D" w:rsidRDefault="00F656C8" w:rsidP="00C11179">
      <w:pPr>
        <w:rPr>
          <w:rFonts w:cs="Arial"/>
        </w:rPr>
      </w:pPr>
      <w:r w:rsidRPr="00794E4D">
        <w:rPr>
          <w:rFonts w:cs="Arial"/>
          <w:szCs w:val="22"/>
          <w:cs/>
        </w:rPr>
        <w:t xml:space="preserve"> </w:t>
      </w:r>
    </w:p>
    <w:p w14:paraId="5553B0C5" w14:textId="77777777" w:rsidR="00B55F1D" w:rsidRPr="00794E4D" w:rsidRDefault="00B55F1D" w:rsidP="00B55F1D">
      <w:pPr>
        <w:pStyle w:val="Heading2"/>
        <w:numPr>
          <w:ilvl w:val="1"/>
          <w:numId w:val="2"/>
        </w:numPr>
        <w:rPr>
          <w:rFonts w:cs="Arial"/>
        </w:rPr>
      </w:pPr>
      <w:r w:rsidRPr="00794E4D">
        <w:rPr>
          <w:rFonts w:cs="Arial"/>
        </w:rPr>
        <w:t>Methodology Review</w:t>
      </w:r>
    </w:p>
    <w:p w14:paraId="06B15A6C" w14:textId="77777777" w:rsidR="00F656C8" w:rsidRPr="00794E4D" w:rsidRDefault="00E837C2" w:rsidP="00C11179">
      <w:pPr>
        <w:rPr>
          <w:rFonts w:cs="Arial"/>
        </w:rPr>
      </w:pPr>
      <w:r w:rsidRPr="00794E4D">
        <w:rPr>
          <w:rFonts w:cs="Arial"/>
        </w:rPr>
        <w:t>LGD can be measured using various methods such as the workout method used</w:t>
      </w:r>
      <w:r w:rsidR="00A23E64" w:rsidRPr="00794E4D">
        <w:rPr>
          <w:rFonts w:cs="Arial"/>
          <w:szCs w:val="22"/>
          <w:cs/>
        </w:rPr>
        <w:t xml:space="preserve"> </w:t>
      </w:r>
      <w:r w:rsidRPr="00794E4D">
        <w:rPr>
          <w:rFonts w:cs="Arial"/>
        </w:rPr>
        <w:t>for both corporate and retail exposures, the market approach used for corporate exposures,</w:t>
      </w:r>
      <w:r w:rsidR="00A23E64" w:rsidRPr="00794E4D">
        <w:rPr>
          <w:rFonts w:cs="Arial"/>
          <w:szCs w:val="22"/>
          <w:cs/>
        </w:rPr>
        <w:t xml:space="preserve"> </w:t>
      </w:r>
      <w:r w:rsidRPr="00794E4D">
        <w:rPr>
          <w:rFonts w:cs="Arial"/>
        </w:rPr>
        <w:t>the implied historical LGD approach used for retail exposures, and the implied</w:t>
      </w:r>
      <w:r w:rsidR="00A23E64" w:rsidRPr="00794E4D">
        <w:rPr>
          <w:rFonts w:cs="Arial"/>
          <w:szCs w:val="22"/>
          <w:cs/>
        </w:rPr>
        <w:t xml:space="preserve"> </w:t>
      </w:r>
      <w:r w:rsidRPr="00794E4D">
        <w:rPr>
          <w:rFonts w:cs="Arial"/>
        </w:rPr>
        <w:t>market approach used for corporate exposures</w:t>
      </w:r>
      <w:r w:rsidRPr="00794E4D">
        <w:rPr>
          <w:rFonts w:cs="Arial"/>
          <w:szCs w:val="22"/>
          <w:cs/>
        </w:rPr>
        <w:t xml:space="preserve">. </w:t>
      </w:r>
    </w:p>
    <w:p w14:paraId="5CE6A771" w14:textId="77777777" w:rsidR="00E837C2" w:rsidRPr="00794E4D" w:rsidRDefault="00E837C2" w:rsidP="00C11179">
      <w:pPr>
        <w:rPr>
          <w:rFonts w:cs="Arial"/>
        </w:rPr>
      </w:pPr>
      <w:r w:rsidRPr="00794E4D">
        <w:rPr>
          <w:rFonts w:cs="Arial"/>
        </w:rPr>
        <w:t>The most popular method for defining and observe actual LGD is the workout method</w:t>
      </w:r>
      <w:r w:rsidRPr="00794E4D">
        <w:rPr>
          <w:rFonts w:cs="Arial"/>
          <w:szCs w:val="22"/>
          <w:cs/>
        </w:rPr>
        <w:t xml:space="preserve">. </w:t>
      </w:r>
      <w:r w:rsidRPr="00794E4D">
        <w:rPr>
          <w:rFonts w:cs="Arial"/>
        </w:rPr>
        <w:t>The idea here is to work out the collection process of a defaulted exposure and carefully inspect the incoming and outgoing cash flows</w:t>
      </w:r>
      <w:r w:rsidRPr="00794E4D">
        <w:rPr>
          <w:rFonts w:cs="Arial"/>
          <w:szCs w:val="22"/>
          <w:cs/>
        </w:rPr>
        <w:t xml:space="preserve">. </w:t>
      </w:r>
      <w:r w:rsidRPr="00794E4D">
        <w:rPr>
          <w:rFonts w:cs="Arial"/>
        </w:rPr>
        <w:t>Both direct and indirect cash flows should be considered</w:t>
      </w:r>
      <w:r w:rsidRPr="00794E4D">
        <w:rPr>
          <w:rFonts w:cs="Arial"/>
          <w:szCs w:val="22"/>
          <w:cs/>
        </w:rPr>
        <w:t xml:space="preserve">. </w:t>
      </w:r>
      <w:r w:rsidRPr="00794E4D">
        <w:rPr>
          <w:rFonts w:cs="Arial"/>
        </w:rPr>
        <w:t>Example indirect costs could be the operating costs of the workout department</w:t>
      </w:r>
      <w:r w:rsidRPr="00794E4D">
        <w:rPr>
          <w:rFonts w:cs="Arial"/>
          <w:szCs w:val="22"/>
          <w:cs/>
        </w:rPr>
        <w:t xml:space="preserve">. </w:t>
      </w:r>
      <w:r w:rsidRPr="00794E4D">
        <w:rPr>
          <w:rFonts w:cs="Arial"/>
        </w:rPr>
        <w:t>These cash flows should then be discounted to the moment of default to calculate the loss</w:t>
      </w:r>
      <w:r w:rsidRPr="00794E4D">
        <w:rPr>
          <w:rFonts w:cs="Arial"/>
          <w:szCs w:val="22"/>
          <w:cs/>
        </w:rPr>
        <w:t>.</w:t>
      </w:r>
    </w:p>
    <w:p w14:paraId="17B27B76" w14:textId="77777777" w:rsidR="001213DC" w:rsidRPr="00794E4D" w:rsidRDefault="00E837C2" w:rsidP="00C11179">
      <w:pPr>
        <w:rPr>
          <w:rFonts w:cs="Arial"/>
        </w:rPr>
      </w:pPr>
      <w:r w:rsidRPr="00794E4D">
        <w:rPr>
          <w:rFonts w:cs="Arial"/>
        </w:rPr>
        <w:t xml:space="preserve">There are many technique can be used to </w:t>
      </w:r>
      <w:r w:rsidR="00F656C8" w:rsidRPr="00794E4D">
        <w:rPr>
          <w:rFonts w:cs="Arial"/>
        </w:rPr>
        <w:t>estimate LGD</w:t>
      </w:r>
      <w:r w:rsidRPr="00794E4D">
        <w:rPr>
          <w:rFonts w:cs="Arial"/>
          <w:szCs w:val="22"/>
          <w:cs/>
        </w:rPr>
        <w:t xml:space="preserve">. </w:t>
      </w:r>
      <w:r w:rsidRPr="00794E4D">
        <w:rPr>
          <w:rFonts w:cs="Arial"/>
        </w:rPr>
        <w:t>For example one is to rely</w:t>
      </w:r>
      <w:r w:rsidR="00F656C8" w:rsidRPr="00794E4D">
        <w:rPr>
          <w:rFonts w:cs="Arial"/>
        </w:rPr>
        <w:t xml:space="preserve"> on segmentation of observed defaults from the past years, followed by developing regression</w:t>
      </w:r>
      <w:r w:rsidR="00F656C8" w:rsidRPr="00794E4D">
        <w:rPr>
          <w:rFonts w:cs="Arial"/>
          <w:szCs w:val="22"/>
          <w:cs/>
        </w:rPr>
        <w:t>-</w:t>
      </w:r>
      <w:r w:rsidR="00F656C8" w:rsidRPr="00794E4D">
        <w:rPr>
          <w:rFonts w:cs="Arial"/>
        </w:rPr>
        <w:lastRenderedPageBreak/>
        <w:t>based model to estimate LGD within each segment</w:t>
      </w:r>
      <w:r w:rsidR="00F656C8" w:rsidRPr="00794E4D">
        <w:rPr>
          <w:rFonts w:cs="Arial"/>
          <w:szCs w:val="22"/>
          <w:cs/>
        </w:rPr>
        <w:t xml:space="preserve">. </w:t>
      </w:r>
      <w:r w:rsidR="00F656C8" w:rsidRPr="00794E4D">
        <w:rPr>
          <w:rFonts w:cs="Arial"/>
        </w:rPr>
        <w:t>Regression</w:t>
      </w:r>
      <w:r w:rsidR="00F656C8" w:rsidRPr="00794E4D">
        <w:rPr>
          <w:rFonts w:cs="Arial"/>
          <w:szCs w:val="22"/>
          <w:cs/>
        </w:rPr>
        <w:t>-</w:t>
      </w:r>
      <w:r w:rsidR="00F656C8" w:rsidRPr="00794E4D">
        <w:rPr>
          <w:rFonts w:cs="Arial"/>
        </w:rPr>
        <w:t>based model is to capture the key drivers of LGD including loan</w:t>
      </w:r>
      <w:r w:rsidR="00F656C8" w:rsidRPr="00794E4D">
        <w:rPr>
          <w:rFonts w:cs="Arial"/>
          <w:szCs w:val="22"/>
          <w:cs/>
        </w:rPr>
        <w:t>-</w:t>
      </w:r>
      <w:r w:rsidR="00F656C8" w:rsidRPr="00794E4D">
        <w:rPr>
          <w:rFonts w:cs="Arial"/>
        </w:rPr>
        <w:t>to</w:t>
      </w:r>
      <w:r w:rsidR="00F656C8" w:rsidRPr="00794E4D">
        <w:rPr>
          <w:rFonts w:cs="Arial"/>
          <w:szCs w:val="22"/>
          <w:cs/>
        </w:rPr>
        <w:t>-</w:t>
      </w:r>
      <w:r w:rsidR="00F656C8" w:rsidRPr="00794E4D">
        <w:rPr>
          <w:rFonts w:cs="Arial"/>
        </w:rPr>
        <w:t>value and implicit hair cut observed in the recovery process</w:t>
      </w:r>
      <w:r w:rsidR="00F656C8" w:rsidRPr="00794E4D">
        <w:rPr>
          <w:rFonts w:cs="Arial"/>
          <w:szCs w:val="22"/>
          <w:cs/>
        </w:rPr>
        <w:t>.</w:t>
      </w:r>
      <w:r w:rsidR="001213DC" w:rsidRPr="00794E4D">
        <w:rPr>
          <w:rFonts w:cs="Arial"/>
          <w:szCs w:val="22"/>
          <w:cs/>
        </w:rPr>
        <w:t xml:space="preserve"> </w:t>
      </w:r>
    </w:p>
    <w:p w14:paraId="35371670" w14:textId="77777777" w:rsidR="000B7046" w:rsidRPr="00794E4D" w:rsidRDefault="000B7046" w:rsidP="00C11179">
      <w:pPr>
        <w:jc w:val="thaiDistribute"/>
        <w:rPr>
          <w:rFonts w:cs="Arial"/>
        </w:rPr>
      </w:pPr>
      <w:r w:rsidRPr="00794E4D">
        <w:rPr>
          <w:rFonts w:cs="Arial"/>
        </w:rPr>
        <w:t>For K</w:t>
      </w:r>
      <w:r w:rsidRPr="00794E4D">
        <w:rPr>
          <w:rFonts w:cs="Arial"/>
          <w:szCs w:val="22"/>
          <w:cs/>
        </w:rPr>
        <w:t>-</w:t>
      </w:r>
      <w:r w:rsidRPr="00794E4D">
        <w:rPr>
          <w:rFonts w:cs="Arial"/>
        </w:rPr>
        <w:t>Leasing product, a single average constant LGD is used for all K</w:t>
      </w:r>
      <w:r w:rsidRPr="00794E4D">
        <w:rPr>
          <w:rFonts w:cs="Arial"/>
          <w:szCs w:val="22"/>
          <w:cs/>
        </w:rPr>
        <w:t>-</w:t>
      </w:r>
      <w:r w:rsidRPr="00794E4D">
        <w:rPr>
          <w:rFonts w:cs="Arial"/>
        </w:rPr>
        <w:t>Leasing products</w:t>
      </w:r>
      <w:r w:rsidRPr="00794E4D">
        <w:rPr>
          <w:rFonts w:cs="Arial"/>
          <w:szCs w:val="22"/>
          <w:cs/>
        </w:rPr>
        <w:t xml:space="preserve">. </w:t>
      </w:r>
      <w:r w:rsidRPr="00794E4D">
        <w:rPr>
          <w:rFonts w:cs="Arial"/>
        </w:rPr>
        <w:t>There is no model for LGD</w:t>
      </w:r>
      <w:r w:rsidRPr="00794E4D">
        <w:rPr>
          <w:rFonts w:cs="Arial"/>
          <w:szCs w:val="22"/>
          <w:cs/>
        </w:rPr>
        <w:t xml:space="preserve">. </w:t>
      </w:r>
    </w:p>
    <w:p w14:paraId="1D64A5D9" w14:textId="77777777" w:rsidR="00AA3391" w:rsidRPr="00794E4D" w:rsidRDefault="00AA3391" w:rsidP="00AA3391">
      <w:pPr>
        <w:pStyle w:val="Heading3"/>
        <w:numPr>
          <w:ilvl w:val="2"/>
          <w:numId w:val="2"/>
        </w:numPr>
        <w:rPr>
          <w:rFonts w:cs="Arial"/>
        </w:rPr>
      </w:pPr>
      <w:r w:rsidRPr="00794E4D">
        <w:rPr>
          <w:rFonts w:cs="Arial"/>
        </w:rPr>
        <w:t>Model Assumption and Limitations</w:t>
      </w:r>
    </w:p>
    <w:p w14:paraId="393B4389" w14:textId="77777777" w:rsidR="0067001F" w:rsidRPr="00794E4D" w:rsidRDefault="00883E9A" w:rsidP="00806519">
      <w:pPr>
        <w:rPr>
          <w:rFonts w:cs="Arial"/>
        </w:rPr>
      </w:pPr>
      <w:r w:rsidRPr="00794E4D">
        <w:rPr>
          <w:rFonts w:cs="Arial"/>
        </w:rPr>
        <w:t>Assumption for using constant LGD for each product is that LGD depends on type of facilities</w:t>
      </w:r>
      <w:r w:rsidR="00C9354A" w:rsidRPr="00794E4D">
        <w:rPr>
          <w:rFonts w:cs="Arial"/>
        </w:rPr>
        <w:t xml:space="preserve"> such as unsecured loan, mortgage and leasing</w:t>
      </w:r>
      <w:r w:rsidRPr="00794E4D">
        <w:rPr>
          <w:rFonts w:cs="Arial"/>
          <w:szCs w:val="22"/>
          <w:cs/>
        </w:rPr>
        <w:t xml:space="preserve">. </w:t>
      </w:r>
      <w:r w:rsidRPr="00794E4D">
        <w:rPr>
          <w:rFonts w:cs="Arial"/>
        </w:rPr>
        <w:t>For K</w:t>
      </w:r>
      <w:r w:rsidRPr="00794E4D">
        <w:rPr>
          <w:rFonts w:cs="Arial"/>
          <w:szCs w:val="22"/>
          <w:cs/>
        </w:rPr>
        <w:t>-</w:t>
      </w:r>
      <w:r w:rsidRPr="00794E4D">
        <w:rPr>
          <w:rFonts w:cs="Arial"/>
        </w:rPr>
        <w:t>Leasing modeler proposed to use single constant LGD for all of K</w:t>
      </w:r>
      <w:r w:rsidRPr="00794E4D">
        <w:rPr>
          <w:rFonts w:cs="Arial"/>
          <w:szCs w:val="22"/>
          <w:cs/>
        </w:rPr>
        <w:t>-</w:t>
      </w:r>
      <w:r w:rsidRPr="00794E4D">
        <w:rPr>
          <w:rFonts w:cs="Arial"/>
        </w:rPr>
        <w:t>Leasing</w:t>
      </w:r>
      <w:r w:rsidR="00C9354A" w:rsidRPr="00794E4D">
        <w:rPr>
          <w:rFonts w:cs="Arial"/>
        </w:rPr>
        <w:t xml:space="preserve"> sub</w:t>
      </w:r>
      <w:r w:rsidRPr="00794E4D">
        <w:rPr>
          <w:rFonts w:cs="Arial"/>
        </w:rPr>
        <w:t xml:space="preserve"> product</w:t>
      </w:r>
      <w:r w:rsidR="00C9354A" w:rsidRPr="00794E4D">
        <w:rPr>
          <w:rFonts w:cs="Arial"/>
        </w:rPr>
        <w:t>s</w:t>
      </w:r>
      <w:r w:rsidRPr="00794E4D">
        <w:rPr>
          <w:rFonts w:cs="Arial"/>
          <w:szCs w:val="22"/>
          <w:cs/>
        </w:rPr>
        <w:t xml:space="preserve">. </w:t>
      </w:r>
      <w:r w:rsidRPr="00794E4D">
        <w:rPr>
          <w:rFonts w:cs="Arial"/>
        </w:rPr>
        <w:t xml:space="preserve">This implementation assumes </w:t>
      </w:r>
      <w:r w:rsidR="0067001F" w:rsidRPr="00794E4D">
        <w:rPr>
          <w:rFonts w:cs="Arial"/>
        </w:rPr>
        <w:t>LGD does not depend on macroeconomic</w:t>
      </w:r>
      <w:r w:rsidRPr="00794E4D">
        <w:rPr>
          <w:rFonts w:cs="Arial"/>
          <w:szCs w:val="22"/>
          <w:cs/>
        </w:rPr>
        <w:t xml:space="preserve">. </w:t>
      </w:r>
    </w:p>
    <w:p w14:paraId="50C2E4DD" w14:textId="62753746" w:rsidR="00806519" w:rsidRDefault="0067001F" w:rsidP="00806519">
      <w:pPr>
        <w:rPr>
          <w:rFonts w:cs="Arial"/>
        </w:rPr>
      </w:pPr>
      <w:r w:rsidRPr="00794E4D">
        <w:rPr>
          <w:rFonts w:cs="Arial"/>
        </w:rPr>
        <w:t>Limitation of using constant LGD is the ability to describe the dynamics with respect to changes in macroeconomic variables</w:t>
      </w:r>
      <w:r w:rsidRPr="00794E4D">
        <w:rPr>
          <w:rFonts w:cs="Arial"/>
          <w:szCs w:val="22"/>
          <w:cs/>
        </w:rPr>
        <w:t xml:space="preserve">. </w:t>
      </w:r>
      <w:r w:rsidRPr="00794E4D">
        <w:rPr>
          <w:rFonts w:cs="Arial"/>
        </w:rPr>
        <w:t xml:space="preserve">As a result modeler will need higher margins of conservatism </w:t>
      </w:r>
      <w:r w:rsidR="00806519">
        <w:rPr>
          <w:rFonts w:cs="Arial"/>
        </w:rPr>
        <w:t>and therefore rather conservative LGD in practical use.</w:t>
      </w:r>
    </w:p>
    <w:p w14:paraId="319AA01C" w14:textId="4C18DBFA" w:rsidR="00E837C2" w:rsidRPr="00794E4D" w:rsidRDefault="00E837C2" w:rsidP="00883E9A">
      <w:pPr>
        <w:ind w:firstLine="720"/>
        <w:rPr>
          <w:rFonts w:cs="Arial"/>
          <w:color w:val="FF0000"/>
        </w:rPr>
      </w:pPr>
    </w:p>
    <w:p w14:paraId="13FD14A3" w14:textId="77777777" w:rsidR="00AA3391" w:rsidRPr="00794E4D" w:rsidRDefault="00AA3391" w:rsidP="00A14C9F">
      <w:pPr>
        <w:pStyle w:val="Heading2"/>
        <w:numPr>
          <w:ilvl w:val="1"/>
          <w:numId w:val="2"/>
        </w:numPr>
        <w:rPr>
          <w:rFonts w:cs="Arial"/>
        </w:rPr>
      </w:pPr>
      <w:r w:rsidRPr="00794E4D">
        <w:rPr>
          <w:rFonts w:cs="Arial"/>
        </w:rPr>
        <w:t>Model Development Approach</w:t>
      </w:r>
    </w:p>
    <w:p w14:paraId="6F0D691C" w14:textId="77777777" w:rsidR="00E837C2" w:rsidRPr="00794E4D" w:rsidRDefault="00E837C2" w:rsidP="00E837C2">
      <w:pPr>
        <w:pStyle w:val="Heading4"/>
        <w:rPr>
          <w:rFonts w:cs="Arial"/>
        </w:rPr>
      </w:pPr>
      <w:r w:rsidRPr="00794E4D">
        <w:rPr>
          <w:rFonts w:cs="Arial"/>
        </w:rPr>
        <w:t>Workout LGD Approach</w:t>
      </w:r>
    </w:p>
    <w:p w14:paraId="70864457" w14:textId="77777777" w:rsidR="00E837C2" w:rsidRPr="00794E4D" w:rsidRDefault="00E837C2" w:rsidP="00A14C9F">
      <w:pPr>
        <w:rPr>
          <w:rFonts w:cs="Arial"/>
        </w:rPr>
      </w:pPr>
      <w:r w:rsidRPr="00794E4D">
        <w:rPr>
          <w:rFonts w:cs="Arial"/>
        </w:rPr>
        <w:t>The workout LGD methodology is based on the discounted of actual cash flows that can be recovered by the collection process from the date of default to the end of the recovery process</w:t>
      </w:r>
      <w:r w:rsidRPr="00794E4D">
        <w:rPr>
          <w:rFonts w:cs="Arial"/>
          <w:szCs w:val="22"/>
          <w:cs/>
        </w:rPr>
        <w:t xml:space="preserve">. </w:t>
      </w:r>
      <w:r w:rsidRPr="00794E4D">
        <w:rPr>
          <w:rFonts w:cs="Arial"/>
        </w:rPr>
        <w:t xml:space="preserve">In addition, BIS </w:t>
      </w:r>
      <w:r w:rsidRPr="00794E4D">
        <w:rPr>
          <w:rFonts w:cs="Arial"/>
          <w:szCs w:val="22"/>
          <w:cs/>
        </w:rPr>
        <w:t>(</w:t>
      </w:r>
      <w:r w:rsidRPr="00794E4D">
        <w:rPr>
          <w:rFonts w:cs="Arial"/>
        </w:rPr>
        <w:t>2004</w:t>
      </w:r>
      <w:r w:rsidRPr="00794E4D">
        <w:rPr>
          <w:rFonts w:cs="Arial"/>
          <w:szCs w:val="22"/>
          <w:cs/>
        </w:rPr>
        <w:t xml:space="preserve">) </w:t>
      </w:r>
      <w:r w:rsidRPr="00794E4D">
        <w:rPr>
          <w:rFonts w:cs="Arial"/>
        </w:rPr>
        <w:t>states that banks who choose to calculate realized LGD using the workout method must include the direct and indirect costs associated with the collection of the exposure</w:t>
      </w:r>
      <w:r w:rsidRPr="00794E4D">
        <w:rPr>
          <w:rFonts w:cs="Arial"/>
          <w:szCs w:val="22"/>
          <w:cs/>
        </w:rPr>
        <w:t xml:space="preserve">. </w:t>
      </w:r>
      <w:r w:rsidRPr="00794E4D">
        <w:rPr>
          <w:rFonts w:cs="Arial"/>
        </w:rPr>
        <w:t>Thus, we consider both costs in our LGD calculation</w:t>
      </w:r>
      <w:r w:rsidRPr="00794E4D">
        <w:rPr>
          <w:rFonts w:cs="Arial"/>
          <w:szCs w:val="22"/>
          <w:cs/>
        </w:rPr>
        <w:t xml:space="preserve">. </w:t>
      </w:r>
      <w:r w:rsidRPr="00794E4D">
        <w:rPr>
          <w:rFonts w:cs="Arial"/>
        </w:rPr>
        <w:t>Direct costs are those associated with a particular asset, including fees for an appraisal of collateral, costs of selling assets, costs of running a business, and other professional fees</w:t>
      </w:r>
      <w:r w:rsidRPr="00794E4D">
        <w:rPr>
          <w:rFonts w:cs="Arial"/>
          <w:szCs w:val="22"/>
          <w:cs/>
        </w:rPr>
        <w:t xml:space="preserve">. </w:t>
      </w:r>
      <w:r w:rsidRPr="00794E4D">
        <w:rPr>
          <w:rFonts w:cs="Arial"/>
        </w:rPr>
        <w:t>Indirect costs are necessary to carry out the recovery process but are not associated with individual facilities</w:t>
      </w:r>
      <w:r w:rsidRPr="00794E4D">
        <w:rPr>
          <w:rFonts w:cs="Arial"/>
          <w:szCs w:val="22"/>
          <w:cs/>
        </w:rPr>
        <w:t xml:space="preserve">. </w:t>
      </w:r>
    </w:p>
    <w:p w14:paraId="69F8B078" w14:textId="77777777" w:rsidR="000B7046" w:rsidRPr="00794E4D" w:rsidRDefault="000B7046" w:rsidP="00A14C9F">
      <w:pPr>
        <w:rPr>
          <w:rFonts w:cs="Arial"/>
        </w:rPr>
      </w:pPr>
      <w:r w:rsidRPr="00794E4D">
        <w:rPr>
          <w:rFonts w:cs="Arial"/>
        </w:rPr>
        <w:t>For KBank portfolio, collateral is generally held against a customer, not against an individual loan</w:t>
      </w:r>
      <w:r w:rsidRPr="00794E4D">
        <w:rPr>
          <w:rFonts w:cs="Arial"/>
          <w:szCs w:val="22"/>
          <w:cs/>
        </w:rPr>
        <w:t xml:space="preserve">. </w:t>
      </w:r>
      <w:r w:rsidRPr="00794E4D">
        <w:rPr>
          <w:rFonts w:cs="Arial"/>
        </w:rPr>
        <w:t>Thus, for the calculation of historical LGD, it makes sense to view all of a given customer’s facilities as a single exposure, and calculate the severity based on this</w:t>
      </w:r>
      <w:r w:rsidRPr="00794E4D">
        <w:rPr>
          <w:rFonts w:cs="Arial"/>
          <w:szCs w:val="22"/>
          <w:cs/>
        </w:rPr>
        <w:t xml:space="preserve">. </w:t>
      </w:r>
    </w:p>
    <w:p w14:paraId="0496D6F8" w14:textId="77777777" w:rsidR="00E837C2" w:rsidRPr="00794E4D" w:rsidRDefault="00E837C2" w:rsidP="00A14C9F">
      <w:pPr>
        <w:rPr>
          <w:rFonts w:cs="Arial"/>
        </w:rPr>
      </w:pPr>
      <w:r w:rsidRPr="00794E4D">
        <w:rPr>
          <w:rFonts w:cs="Arial"/>
        </w:rPr>
        <w:t>To calculate the direct workout LGD amount, the total EAD amount is subtracted by the expected recovery amount and plus by the collection cost</w:t>
      </w:r>
      <w:r w:rsidRPr="00794E4D">
        <w:rPr>
          <w:rFonts w:cs="Arial"/>
          <w:szCs w:val="22"/>
          <w:cs/>
        </w:rPr>
        <w:t xml:space="preserve">. </w:t>
      </w:r>
      <w:r w:rsidRPr="00794E4D">
        <w:rPr>
          <w:rFonts w:cs="Arial"/>
        </w:rPr>
        <w:t>Recoveries must include both late payments and the sale price of collateral when liquidated</w:t>
      </w:r>
      <w:r w:rsidRPr="00794E4D">
        <w:rPr>
          <w:rFonts w:cs="Arial"/>
          <w:szCs w:val="22"/>
          <w:cs/>
        </w:rPr>
        <w:t xml:space="preserve">. </w:t>
      </w:r>
      <w:r w:rsidRPr="00794E4D">
        <w:rPr>
          <w:rFonts w:cs="Arial"/>
        </w:rPr>
        <w:t xml:space="preserve">The discount rate used should be the cost of equity, and recoveries should be discounted back to the date of the first missed </w:t>
      </w:r>
      <w:r w:rsidRPr="00794E4D">
        <w:rPr>
          <w:rFonts w:cs="Arial"/>
        </w:rPr>
        <w:lastRenderedPageBreak/>
        <w:t>payment leading to default</w:t>
      </w:r>
      <w:r w:rsidRPr="00794E4D">
        <w:rPr>
          <w:rFonts w:cs="Arial"/>
          <w:szCs w:val="22"/>
          <w:cs/>
        </w:rPr>
        <w:t xml:space="preserve">. </w:t>
      </w:r>
      <w:r w:rsidRPr="00794E4D">
        <w:rPr>
          <w:rFonts w:cs="Arial"/>
        </w:rPr>
        <w:t xml:space="preserve">Then, to get the </w:t>
      </w:r>
      <w:r w:rsidRPr="00794E4D">
        <w:rPr>
          <w:rFonts w:cs="Arial"/>
          <w:szCs w:val="22"/>
          <w:cs/>
        </w:rPr>
        <w:t xml:space="preserve">% </w:t>
      </w:r>
      <w:r w:rsidRPr="00794E4D">
        <w:rPr>
          <w:rFonts w:cs="Arial"/>
        </w:rPr>
        <w:t>LGD, the LGD amount is divided by the total EAD amount as shown in the equation below,</w:t>
      </w:r>
    </w:p>
    <w:p w14:paraId="29C1A6BC" w14:textId="77777777" w:rsidR="00E837C2" w:rsidRPr="006E116D" w:rsidRDefault="004B1401" w:rsidP="006E116D">
      <w:pPr>
        <w:jc w:val="thaiDistribute"/>
        <w:rPr>
          <w:rFonts w:cs="Arial"/>
          <w:sz w:val="20"/>
          <w:szCs w:val="20"/>
        </w:rPr>
      </w:pPr>
      <m:oMathPara>
        <m:oMathParaPr>
          <m:jc m:val="center"/>
        </m:oMathParaPr>
        <m:oMath>
          <m:sSub>
            <m:sSubPr>
              <m:ctrlPr>
                <w:rPr>
                  <w:rFonts w:ascii="Cambria Math" w:hAnsi="Cambria Math" w:cs="Arial"/>
                  <w:i/>
                  <w:sz w:val="20"/>
                  <w:szCs w:val="20"/>
                </w:rPr>
              </m:ctrlPr>
            </m:sSubPr>
            <m:e>
              <m:r>
                <w:rPr>
                  <w:rFonts w:ascii="Cambria Math" w:hAnsi="Cambria Math" w:cs="Cambria Math" w:hint="cs"/>
                  <w:sz w:val="20"/>
                  <w:szCs w:val="20"/>
                  <w:cs/>
                </w:rPr>
                <m:t>LGD</m:t>
              </m:r>
            </m:e>
            <m:sub>
              <m:r>
                <w:rPr>
                  <w:rFonts w:ascii="Cambria Math" w:hAnsi="Cambria Math" w:cs="Cambria Math" w:hint="cs"/>
                  <w:sz w:val="20"/>
                  <w:szCs w:val="20"/>
                  <w:cs/>
                </w:rPr>
                <m:t>i</m:t>
              </m:r>
            </m:sub>
          </m:sSub>
          <m:r>
            <w:rPr>
              <w:rFonts w:ascii="Cambria Math" w:hAnsi="Cambria Math" w:cs="Arial"/>
              <w:sz w:val="20"/>
              <w:szCs w:val="20"/>
              <w:cs/>
            </w:rPr>
            <m:t>(</m:t>
          </m:r>
          <m:r>
            <w:rPr>
              <w:rFonts w:ascii="Cambria Math" w:hAnsi="Cambria Math" w:cs="Cambria Math" w:hint="cs"/>
              <w:sz w:val="20"/>
              <w:szCs w:val="20"/>
              <w:cs/>
            </w:rPr>
            <m:t>t</m:t>
          </m:r>
          <m:r>
            <w:rPr>
              <w:rFonts w:ascii="Cambria Math" w:hAnsi="Cambria Math" w:cs="Arial"/>
              <w:sz w:val="20"/>
              <w:szCs w:val="20"/>
              <w:cs/>
            </w:rPr>
            <m:t xml:space="preserve">)= </m:t>
          </m:r>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Cambria Math" w:hint="cs"/>
                      <w:sz w:val="20"/>
                      <w:szCs w:val="20"/>
                      <w:cs/>
                    </w:rPr>
                    <m:t>EAD</m:t>
                  </m:r>
                </m:e>
                <m:sub>
                  <m:r>
                    <w:rPr>
                      <w:rFonts w:ascii="Cambria Math" w:hAnsi="Cambria Math" w:cs="Cambria Math" w:hint="cs"/>
                      <w:sz w:val="20"/>
                      <w:szCs w:val="20"/>
                      <w:cs/>
                    </w:rPr>
                    <m:t>i</m:t>
                  </m:r>
                </m:sub>
              </m:sSub>
              <m:r>
                <w:rPr>
                  <w:rFonts w:ascii="Cambria Math" w:hAnsi="Cambria Math" w:cs="Arial"/>
                  <w:sz w:val="20"/>
                  <w:szCs w:val="20"/>
                  <w:cs/>
                </w:rPr>
                <m:t>-</m:t>
              </m:r>
              <m:d>
                <m:dPr>
                  <m:begChr m:val="["/>
                  <m:endChr m:val="]"/>
                  <m:ctrlPr>
                    <w:rPr>
                      <w:rFonts w:ascii="Cambria Math" w:hAnsi="Cambria Math" w:cs="Arial"/>
                      <w:i/>
                      <w:sz w:val="20"/>
                      <w:szCs w:val="20"/>
                    </w:rPr>
                  </m:ctrlPr>
                </m:dPr>
                <m:e>
                  <m:nary>
                    <m:naryPr>
                      <m:chr m:val="∑"/>
                      <m:limLoc m:val="subSup"/>
                      <m:ctrlPr>
                        <w:rPr>
                          <w:rFonts w:ascii="Cambria Math" w:hAnsi="Cambria Math" w:cs="Arial"/>
                          <w:i/>
                          <w:sz w:val="20"/>
                          <w:szCs w:val="20"/>
                        </w:rPr>
                      </m:ctrlPr>
                    </m:naryPr>
                    <m:sub>
                      <m:r>
                        <w:rPr>
                          <w:rFonts w:ascii="Cambria Math" w:hAnsi="Cambria Math" w:cs="Cambria Math" w:hint="cs"/>
                          <w:sz w:val="20"/>
                          <w:szCs w:val="20"/>
                          <w:cs/>
                        </w:rPr>
                        <m:t>j</m:t>
                      </m:r>
                      <m:r>
                        <w:rPr>
                          <w:rFonts w:ascii="Cambria Math" w:hAnsi="Cambria Math" w:cs="Arial"/>
                          <w:sz w:val="20"/>
                          <w:szCs w:val="20"/>
                          <w:cs/>
                        </w:rPr>
                        <m:t>=</m:t>
                      </m:r>
                      <m:r>
                        <w:rPr>
                          <w:rFonts w:ascii="Cambria Math" w:hAnsi="Cambria Math" w:cs="Arial"/>
                          <w:sz w:val="20"/>
                          <w:szCs w:val="20"/>
                        </w:rPr>
                        <m:t>1</m:t>
                      </m:r>
                    </m:sub>
                    <m:sup>
                      <m:r>
                        <w:rPr>
                          <w:rFonts w:ascii="Cambria Math" w:hAnsi="Cambria Math" w:cs="Cambria Math" w:hint="cs"/>
                          <w:sz w:val="20"/>
                          <w:szCs w:val="20"/>
                          <w:cs/>
                        </w:rPr>
                        <m:t>t</m:t>
                      </m:r>
                    </m:sup>
                    <m:e>
                      <m:r>
                        <w:rPr>
                          <w:rFonts w:ascii="Cambria Math" w:hAnsi="Cambria Math" w:cs="Cambria Math" w:hint="cs"/>
                          <w:sz w:val="20"/>
                          <w:szCs w:val="20"/>
                          <w:cs/>
                        </w:rPr>
                        <m:t>PV</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Cambria Math" w:hint="cs"/>
                                  <w:sz w:val="20"/>
                                  <w:szCs w:val="20"/>
                                  <w:cs/>
                                </w:rPr>
                                <m:t>CF</m:t>
                              </m:r>
                              <m:r>
                                <w:rPr>
                                  <w:rFonts w:ascii="Cambria Math" w:hAnsi="Cambria Math" w:cs="Arial"/>
                                  <w:sz w:val="20"/>
                                  <w:szCs w:val="20"/>
                                  <w:cs/>
                                </w:rPr>
                                <m:t xml:space="preserve"> </m:t>
                              </m:r>
                            </m:e>
                            <m:sub>
                              <m:r>
                                <w:rPr>
                                  <w:rFonts w:ascii="Cambria Math" w:hAnsi="Cambria Math" w:cs="Cambria Math" w:hint="cs"/>
                                  <w:sz w:val="20"/>
                                  <w:szCs w:val="20"/>
                                  <w:cs/>
                                </w:rPr>
                                <m:t>ij</m:t>
                              </m:r>
                            </m:sub>
                          </m:sSub>
                          <m:r>
                            <w:rPr>
                              <w:rFonts w:ascii="Cambria Math" w:hAnsi="Cambria Math" w:cs="Arial"/>
                              <w:sz w:val="20"/>
                              <w:szCs w:val="20"/>
                              <w:cs/>
                            </w:rPr>
                            <m:t>-</m:t>
                          </m:r>
                          <m:sSub>
                            <m:sSubPr>
                              <m:ctrlPr>
                                <w:rPr>
                                  <w:rFonts w:ascii="Cambria Math" w:hAnsi="Cambria Math" w:cs="Arial"/>
                                  <w:i/>
                                  <w:sz w:val="20"/>
                                  <w:szCs w:val="20"/>
                                </w:rPr>
                              </m:ctrlPr>
                            </m:sSubPr>
                            <m:e>
                              <m:r>
                                <w:rPr>
                                  <w:rFonts w:ascii="Cambria Math" w:hAnsi="Cambria Math" w:cs="Cambria Math" w:hint="cs"/>
                                  <w:sz w:val="20"/>
                                  <w:szCs w:val="20"/>
                                  <w:cs/>
                                </w:rPr>
                                <m:t>CC</m:t>
                              </m:r>
                            </m:e>
                            <m:sub>
                              <m:r>
                                <w:rPr>
                                  <w:rFonts w:ascii="Cambria Math" w:hAnsi="Cambria Math" w:cs="Cambria Math" w:hint="cs"/>
                                  <w:sz w:val="20"/>
                                  <w:szCs w:val="20"/>
                                  <w:cs/>
                                </w:rPr>
                                <m:t>i</m:t>
                              </m:r>
                            </m:sub>
                          </m:sSub>
                        </m:e>
                      </m:d>
                    </m:e>
                  </m:nary>
                </m:e>
              </m:d>
            </m:num>
            <m:den>
              <m:sSub>
                <m:sSubPr>
                  <m:ctrlPr>
                    <w:rPr>
                      <w:rFonts w:ascii="Cambria Math" w:hAnsi="Cambria Math" w:cs="Arial"/>
                      <w:i/>
                      <w:sz w:val="20"/>
                      <w:szCs w:val="20"/>
                    </w:rPr>
                  </m:ctrlPr>
                </m:sSubPr>
                <m:e>
                  <m:r>
                    <w:rPr>
                      <w:rFonts w:ascii="Cambria Math" w:hAnsi="Cambria Math" w:cs="Cambria Math" w:hint="cs"/>
                      <w:sz w:val="20"/>
                      <w:szCs w:val="20"/>
                      <w:cs/>
                    </w:rPr>
                    <m:t>EAD</m:t>
                  </m:r>
                </m:e>
                <m:sub>
                  <m:r>
                    <w:rPr>
                      <w:rFonts w:ascii="Cambria Math" w:hAnsi="Cambria Math" w:cs="Cambria Math" w:hint="cs"/>
                      <w:sz w:val="20"/>
                      <w:szCs w:val="20"/>
                      <w:cs/>
                    </w:rPr>
                    <m:t>i</m:t>
                  </m:r>
                </m:sub>
              </m:sSub>
            </m:den>
          </m:f>
        </m:oMath>
      </m:oMathPara>
    </w:p>
    <w:p w14:paraId="05264E72" w14:textId="77777777" w:rsidR="00E837C2" w:rsidRPr="00794E4D" w:rsidRDefault="00E837C2" w:rsidP="00E837C2">
      <w:pPr>
        <w:ind w:left="709" w:firstLine="567"/>
        <w:rPr>
          <w:rFonts w:cs="Arial"/>
          <w:sz w:val="20"/>
          <w:szCs w:val="20"/>
        </w:rPr>
      </w:pPr>
    </w:p>
    <w:p w14:paraId="299C1E38" w14:textId="77777777" w:rsidR="00E837C2" w:rsidRPr="00794E4D" w:rsidRDefault="00E837C2" w:rsidP="00E837C2">
      <w:pPr>
        <w:spacing w:after="120"/>
        <w:ind w:left="709" w:firstLine="567"/>
        <w:rPr>
          <w:rFonts w:cs="Arial"/>
          <w:sz w:val="20"/>
          <w:szCs w:val="20"/>
        </w:rPr>
      </w:pPr>
      <w:r w:rsidRPr="00794E4D">
        <w:rPr>
          <w:rFonts w:cs="Arial"/>
          <w:sz w:val="20"/>
          <w:szCs w:val="20"/>
        </w:rPr>
        <w:t>Where,</w:t>
      </w:r>
    </w:p>
    <w:p w14:paraId="654003A9" w14:textId="77777777" w:rsidR="00E837C2" w:rsidRPr="00794E4D" w:rsidRDefault="004B1401" w:rsidP="00E837C2">
      <w:pPr>
        <w:spacing w:after="120"/>
        <w:ind w:left="709" w:firstLine="567"/>
        <w:rPr>
          <w:rFonts w:cs="Arial"/>
          <w:sz w:val="20"/>
          <w:szCs w:val="20"/>
        </w:rPr>
      </w:pPr>
      <m:oMath>
        <m:sSub>
          <m:sSubPr>
            <m:ctrlPr>
              <w:rPr>
                <w:rFonts w:ascii="Cambria Math" w:hAnsi="Cambria Math" w:cs="Arial"/>
                <w:i/>
                <w:sz w:val="20"/>
                <w:szCs w:val="20"/>
              </w:rPr>
            </m:ctrlPr>
          </m:sSubPr>
          <m:e>
            <m:r>
              <w:rPr>
                <w:rFonts w:ascii="Cambria Math" w:hAnsi="Cambria Math" w:cs="Cambria Math" w:hint="cs"/>
                <w:sz w:val="20"/>
                <w:szCs w:val="20"/>
                <w:cs/>
              </w:rPr>
              <m:t>LGD</m:t>
            </m:r>
          </m:e>
          <m:sub>
            <m:r>
              <w:rPr>
                <w:rFonts w:ascii="Cambria Math" w:hAnsi="Cambria Math" w:cs="Cambria Math" w:hint="cs"/>
                <w:sz w:val="20"/>
                <w:szCs w:val="20"/>
                <w:cs/>
              </w:rPr>
              <m:t>i</m:t>
            </m:r>
          </m:sub>
        </m:sSub>
        <m:r>
          <w:rPr>
            <w:rFonts w:ascii="Cambria Math" w:hAnsi="Cambria Math" w:cs="Arial"/>
            <w:sz w:val="20"/>
            <w:szCs w:val="20"/>
            <w:cs/>
          </w:rPr>
          <m:t>(</m:t>
        </m:r>
        <m:r>
          <w:rPr>
            <w:rFonts w:ascii="Cambria Math" w:hAnsi="Cambria Math" w:cs="Cambria Math" w:hint="cs"/>
            <w:sz w:val="20"/>
            <w:szCs w:val="20"/>
            <w:cs/>
          </w:rPr>
          <m:t>t</m:t>
        </m:r>
        <m:r>
          <w:rPr>
            <w:rFonts w:ascii="Cambria Math" w:hAnsi="Cambria Math" w:cs="Arial"/>
            <w:sz w:val="20"/>
            <w:szCs w:val="20"/>
            <w:cs/>
          </w:rPr>
          <m:t>)</m:t>
        </m:r>
      </m:oMath>
      <w:r w:rsidR="00E837C2" w:rsidRPr="00794E4D">
        <w:rPr>
          <w:rFonts w:cs="Arial"/>
          <w:sz w:val="20"/>
          <w:szCs w:val="20"/>
        </w:rPr>
        <w:tab/>
      </w:r>
      <w:r w:rsidR="00E837C2" w:rsidRPr="00794E4D">
        <w:rPr>
          <w:rFonts w:cs="Arial"/>
          <w:sz w:val="20"/>
          <w:szCs w:val="20"/>
          <w:cs/>
        </w:rPr>
        <w:t xml:space="preserve">= </w:t>
      </w:r>
      <w:r w:rsidR="00E837C2" w:rsidRPr="00794E4D">
        <w:rPr>
          <w:rFonts w:cs="Arial"/>
          <w:sz w:val="20"/>
          <w:szCs w:val="20"/>
        </w:rPr>
        <w:t xml:space="preserve">LGD of customer </w:t>
      </w:r>
      <w:r w:rsidR="00E837C2" w:rsidRPr="00794E4D">
        <w:rPr>
          <w:rFonts w:cs="Arial"/>
          <w:i/>
          <w:iCs/>
          <w:sz w:val="20"/>
          <w:szCs w:val="20"/>
        </w:rPr>
        <w:t>i</w:t>
      </w:r>
      <w:r w:rsidR="00E837C2" w:rsidRPr="00794E4D">
        <w:rPr>
          <w:rFonts w:cs="Arial"/>
          <w:sz w:val="20"/>
          <w:szCs w:val="20"/>
        </w:rPr>
        <w:t xml:space="preserve"> at time </w:t>
      </w:r>
      <w:r w:rsidR="00E837C2" w:rsidRPr="00794E4D">
        <w:rPr>
          <w:rFonts w:cs="Arial"/>
          <w:i/>
          <w:iCs/>
          <w:sz w:val="20"/>
          <w:szCs w:val="20"/>
        </w:rPr>
        <w:t>t</w:t>
      </w:r>
      <w:r w:rsidR="00E837C2" w:rsidRPr="00794E4D">
        <w:rPr>
          <w:rFonts w:cs="Arial"/>
          <w:sz w:val="20"/>
          <w:szCs w:val="20"/>
        </w:rPr>
        <w:t xml:space="preserve"> after default</w:t>
      </w:r>
    </w:p>
    <w:p w14:paraId="63D968DF" w14:textId="77777777" w:rsidR="00E837C2" w:rsidRPr="00794E4D" w:rsidRDefault="004B1401" w:rsidP="00E837C2">
      <w:pPr>
        <w:spacing w:after="120"/>
        <w:ind w:left="709" w:firstLine="567"/>
        <w:rPr>
          <w:rFonts w:cs="Arial"/>
          <w:sz w:val="20"/>
          <w:szCs w:val="20"/>
        </w:rPr>
      </w:pPr>
      <m:oMath>
        <m:sSub>
          <m:sSubPr>
            <m:ctrlPr>
              <w:rPr>
                <w:rFonts w:ascii="Cambria Math" w:hAnsi="Cambria Math" w:cs="Arial"/>
                <w:i/>
                <w:sz w:val="20"/>
                <w:szCs w:val="20"/>
              </w:rPr>
            </m:ctrlPr>
          </m:sSubPr>
          <m:e>
            <m:r>
              <w:rPr>
                <w:rFonts w:ascii="Cambria Math" w:hAnsi="Cambria Math" w:cs="Cambria Math" w:hint="cs"/>
                <w:sz w:val="20"/>
                <w:szCs w:val="20"/>
                <w:cs/>
              </w:rPr>
              <m:t>CF</m:t>
            </m:r>
            <m:r>
              <w:rPr>
                <w:rFonts w:ascii="Cambria Math" w:hAnsi="Cambria Math" w:cs="Arial"/>
                <w:sz w:val="20"/>
                <w:szCs w:val="20"/>
                <w:cs/>
              </w:rPr>
              <m:t xml:space="preserve"> </m:t>
            </m:r>
          </m:e>
          <m:sub>
            <m:r>
              <w:rPr>
                <w:rFonts w:ascii="Cambria Math" w:hAnsi="Cambria Math" w:cs="Cambria Math" w:hint="cs"/>
                <w:sz w:val="20"/>
                <w:szCs w:val="20"/>
                <w:cs/>
              </w:rPr>
              <m:t>ij</m:t>
            </m:r>
          </m:sub>
        </m:sSub>
      </m:oMath>
      <w:r w:rsidR="00E837C2" w:rsidRPr="00794E4D">
        <w:rPr>
          <w:rFonts w:cs="Arial"/>
          <w:sz w:val="20"/>
          <w:szCs w:val="20"/>
        </w:rPr>
        <w:tab/>
      </w:r>
      <w:r w:rsidR="00E837C2" w:rsidRPr="00794E4D">
        <w:rPr>
          <w:rFonts w:cs="Arial"/>
          <w:sz w:val="20"/>
          <w:szCs w:val="20"/>
          <w:cs/>
        </w:rPr>
        <w:t xml:space="preserve">= </w:t>
      </w:r>
      <w:r w:rsidR="00E837C2" w:rsidRPr="00794E4D">
        <w:rPr>
          <w:rFonts w:cs="Arial"/>
          <w:sz w:val="20"/>
          <w:szCs w:val="20"/>
        </w:rPr>
        <w:t xml:space="preserve">recovered cash flows and predicted cash flows of customer </w:t>
      </w:r>
      <w:r w:rsidR="00E837C2" w:rsidRPr="00794E4D">
        <w:rPr>
          <w:rFonts w:cs="Arial"/>
          <w:i/>
          <w:iCs/>
          <w:sz w:val="20"/>
          <w:szCs w:val="20"/>
        </w:rPr>
        <w:t>i</w:t>
      </w:r>
      <w:r w:rsidR="00E837C2" w:rsidRPr="00794E4D">
        <w:rPr>
          <w:rFonts w:cs="Arial"/>
          <w:sz w:val="20"/>
          <w:szCs w:val="20"/>
        </w:rPr>
        <w:t xml:space="preserve"> at time </w:t>
      </w:r>
      <w:r w:rsidR="00E837C2" w:rsidRPr="00794E4D">
        <w:rPr>
          <w:rFonts w:cs="Arial"/>
          <w:i/>
          <w:iCs/>
          <w:sz w:val="20"/>
          <w:szCs w:val="20"/>
        </w:rPr>
        <w:t>j</w:t>
      </w:r>
    </w:p>
    <w:p w14:paraId="2699243B" w14:textId="77777777" w:rsidR="00E837C2" w:rsidRPr="00794E4D" w:rsidRDefault="00E837C2" w:rsidP="00E837C2">
      <w:pPr>
        <w:spacing w:after="120"/>
        <w:ind w:left="709" w:firstLine="567"/>
        <w:rPr>
          <w:rFonts w:cs="Arial"/>
          <w:sz w:val="20"/>
          <w:szCs w:val="20"/>
        </w:rPr>
      </w:pPr>
      <m:oMath>
        <m:r>
          <w:rPr>
            <w:rFonts w:ascii="Cambria Math" w:hAnsi="Cambria Math" w:cs="Cambria Math" w:hint="cs"/>
            <w:sz w:val="20"/>
            <w:szCs w:val="20"/>
            <w:cs/>
          </w:rPr>
          <m:t>PV</m:t>
        </m:r>
        <m:d>
          <m:dPr>
            <m:ctrlPr>
              <w:rPr>
                <w:rFonts w:ascii="Cambria Math" w:hAnsi="Cambria Math" w:cs="Arial"/>
                <w:i/>
                <w:sz w:val="20"/>
                <w:szCs w:val="20"/>
              </w:rPr>
            </m:ctrlPr>
          </m:dPr>
          <m:e>
            <m:r>
              <w:rPr>
                <w:rFonts w:ascii="Cambria Math" w:hAnsi="Cambria Math" w:cs="Arial"/>
                <w:sz w:val="20"/>
                <w:szCs w:val="20"/>
              </w:rPr>
              <m:t>∙</m:t>
            </m:r>
          </m:e>
        </m:d>
      </m:oMath>
      <w:r w:rsidRPr="00794E4D">
        <w:rPr>
          <w:rFonts w:cs="Arial"/>
          <w:sz w:val="20"/>
          <w:szCs w:val="20"/>
        </w:rPr>
        <w:tab/>
      </w:r>
      <w:r w:rsidRPr="00794E4D">
        <w:rPr>
          <w:rFonts w:cs="Arial"/>
          <w:sz w:val="20"/>
          <w:szCs w:val="20"/>
          <w:cs/>
        </w:rPr>
        <w:t xml:space="preserve">= </w:t>
      </w:r>
      <w:r w:rsidRPr="00794E4D">
        <w:rPr>
          <w:rFonts w:cs="Arial"/>
          <w:sz w:val="20"/>
          <w:szCs w:val="20"/>
        </w:rPr>
        <w:t>present value function using appropriate discount rate</w:t>
      </w:r>
    </w:p>
    <w:p w14:paraId="5C0FB084" w14:textId="77777777" w:rsidR="00E837C2" w:rsidRPr="00794E4D" w:rsidRDefault="004B1401" w:rsidP="00E837C2">
      <w:pPr>
        <w:spacing w:after="120"/>
        <w:ind w:left="709" w:firstLine="567"/>
        <w:rPr>
          <w:rFonts w:cs="Arial"/>
          <w:sz w:val="20"/>
          <w:szCs w:val="20"/>
        </w:rPr>
      </w:pPr>
      <m:oMath>
        <m:sSub>
          <m:sSubPr>
            <m:ctrlPr>
              <w:rPr>
                <w:rFonts w:ascii="Cambria Math" w:hAnsi="Cambria Math" w:cs="Arial"/>
                <w:i/>
                <w:sz w:val="20"/>
                <w:szCs w:val="20"/>
              </w:rPr>
            </m:ctrlPr>
          </m:sSubPr>
          <m:e>
            <m:r>
              <w:rPr>
                <w:rFonts w:ascii="Cambria Math" w:hAnsi="Cambria Math" w:cs="Cambria Math" w:hint="cs"/>
                <w:sz w:val="20"/>
                <w:szCs w:val="20"/>
                <w:cs/>
              </w:rPr>
              <m:t>CC</m:t>
            </m:r>
          </m:e>
          <m:sub>
            <m:r>
              <w:rPr>
                <w:rFonts w:ascii="Cambria Math" w:hAnsi="Cambria Math" w:cs="Cambria Math" w:hint="cs"/>
                <w:sz w:val="20"/>
                <w:szCs w:val="20"/>
                <w:cs/>
              </w:rPr>
              <m:t>i</m:t>
            </m:r>
          </m:sub>
        </m:sSub>
      </m:oMath>
      <w:r w:rsidR="00E837C2" w:rsidRPr="00794E4D">
        <w:rPr>
          <w:rFonts w:cs="Arial"/>
          <w:sz w:val="20"/>
          <w:szCs w:val="20"/>
        </w:rPr>
        <w:tab/>
      </w:r>
      <w:r w:rsidR="00E837C2" w:rsidRPr="00794E4D">
        <w:rPr>
          <w:rFonts w:cs="Arial"/>
          <w:sz w:val="20"/>
          <w:szCs w:val="20"/>
          <w:cs/>
        </w:rPr>
        <w:t xml:space="preserve">= </w:t>
      </w:r>
      <w:r w:rsidR="00E837C2" w:rsidRPr="00794E4D">
        <w:rPr>
          <w:rFonts w:cs="Arial"/>
          <w:sz w:val="20"/>
          <w:szCs w:val="20"/>
        </w:rPr>
        <w:t>direct and indirect costs associated with the collection process</w:t>
      </w:r>
    </w:p>
    <w:p w14:paraId="60F3A3EC" w14:textId="77777777" w:rsidR="00E837C2" w:rsidRPr="00794E4D" w:rsidRDefault="004B1401" w:rsidP="00E837C2">
      <w:pPr>
        <w:spacing w:after="120"/>
        <w:ind w:left="709" w:firstLine="567"/>
        <w:rPr>
          <w:rFonts w:cs="Arial"/>
          <w:sz w:val="20"/>
          <w:szCs w:val="20"/>
        </w:rPr>
      </w:pPr>
      <m:oMath>
        <m:sSub>
          <m:sSubPr>
            <m:ctrlPr>
              <w:rPr>
                <w:rFonts w:ascii="Cambria Math" w:hAnsi="Cambria Math" w:cs="Arial"/>
                <w:i/>
                <w:sz w:val="20"/>
                <w:szCs w:val="20"/>
              </w:rPr>
            </m:ctrlPr>
          </m:sSubPr>
          <m:e>
            <m:r>
              <w:rPr>
                <w:rFonts w:ascii="Cambria Math" w:hAnsi="Cambria Math" w:cs="Cambria Math" w:hint="cs"/>
                <w:sz w:val="20"/>
                <w:szCs w:val="20"/>
                <w:cs/>
              </w:rPr>
              <m:t>EAD</m:t>
            </m:r>
          </m:e>
          <m:sub>
            <m:r>
              <w:rPr>
                <w:rFonts w:ascii="Cambria Math" w:hAnsi="Cambria Math" w:cs="Cambria Math" w:hint="cs"/>
                <w:sz w:val="20"/>
                <w:szCs w:val="20"/>
                <w:cs/>
              </w:rPr>
              <m:t>i</m:t>
            </m:r>
          </m:sub>
        </m:sSub>
      </m:oMath>
      <w:r w:rsidR="00E837C2" w:rsidRPr="00794E4D">
        <w:rPr>
          <w:rFonts w:cs="Arial"/>
          <w:sz w:val="20"/>
          <w:szCs w:val="20"/>
        </w:rPr>
        <w:tab/>
      </w:r>
      <w:r w:rsidR="00E837C2" w:rsidRPr="00794E4D">
        <w:rPr>
          <w:rFonts w:cs="Arial"/>
          <w:sz w:val="20"/>
          <w:szCs w:val="20"/>
          <w:cs/>
        </w:rPr>
        <w:t xml:space="preserve">= </w:t>
      </w:r>
      <w:r w:rsidR="00E837C2" w:rsidRPr="00794E4D">
        <w:rPr>
          <w:rFonts w:cs="Arial"/>
          <w:sz w:val="20"/>
          <w:szCs w:val="20"/>
        </w:rPr>
        <w:t xml:space="preserve">outstanding of customer </w:t>
      </w:r>
      <w:r w:rsidR="00E837C2" w:rsidRPr="00794E4D">
        <w:rPr>
          <w:rFonts w:cs="Arial"/>
          <w:i/>
          <w:iCs/>
          <w:sz w:val="20"/>
          <w:szCs w:val="20"/>
        </w:rPr>
        <w:t>i</w:t>
      </w:r>
      <w:r w:rsidR="00E837C2" w:rsidRPr="00794E4D">
        <w:rPr>
          <w:rFonts w:cs="Arial"/>
          <w:sz w:val="20"/>
          <w:szCs w:val="20"/>
        </w:rPr>
        <w:t xml:space="preserve"> at the time of default</w:t>
      </w:r>
    </w:p>
    <w:p w14:paraId="7DE48B1E" w14:textId="77777777" w:rsidR="00A14C9F" w:rsidRDefault="00A14C9F" w:rsidP="00FB7AC0"/>
    <w:p w14:paraId="43B9FDCD" w14:textId="77777777" w:rsidR="00E837C2" w:rsidRPr="00794E4D" w:rsidRDefault="00E837C2" w:rsidP="00E837C2">
      <w:pPr>
        <w:pStyle w:val="Heading4"/>
        <w:rPr>
          <w:rFonts w:cs="Arial"/>
        </w:rPr>
      </w:pPr>
      <w:r w:rsidRPr="00794E4D">
        <w:rPr>
          <w:rFonts w:cs="Arial"/>
        </w:rPr>
        <w:t>Non</w:t>
      </w:r>
      <w:r w:rsidRPr="00794E4D">
        <w:rPr>
          <w:rFonts w:cs="Arial"/>
          <w:iCs w:val="0"/>
          <w:szCs w:val="22"/>
          <w:cs/>
        </w:rPr>
        <w:t>-</w:t>
      </w:r>
      <w:r w:rsidRPr="00794E4D">
        <w:rPr>
          <w:rFonts w:cs="Arial"/>
        </w:rPr>
        <w:t>Closed Files Customer Treatment</w:t>
      </w:r>
    </w:p>
    <w:p w14:paraId="514A7DB5" w14:textId="77777777" w:rsidR="00E837C2" w:rsidRPr="00794E4D" w:rsidRDefault="00E837C2" w:rsidP="00806519">
      <w:pPr>
        <w:rPr>
          <w:rFonts w:cs="Arial"/>
        </w:rPr>
      </w:pPr>
      <w:r w:rsidRPr="00794E4D">
        <w:rPr>
          <w:rFonts w:cs="Arial"/>
        </w:rPr>
        <w:t>When using the workout method, the problem arises of how to deal with partial recovery profiles of non</w:t>
      </w:r>
      <w:r w:rsidRPr="00794E4D">
        <w:rPr>
          <w:rFonts w:cs="Arial"/>
          <w:szCs w:val="22"/>
          <w:cs/>
        </w:rPr>
        <w:t>-</w:t>
      </w:r>
      <w:r w:rsidRPr="00794E4D">
        <w:rPr>
          <w:rFonts w:cs="Arial"/>
        </w:rPr>
        <w:t>closed files</w:t>
      </w:r>
      <w:r w:rsidRPr="00794E4D">
        <w:rPr>
          <w:rFonts w:cs="Arial"/>
          <w:szCs w:val="22"/>
          <w:cs/>
        </w:rPr>
        <w:t xml:space="preserve">. </w:t>
      </w:r>
      <w:r w:rsidRPr="00794E4D">
        <w:rPr>
          <w:rFonts w:cs="Arial"/>
        </w:rPr>
        <w:t>The non</w:t>
      </w:r>
      <w:r w:rsidRPr="00794E4D">
        <w:rPr>
          <w:rFonts w:cs="Arial"/>
          <w:szCs w:val="22"/>
          <w:cs/>
        </w:rPr>
        <w:t>-</w:t>
      </w:r>
      <w:r w:rsidRPr="00794E4D">
        <w:rPr>
          <w:rFonts w:cs="Arial"/>
        </w:rPr>
        <w:t xml:space="preserve">closed files refer to defaulted customers in the database who do not yet complete the loan recovery process </w:t>
      </w:r>
      <w:r w:rsidRPr="00794E4D">
        <w:rPr>
          <w:rFonts w:cs="Arial"/>
          <w:szCs w:val="22"/>
          <w:cs/>
        </w:rPr>
        <w:t>(</w:t>
      </w:r>
      <w:r w:rsidRPr="00794E4D">
        <w:rPr>
          <w:rFonts w:cs="Arial"/>
        </w:rPr>
        <w:t>i</w:t>
      </w:r>
      <w:r w:rsidRPr="00794E4D">
        <w:rPr>
          <w:rFonts w:cs="Arial"/>
          <w:szCs w:val="22"/>
          <w:cs/>
        </w:rPr>
        <w:t>.</w:t>
      </w:r>
      <w:r w:rsidRPr="00794E4D">
        <w:rPr>
          <w:rFonts w:cs="Arial"/>
        </w:rPr>
        <w:t>e</w:t>
      </w:r>
      <w:r w:rsidRPr="00794E4D">
        <w:rPr>
          <w:rFonts w:cs="Arial"/>
          <w:szCs w:val="22"/>
          <w:cs/>
        </w:rPr>
        <w:t xml:space="preserve">. </w:t>
      </w:r>
      <w:r w:rsidRPr="00794E4D">
        <w:rPr>
          <w:rFonts w:cs="Arial"/>
        </w:rPr>
        <w:t>many of the loans are still in the process of debt collection</w:t>
      </w:r>
      <w:r w:rsidRPr="00794E4D">
        <w:rPr>
          <w:rFonts w:cs="Arial"/>
          <w:szCs w:val="22"/>
          <w:cs/>
        </w:rPr>
        <w:t xml:space="preserve">). </w:t>
      </w:r>
    </w:p>
    <w:p w14:paraId="31C57999" w14:textId="77777777" w:rsidR="00E837C2" w:rsidRPr="00794E4D" w:rsidRDefault="00E837C2" w:rsidP="00806519">
      <w:pPr>
        <w:rPr>
          <w:rFonts w:cs="Arial"/>
        </w:rPr>
      </w:pPr>
      <w:r w:rsidRPr="00794E4D">
        <w:rPr>
          <w:rFonts w:cs="Arial"/>
        </w:rPr>
        <w:t>The simplest approach is to exclude these non</w:t>
      </w:r>
      <w:r w:rsidRPr="00794E4D">
        <w:rPr>
          <w:rFonts w:cs="Arial"/>
          <w:szCs w:val="22"/>
          <w:cs/>
        </w:rPr>
        <w:t>-</w:t>
      </w:r>
      <w:r w:rsidRPr="00794E4D">
        <w:rPr>
          <w:rFonts w:cs="Arial"/>
        </w:rPr>
        <w:t>closed files from the LGD estimation process, with LGD based on closed files only</w:t>
      </w:r>
      <w:r w:rsidRPr="00794E4D">
        <w:rPr>
          <w:rFonts w:cs="Arial"/>
          <w:szCs w:val="22"/>
          <w:cs/>
        </w:rPr>
        <w:t xml:space="preserve">. </w:t>
      </w:r>
      <w:r w:rsidRPr="00794E4D">
        <w:rPr>
          <w:rFonts w:cs="Arial"/>
        </w:rPr>
        <w:t>Whilst simple, results based on this approach may be affected by data selection bias if the non</w:t>
      </w:r>
      <w:r w:rsidRPr="00794E4D">
        <w:rPr>
          <w:rFonts w:cs="Arial"/>
          <w:szCs w:val="22"/>
          <w:cs/>
        </w:rPr>
        <w:t>-</w:t>
      </w:r>
      <w:r w:rsidRPr="00794E4D">
        <w:rPr>
          <w:rFonts w:cs="Arial"/>
        </w:rPr>
        <w:t>closed files contain information relevant to LGD which is not captured by the recovery profiles of the closed files</w:t>
      </w:r>
      <w:r w:rsidRPr="00794E4D">
        <w:rPr>
          <w:rFonts w:cs="Arial"/>
          <w:szCs w:val="22"/>
          <w:cs/>
        </w:rPr>
        <w:t xml:space="preserve">. </w:t>
      </w:r>
      <w:r w:rsidRPr="00794E4D">
        <w:rPr>
          <w:rFonts w:cs="Arial"/>
        </w:rPr>
        <w:t>Moreover, inclusion of the non</w:t>
      </w:r>
      <w:r w:rsidRPr="00794E4D">
        <w:rPr>
          <w:rFonts w:cs="Arial"/>
          <w:szCs w:val="22"/>
          <w:cs/>
        </w:rPr>
        <w:t>-</w:t>
      </w:r>
      <w:r w:rsidRPr="00794E4D">
        <w:rPr>
          <w:rFonts w:cs="Arial"/>
        </w:rPr>
        <w:t xml:space="preserve">closed files may still be relevant if they contribute to reduce the error around the estimates </w:t>
      </w:r>
      <w:r w:rsidRPr="00794E4D">
        <w:rPr>
          <w:rFonts w:cs="Arial"/>
          <w:szCs w:val="22"/>
          <w:cs/>
        </w:rPr>
        <w:t>(</w:t>
      </w:r>
      <w:r w:rsidRPr="00794E4D">
        <w:rPr>
          <w:rFonts w:cs="Arial"/>
        </w:rPr>
        <w:t>Rapisarda and Echeverry, 2010</w:t>
      </w:r>
      <w:r w:rsidRPr="00794E4D">
        <w:rPr>
          <w:rFonts w:cs="Arial"/>
          <w:szCs w:val="22"/>
          <w:cs/>
        </w:rPr>
        <w:t>).</w:t>
      </w:r>
    </w:p>
    <w:p w14:paraId="7FD6AB2F" w14:textId="77777777" w:rsidR="00E837C2" w:rsidRPr="00794E4D" w:rsidRDefault="00E837C2" w:rsidP="00806519">
      <w:pPr>
        <w:rPr>
          <w:rFonts w:cs="Arial"/>
        </w:rPr>
      </w:pPr>
      <w:r w:rsidRPr="00794E4D">
        <w:rPr>
          <w:rFonts w:cs="Arial"/>
        </w:rPr>
        <w:t>As a result, we include the non</w:t>
      </w:r>
      <w:r w:rsidRPr="00794E4D">
        <w:rPr>
          <w:rFonts w:cs="Arial"/>
          <w:szCs w:val="22"/>
          <w:cs/>
        </w:rPr>
        <w:t>-</w:t>
      </w:r>
      <w:r w:rsidRPr="00794E4D">
        <w:rPr>
          <w:rFonts w:cs="Arial"/>
        </w:rPr>
        <w:t>closed files in the LGD estimation process and need to make an assumption on the recovery rate of the non</w:t>
      </w:r>
      <w:r w:rsidRPr="00794E4D">
        <w:rPr>
          <w:rFonts w:cs="Arial"/>
          <w:szCs w:val="22"/>
          <w:cs/>
        </w:rPr>
        <w:t>-</w:t>
      </w:r>
      <w:r w:rsidRPr="00794E4D">
        <w:rPr>
          <w:rFonts w:cs="Arial"/>
        </w:rPr>
        <w:t>closed files</w:t>
      </w:r>
      <w:r w:rsidRPr="00794E4D">
        <w:rPr>
          <w:rFonts w:cs="Arial"/>
          <w:szCs w:val="22"/>
          <w:cs/>
        </w:rPr>
        <w:t xml:space="preserve">. </w:t>
      </w:r>
      <w:r w:rsidRPr="00794E4D">
        <w:rPr>
          <w:rFonts w:cs="Arial"/>
        </w:rPr>
        <w:t>In doing so, we first divide the closed files into 3 main default pathways, and estimate each group recovery rates</w:t>
      </w:r>
      <w:r w:rsidRPr="00794E4D">
        <w:rPr>
          <w:rFonts w:cs="Arial"/>
          <w:szCs w:val="22"/>
          <w:cs/>
        </w:rPr>
        <w:t>:</w:t>
      </w:r>
    </w:p>
    <w:p w14:paraId="1A7830E3" w14:textId="0FF83B6D" w:rsidR="00D47050" w:rsidRPr="006E116D" w:rsidRDefault="006E116D" w:rsidP="006E116D">
      <w:pPr>
        <w:spacing w:line="259" w:lineRule="auto"/>
        <w:jc w:val="left"/>
        <w:rPr>
          <w:rFonts w:cs="Arial"/>
          <w:i/>
          <w:iCs/>
          <w:color w:val="44546A" w:themeColor="text2"/>
          <w:sz w:val="18"/>
          <w:szCs w:val="22"/>
        </w:rPr>
      </w:pPr>
      <w:r>
        <w:rPr>
          <w:rFonts w:cs="Arial"/>
        </w:rPr>
        <w:br w:type="page"/>
      </w:r>
    </w:p>
    <w:tbl>
      <w:tblPr>
        <w:tblStyle w:val="LightList-Accent1"/>
        <w:tblW w:w="8360" w:type="dxa"/>
        <w:jc w:val="center"/>
        <w:tblLook w:val="04A0" w:firstRow="1" w:lastRow="0" w:firstColumn="1" w:lastColumn="0" w:noHBand="0" w:noVBand="1"/>
      </w:tblPr>
      <w:tblGrid>
        <w:gridCol w:w="1780"/>
        <w:gridCol w:w="6580"/>
      </w:tblGrid>
      <w:tr w:rsidR="00D47050" w:rsidRPr="00BD2BA1" w14:paraId="53721800" w14:textId="77777777" w:rsidTr="00806519">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780" w:type="dxa"/>
            <w:noWrap/>
            <w:hideMark/>
          </w:tcPr>
          <w:p w14:paraId="5BDB16D1" w14:textId="77777777" w:rsidR="00D47050" w:rsidRPr="00BD2BA1" w:rsidRDefault="00D47050" w:rsidP="000E2554">
            <w:pPr>
              <w:rPr>
                <w:rFonts w:eastAsia="Times New Roman" w:cs="Arial"/>
                <w:b w:val="0"/>
                <w:bCs w:val="0"/>
                <w:color w:val="000000"/>
                <w:sz w:val="16"/>
                <w:szCs w:val="16"/>
              </w:rPr>
            </w:pPr>
            <w:r w:rsidRPr="00BD2BA1">
              <w:rPr>
                <w:rFonts w:eastAsia="Times New Roman" w:cs="Arial"/>
                <w:color w:val="000000"/>
                <w:sz w:val="16"/>
                <w:szCs w:val="16"/>
              </w:rPr>
              <w:lastRenderedPageBreak/>
              <w:t>Path</w:t>
            </w:r>
          </w:p>
        </w:tc>
        <w:tc>
          <w:tcPr>
            <w:tcW w:w="6580" w:type="dxa"/>
            <w:noWrap/>
            <w:hideMark/>
          </w:tcPr>
          <w:p w14:paraId="7F073B12" w14:textId="77777777" w:rsidR="00D47050" w:rsidRPr="00BD2BA1" w:rsidRDefault="00D47050" w:rsidP="000E2554">
            <w:pP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000000"/>
                <w:sz w:val="16"/>
                <w:szCs w:val="16"/>
              </w:rPr>
            </w:pPr>
            <w:r w:rsidRPr="00BD2BA1">
              <w:rPr>
                <w:rFonts w:eastAsia="Times New Roman" w:cs="Arial"/>
                <w:color w:val="000000"/>
                <w:sz w:val="16"/>
                <w:szCs w:val="16"/>
              </w:rPr>
              <w:t>Explanation</w:t>
            </w:r>
          </w:p>
        </w:tc>
      </w:tr>
      <w:tr w:rsidR="00D47050" w:rsidRPr="00BD2BA1" w14:paraId="1AE403D8" w14:textId="77777777" w:rsidTr="00806519">
        <w:trPr>
          <w:cnfStyle w:val="000000100000" w:firstRow="0" w:lastRow="0" w:firstColumn="0" w:lastColumn="0" w:oddVBand="0" w:evenVBand="0" w:oddHBand="1" w:evenHBand="0" w:firstRowFirstColumn="0" w:firstRowLastColumn="0" w:lastRowFirstColumn="0" w:lastRowLastColumn="0"/>
          <w:trHeight w:val="900"/>
          <w:jc w:val="center"/>
        </w:trPr>
        <w:tc>
          <w:tcPr>
            <w:cnfStyle w:val="001000000000" w:firstRow="0" w:lastRow="0" w:firstColumn="1" w:lastColumn="0" w:oddVBand="0" w:evenVBand="0" w:oddHBand="0" w:evenHBand="0" w:firstRowFirstColumn="0" w:firstRowLastColumn="0" w:lastRowFirstColumn="0" w:lastRowLastColumn="0"/>
            <w:tcW w:w="1780" w:type="dxa"/>
            <w:noWrap/>
            <w:hideMark/>
          </w:tcPr>
          <w:p w14:paraId="5B0F9895" w14:textId="77777777" w:rsidR="00D47050" w:rsidRPr="00BD2BA1" w:rsidRDefault="00D47050" w:rsidP="000E2554">
            <w:pPr>
              <w:rPr>
                <w:rFonts w:eastAsia="Times New Roman" w:cs="Arial"/>
                <w:color w:val="000000"/>
                <w:sz w:val="16"/>
                <w:szCs w:val="16"/>
              </w:rPr>
            </w:pPr>
            <w:r w:rsidRPr="00BD2BA1">
              <w:rPr>
                <w:rFonts w:eastAsia="Times New Roman" w:cs="Arial"/>
                <w:color w:val="000000"/>
                <w:sz w:val="16"/>
                <w:szCs w:val="16"/>
              </w:rPr>
              <w:t>Self Cured</w:t>
            </w:r>
          </w:p>
        </w:tc>
        <w:tc>
          <w:tcPr>
            <w:tcW w:w="6580" w:type="dxa"/>
            <w:hideMark/>
          </w:tcPr>
          <w:p w14:paraId="005D6B24" w14:textId="77777777" w:rsidR="00D47050" w:rsidRPr="00BD2BA1" w:rsidRDefault="00D47050" w:rsidP="000E2554">
            <w:pP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BD2BA1">
              <w:rPr>
                <w:rFonts w:eastAsia="Times New Roman" w:cs="Arial"/>
                <w:color w:val="000000"/>
                <w:sz w:val="16"/>
                <w:szCs w:val="16"/>
              </w:rPr>
              <w:t>The defaulted customer takes a certain amount of time to recover</w:t>
            </w:r>
            <w:r w:rsidRPr="00BD2BA1">
              <w:rPr>
                <w:rFonts w:eastAsia="Times New Roman" w:cs="Arial"/>
                <w:color w:val="000000"/>
                <w:sz w:val="16"/>
                <w:szCs w:val="16"/>
                <w:cs/>
              </w:rPr>
              <w:t xml:space="preserve">. </w:t>
            </w:r>
            <w:r w:rsidRPr="00BD2BA1">
              <w:rPr>
                <w:rFonts w:eastAsia="Times New Roman" w:cs="Arial"/>
                <w:color w:val="000000"/>
                <w:sz w:val="16"/>
                <w:szCs w:val="16"/>
              </w:rPr>
              <w:t>However, No significant loss and no change in the structure or conditions of the facilities</w:t>
            </w:r>
            <w:r w:rsidRPr="00BD2BA1">
              <w:rPr>
                <w:rFonts w:eastAsia="Times New Roman" w:cs="Arial"/>
                <w:color w:val="000000"/>
                <w:sz w:val="16"/>
                <w:szCs w:val="16"/>
                <w:cs/>
              </w:rPr>
              <w:t>.</w:t>
            </w:r>
          </w:p>
        </w:tc>
      </w:tr>
      <w:tr w:rsidR="00D47050" w:rsidRPr="00BD2BA1" w14:paraId="471D49CC" w14:textId="77777777" w:rsidTr="00806519">
        <w:trPr>
          <w:trHeight w:val="1200"/>
          <w:jc w:val="center"/>
        </w:trPr>
        <w:tc>
          <w:tcPr>
            <w:cnfStyle w:val="001000000000" w:firstRow="0" w:lastRow="0" w:firstColumn="1" w:lastColumn="0" w:oddVBand="0" w:evenVBand="0" w:oddHBand="0" w:evenHBand="0" w:firstRowFirstColumn="0" w:firstRowLastColumn="0" w:lastRowFirstColumn="0" w:lastRowLastColumn="0"/>
            <w:tcW w:w="1780" w:type="dxa"/>
            <w:noWrap/>
            <w:hideMark/>
          </w:tcPr>
          <w:p w14:paraId="38743F0D" w14:textId="77777777" w:rsidR="00D47050" w:rsidRPr="00BD2BA1" w:rsidRDefault="00D47050" w:rsidP="000E2554">
            <w:pPr>
              <w:rPr>
                <w:rFonts w:eastAsia="Times New Roman" w:cs="Arial"/>
                <w:color w:val="000000"/>
                <w:sz w:val="16"/>
                <w:szCs w:val="16"/>
              </w:rPr>
            </w:pPr>
            <w:r w:rsidRPr="00BD2BA1">
              <w:rPr>
                <w:rFonts w:eastAsia="Times New Roman" w:cs="Arial"/>
                <w:color w:val="000000"/>
                <w:sz w:val="16"/>
                <w:szCs w:val="16"/>
              </w:rPr>
              <w:t>Early Cured</w:t>
            </w:r>
          </w:p>
        </w:tc>
        <w:tc>
          <w:tcPr>
            <w:tcW w:w="6580" w:type="dxa"/>
            <w:hideMark/>
          </w:tcPr>
          <w:p w14:paraId="5EA3A5D2" w14:textId="77777777" w:rsidR="00D47050" w:rsidRPr="00BD2BA1" w:rsidRDefault="00D47050" w:rsidP="000E255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BD2BA1">
              <w:rPr>
                <w:rFonts w:eastAsia="Times New Roman" w:cs="Arial"/>
                <w:color w:val="000000"/>
                <w:sz w:val="16"/>
                <w:szCs w:val="16"/>
              </w:rPr>
              <w:t>The defaulted customer takes a certain amount of time to recover and might not be able to fulfill his</w:t>
            </w:r>
            <w:r w:rsidRPr="00BD2BA1">
              <w:rPr>
                <w:rFonts w:eastAsia="Times New Roman" w:cs="Arial"/>
                <w:color w:val="000000"/>
                <w:sz w:val="16"/>
                <w:szCs w:val="16"/>
                <w:cs/>
              </w:rPr>
              <w:t>/</w:t>
            </w:r>
            <w:r w:rsidRPr="00BD2BA1">
              <w:rPr>
                <w:rFonts w:eastAsia="Times New Roman" w:cs="Arial"/>
                <w:color w:val="000000"/>
                <w:sz w:val="16"/>
                <w:szCs w:val="16"/>
              </w:rPr>
              <w:t>her contractual obligations from time to time</w:t>
            </w:r>
            <w:r w:rsidRPr="00BD2BA1">
              <w:rPr>
                <w:rFonts w:eastAsia="Times New Roman" w:cs="Arial"/>
                <w:color w:val="000000"/>
                <w:sz w:val="16"/>
                <w:szCs w:val="16"/>
                <w:cs/>
              </w:rPr>
              <w:t xml:space="preserve">. </w:t>
            </w:r>
            <w:r w:rsidRPr="00BD2BA1">
              <w:rPr>
                <w:rFonts w:eastAsia="Times New Roman" w:cs="Arial"/>
                <w:color w:val="000000"/>
                <w:sz w:val="16"/>
                <w:szCs w:val="16"/>
              </w:rPr>
              <w:t>However, No significant loss and no change in the structure or conditions of the facilities</w:t>
            </w:r>
            <w:r w:rsidRPr="00BD2BA1">
              <w:rPr>
                <w:rFonts w:eastAsia="Times New Roman" w:cs="Arial"/>
                <w:color w:val="000000"/>
                <w:sz w:val="16"/>
                <w:szCs w:val="16"/>
                <w:cs/>
              </w:rPr>
              <w:t>.</w:t>
            </w:r>
          </w:p>
        </w:tc>
      </w:tr>
      <w:tr w:rsidR="00D47050" w:rsidRPr="00BD2BA1" w14:paraId="1BEC354B" w14:textId="77777777" w:rsidTr="00806519">
        <w:trPr>
          <w:cnfStyle w:val="000000100000" w:firstRow="0" w:lastRow="0" w:firstColumn="0" w:lastColumn="0" w:oddVBand="0" w:evenVBand="0" w:oddHBand="1" w:evenHBand="0" w:firstRowFirstColumn="0" w:firstRowLastColumn="0" w:lastRowFirstColumn="0" w:lastRowLastColumn="0"/>
          <w:trHeight w:val="1200"/>
          <w:jc w:val="center"/>
        </w:trPr>
        <w:tc>
          <w:tcPr>
            <w:cnfStyle w:val="001000000000" w:firstRow="0" w:lastRow="0" w:firstColumn="1" w:lastColumn="0" w:oddVBand="0" w:evenVBand="0" w:oddHBand="0" w:evenHBand="0" w:firstRowFirstColumn="0" w:firstRowLastColumn="0" w:lastRowFirstColumn="0" w:lastRowLastColumn="0"/>
            <w:tcW w:w="1780" w:type="dxa"/>
            <w:noWrap/>
            <w:hideMark/>
          </w:tcPr>
          <w:p w14:paraId="49A4EF26" w14:textId="77777777" w:rsidR="00D47050" w:rsidRPr="00BD2BA1" w:rsidRDefault="00D47050" w:rsidP="000E2554">
            <w:pPr>
              <w:rPr>
                <w:rFonts w:eastAsia="Times New Roman" w:cs="Arial"/>
                <w:color w:val="000000"/>
                <w:sz w:val="16"/>
                <w:szCs w:val="16"/>
              </w:rPr>
            </w:pPr>
            <w:r w:rsidRPr="00BD2BA1">
              <w:rPr>
                <w:rFonts w:eastAsia="Times New Roman" w:cs="Arial"/>
                <w:color w:val="000000"/>
                <w:sz w:val="16"/>
                <w:szCs w:val="16"/>
              </w:rPr>
              <w:t>Liquidation</w:t>
            </w:r>
          </w:p>
        </w:tc>
        <w:tc>
          <w:tcPr>
            <w:tcW w:w="6580" w:type="dxa"/>
            <w:hideMark/>
          </w:tcPr>
          <w:p w14:paraId="57776F0D" w14:textId="77777777" w:rsidR="00D47050" w:rsidRPr="00BD2BA1" w:rsidRDefault="00D47050" w:rsidP="000E2554">
            <w:pP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BD2BA1">
              <w:rPr>
                <w:rFonts w:eastAsia="Times New Roman" w:cs="Arial"/>
                <w:color w:val="000000"/>
                <w:sz w:val="16"/>
                <w:szCs w:val="16"/>
              </w:rPr>
              <w:t>All facilities of the defaulted customers are liquidated</w:t>
            </w:r>
            <w:r w:rsidRPr="00BD2BA1">
              <w:rPr>
                <w:rFonts w:eastAsia="Times New Roman" w:cs="Arial"/>
                <w:color w:val="000000"/>
                <w:sz w:val="16"/>
                <w:szCs w:val="16"/>
                <w:cs/>
              </w:rPr>
              <w:t xml:space="preserve">. </w:t>
            </w:r>
            <w:r w:rsidRPr="00BD2BA1">
              <w:rPr>
                <w:rFonts w:eastAsia="Times New Roman" w:cs="Arial"/>
                <w:color w:val="000000"/>
                <w:sz w:val="16"/>
                <w:szCs w:val="16"/>
              </w:rPr>
              <w:t>Collateral of K leasing business is a car</w:t>
            </w:r>
            <w:r w:rsidRPr="00BD2BA1">
              <w:rPr>
                <w:rFonts w:eastAsia="Times New Roman" w:cs="Arial"/>
                <w:color w:val="000000"/>
                <w:sz w:val="16"/>
                <w:szCs w:val="16"/>
                <w:cs/>
              </w:rPr>
              <w:t xml:space="preserve">.  </w:t>
            </w:r>
          </w:p>
        </w:tc>
      </w:tr>
      <w:tr w:rsidR="00D47050" w:rsidRPr="00BD2BA1" w14:paraId="5A953437" w14:textId="77777777" w:rsidTr="00806519">
        <w:trPr>
          <w:trHeight w:val="1200"/>
          <w:jc w:val="center"/>
        </w:trPr>
        <w:tc>
          <w:tcPr>
            <w:cnfStyle w:val="001000000000" w:firstRow="0" w:lastRow="0" w:firstColumn="1" w:lastColumn="0" w:oddVBand="0" w:evenVBand="0" w:oddHBand="0" w:evenHBand="0" w:firstRowFirstColumn="0" w:firstRowLastColumn="0" w:lastRowFirstColumn="0" w:lastRowLastColumn="0"/>
            <w:tcW w:w="1780" w:type="dxa"/>
            <w:noWrap/>
            <w:hideMark/>
          </w:tcPr>
          <w:p w14:paraId="4FC5437B" w14:textId="77777777" w:rsidR="00D47050" w:rsidRPr="00BD2BA1" w:rsidRDefault="00D47050" w:rsidP="000E2554">
            <w:pPr>
              <w:rPr>
                <w:rFonts w:eastAsia="Times New Roman" w:cs="Arial"/>
                <w:color w:val="000000"/>
                <w:sz w:val="16"/>
                <w:szCs w:val="16"/>
              </w:rPr>
            </w:pPr>
            <w:r w:rsidRPr="00BD2BA1">
              <w:rPr>
                <w:rFonts w:eastAsia="Times New Roman" w:cs="Arial"/>
                <w:color w:val="000000"/>
                <w:sz w:val="16"/>
                <w:szCs w:val="16"/>
              </w:rPr>
              <w:t>Write Off</w:t>
            </w:r>
          </w:p>
        </w:tc>
        <w:tc>
          <w:tcPr>
            <w:tcW w:w="6580" w:type="dxa"/>
            <w:hideMark/>
          </w:tcPr>
          <w:p w14:paraId="5DBA993A" w14:textId="77777777" w:rsidR="00D47050" w:rsidRPr="00BD2BA1" w:rsidRDefault="00D47050" w:rsidP="00A14C9F">
            <w:pPr>
              <w:keepNex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BD2BA1">
              <w:rPr>
                <w:rFonts w:eastAsia="Times New Roman" w:cs="Arial"/>
                <w:color w:val="000000"/>
                <w:sz w:val="16"/>
                <w:szCs w:val="16"/>
              </w:rPr>
              <w:t>The defaulted customer who is not in above group and from the historical data has a significant loss comparing to the other path</w:t>
            </w:r>
            <w:r w:rsidRPr="00BD2BA1">
              <w:rPr>
                <w:rFonts w:eastAsia="Times New Roman" w:cs="Arial"/>
                <w:color w:val="000000"/>
                <w:sz w:val="16"/>
                <w:szCs w:val="16"/>
                <w:cs/>
              </w:rPr>
              <w:t>.</w:t>
            </w:r>
          </w:p>
        </w:tc>
      </w:tr>
    </w:tbl>
    <w:p w14:paraId="2900FC45" w14:textId="77777777" w:rsidR="00A14C9F" w:rsidRDefault="00A14C9F" w:rsidP="00A14C9F">
      <w:pPr>
        <w:pStyle w:val="Caption"/>
      </w:pPr>
    </w:p>
    <w:p w14:paraId="25DAB830" w14:textId="77777777" w:rsidR="00D47050" w:rsidRPr="00794E4D" w:rsidRDefault="00A14C9F" w:rsidP="00A14C9F">
      <w:pPr>
        <w:pStyle w:val="Caption"/>
        <w:rPr>
          <w:rFonts w:cs="Arial"/>
          <w:sz w:val="20"/>
          <w:szCs w:val="20"/>
        </w:rPr>
      </w:pPr>
      <w:r>
        <w:t xml:space="preserve">Table </w:t>
      </w:r>
      <w:fldSimple w:instr=" SEQ Table \* ARABIC ">
        <w:r w:rsidR="00CC7D55">
          <w:rPr>
            <w:noProof/>
          </w:rPr>
          <w:t>22</w:t>
        </w:r>
      </w:fldSimple>
      <w:r>
        <w:rPr>
          <w:noProof/>
        </w:rPr>
        <w:t xml:space="preserve">, </w:t>
      </w:r>
      <w:r w:rsidRPr="00622A4D">
        <w:rPr>
          <w:noProof/>
        </w:rPr>
        <w:t>Paths and definition</w:t>
      </w:r>
    </w:p>
    <w:p w14:paraId="52D8CA1A" w14:textId="77777777" w:rsidR="00E837C2" w:rsidRPr="00794E4D" w:rsidRDefault="00E837C2" w:rsidP="00806519">
      <w:pPr>
        <w:jc w:val="thaiDistribute"/>
        <w:rPr>
          <w:rFonts w:cs="Arial"/>
          <w:sz w:val="20"/>
          <w:szCs w:val="20"/>
        </w:rPr>
      </w:pPr>
      <w:r w:rsidRPr="00794E4D">
        <w:rPr>
          <w:rFonts w:cs="Arial"/>
          <w:sz w:val="20"/>
          <w:szCs w:val="20"/>
        </w:rPr>
        <w:t>We then classify the non</w:t>
      </w:r>
      <w:r w:rsidRPr="00794E4D">
        <w:rPr>
          <w:rFonts w:cs="Arial"/>
          <w:sz w:val="20"/>
          <w:szCs w:val="20"/>
          <w:cs/>
        </w:rPr>
        <w:t>-</w:t>
      </w:r>
      <w:r w:rsidRPr="00794E4D">
        <w:rPr>
          <w:rFonts w:cs="Arial"/>
          <w:sz w:val="20"/>
          <w:szCs w:val="20"/>
        </w:rPr>
        <w:t>closed customers into each group of state and project each group’s recovery rates following those of the closed files</w:t>
      </w:r>
      <w:r w:rsidRPr="00794E4D">
        <w:rPr>
          <w:rFonts w:cs="Arial"/>
          <w:sz w:val="20"/>
          <w:szCs w:val="20"/>
          <w:cs/>
        </w:rPr>
        <w:t xml:space="preserve">. </w:t>
      </w:r>
      <w:r w:rsidRPr="00794E4D">
        <w:rPr>
          <w:rFonts w:cs="Arial"/>
          <w:sz w:val="20"/>
          <w:szCs w:val="20"/>
        </w:rPr>
        <w:t>We project the remaining cash flows of non</w:t>
      </w:r>
      <w:r w:rsidRPr="00794E4D">
        <w:rPr>
          <w:rFonts w:cs="Arial"/>
          <w:sz w:val="20"/>
          <w:szCs w:val="20"/>
          <w:cs/>
        </w:rPr>
        <w:t>-</w:t>
      </w:r>
      <w:r w:rsidRPr="00794E4D">
        <w:rPr>
          <w:rFonts w:cs="Arial"/>
          <w:sz w:val="20"/>
          <w:szCs w:val="20"/>
        </w:rPr>
        <w:t>closed customers based on the average recovery rate of closed group of customers by month</w:t>
      </w:r>
      <w:r w:rsidRPr="00794E4D">
        <w:rPr>
          <w:rFonts w:cs="Arial"/>
          <w:sz w:val="20"/>
          <w:szCs w:val="20"/>
          <w:cs/>
        </w:rPr>
        <w:t xml:space="preserve">. </w:t>
      </w:r>
      <w:r w:rsidRPr="00794E4D">
        <w:rPr>
          <w:rFonts w:cs="Arial"/>
          <w:sz w:val="20"/>
          <w:szCs w:val="20"/>
        </w:rPr>
        <w:t>Here is the equation for this approach</w:t>
      </w:r>
      <w:r w:rsidRPr="00794E4D">
        <w:rPr>
          <w:rFonts w:cs="Arial"/>
          <w:sz w:val="20"/>
          <w:szCs w:val="20"/>
          <w:cs/>
        </w:rPr>
        <w:t>:</w:t>
      </w:r>
    </w:p>
    <w:p w14:paraId="61CE17EB" w14:textId="77777777" w:rsidR="00E837C2" w:rsidRPr="00794E4D" w:rsidRDefault="00E837C2" w:rsidP="00E837C2">
      <w:pPr>
        <w:ind w:left="1418" w:firstLine="589"/>
        <w:jc w:val="thaiDistribute"/>
        <w:rPr>
          <w:rFonts w:cs="Arial"/>
          <w:sz w:val="20"/>
          <w:szCs w:val="20"/>
        </w:rPr>
      </w:pPr>
    </w:p>
    <w:p w14:paraId="3A786F5C" w14:textId="77777777" w:rsidR="00E837C2" w:rsidRPr="00794E4D" w:rsidRDefault="00E837C2" w:rsidP="006B1302">
      <w:pPr>
        <w:jc w:val="thaiDistribute"/>
        <w:rPr>
          <w:rFonts w:cs="Arial"/>
          <w:sz w:val="20"/>
          <w:szCs w:val="20"/>
        </w:rPr>
      </w:pPr>
      <m:oMathPara>
        <m:oMath>
          <m:r>
            <w:rPr>
              <w:rFonts w:ascii="Cambria Math" w:hAnsi="Cambria Math" w:cs="Arial"/>
              <w:sz w:val="20"/>
              <w:szCs w:val="20"/>
              <w:cs/>
            </w:rPr>
            <m:t xml:space="preserve">% </m:t>
          </m:r>
          <m:r>
            <w:rPr>
              <w:rFonts w:ascii="Cambria Math" w:hAnsi="Cambria Math" w:cs="Cambria Math" w:hint="cs"/>
              <w:sz w:val="20"/>
              <w:szCs w:val="20"/>
              <w:cs/>
            </w:rPr>
            <m:t>Actual</m:t>
          </m:r>
          <m:r>
            <w:rPr>
              <w:rFonts w:ascii="Cambria Math" w:hAnsi="Cambria Math" w:cs="Arial"/>
              <w:sz w:val="20"/>
              <w:szCs w:val="20"/>
              <w:cs/>
            </w:rPr>
            <m:t xml:space="preserve"> </m:t>
          </m:r>
          <m:r>
            <w:rPr>
              <w:rFonts w:ascii="Cambria Math" w:hAnsi="Cambria Math" w:cs="Cambria Math" w:hint="cs"/>
              <w:sz w:val="20"/>
              <w:szCs w:val="20"/>
              <w:cs/>
            </w:rPr>
            <m:t>Recovery</m:t>
          </m:r>
          <m:r>
            <w:rPr>
              <w:rFonts w:ascii="Cambria Math" w:hAnsi="Cambria Math" w:cs="Arial"/>
              <w:sz w:val="20"/>
              <w:szCs w:val="20"/>
              <w:cs/>
            </w:rPr>
            <m:t xml:space="preserve"> =</m:t>
          </m:r>
          <m:f>
            <m:fPr>
              <m:ctrlPr>
                <w:rPr>
                  <w:rFonts w:ascii="Cambria Math" w:hAnsi="Cambria Math" w:cs="Arial"/>
                  <w:i/>
                  <w:sz w:val="20"/>
                  <w:szCs w:val="20"/>
                </w:rPr>
              </m:ctrlPr>
            </m:fPr>
            <m:num>
              <m:r>
                <w:rPr>
                  <w:rFonts w:ascii="Cambria Math" w:hAnsi="Cambria Math" w:cs="Arial"/>
                  <w:sz w:val="20"/>
                  <w:szCs w:val="20"/>
                  <w:cs/>
                </w:rPr>
                <m:t xml:space="preserve"> </m:t>
              </m:r>
              <m:nary>
                <m:naryPr>
                  <m:chr m:val="∑"/>
                  <m:limLoc m:val="undOvr"/>
                  <m:ctrlPr>
                    <w:rPr>
                      <w:rFonts w:ascii="Cambria Math" w:hAnsi="Cambria Math" w:cs="Arial"/>
                      <w:i/>
                      <w:sz w:val="20"/>
                      <w:szCs w:val="20"/>
                    </w:rPr>
                  </m:ctrlPr>
                </m:naryPr>
                <m:sub>
                  <m:r>
                    <w:rPr>
                      <w:rFonts w:ascii="Cambria Math" w:hAnsi="Cambria Math" w:cs="Cambria Math" w:hint="cs"/>
                      <w:sz w:val="20"/>
                      <w:szCs w:val="20"/>
                      <w:cs/>
                    </w:rPr>
                    <m:t>i</m:t>
                  </m:r>
                  <m:r>
                    <w:rPr>
                      <w:rFonts w:ascii="Cambria Math" w:hAnsi="Cambria Math" w:cs="Arial"/>
                      <w:sz w:val="20"/>
                      <w:szCs w:val="20"/>
                      <w:cs/>
                    </w:rPr>
                    <m:t>=</m:t>
                  </m:r>
                  <m:r>
                    <w:rPr>
                      <w:rFonts w:ascii="Cambria Math" w:hAnsi="Cambria Math" w:cs="Arial"/>
                      <w:sz w:val="20"/>
                      <w:szCs w:val="20"/>
                    </w:rPr>
                    <m:t>1</m:t>
                  </m:r>
                </m:sub>
                <m:sup>
                  <m:r>
                    <w:rPr>
                      <w:rFonts w:ascii="Cambria Math" w:hAnsi="Cambria Math" w:cs="Cambria Math" w:hint="cs"/>
                      <w:sz w:val="20"/>
                      <w:szCs w:val="20"/>
                      <w:cs/>
                    </w:rPr>
                    <m:t>n</m:t>
                  </m:r>
                </m:sup>
                <m:e>
                  <m:r>
                    <w:rPr>
                      <w:rFonts w:ascii="Cambria Math" w:hAnsi="Cambria Math" w:cs="Cambria Math" w:hint="cs"/>
                      <w:sz w:val="20"/>
                      <w:szCs w:val="20"/>
                      <w:cs/>
                    </w:rPr>
                    <m:t>Discount</m:t>
                  </m:r>
                  <m:r>
                    <w:rPr>
                      <w:rFonts w:ascii="Cambria Math" w:hAnsi="Cambria Math" w:cs="Arial"/>
                      <w:sz w:val="20"/>
                      <w:szCs w:val="20"/>
                      <w:cs/>
                    </w:rPr>
                    <m:t xml:space="preserve"> </m:t>
                  </m:r>
                  <m:r>
                    <w:rPr>
                      <w:rFonts w:ascii="Cambria Math" w:hAnsi="Cambria Math" w:cs="Cambria Math" w:hint="cs"/>
                      <w:sz w:val="20"/>
                      <w:szCs w:val="20"/>
                      <w:cs/>
                    </w:rPr>
                    <m:t>Cas</m:t>
                  </m:r>
                  <m:r>
                    <w:rPr>
                      <w:rFonts w:ascii="Cambria Math" w:hAnsi="Cambria Math" w:cs="Arial"/>
                      <w:sz w:val="20"/>
                      <w:szCs w:val="20"/>
                    </w:rPr>
                    <m:t>h</m:t>
                  </m:r>
                  <m:r>
                    <w:rPr>
                      <w:rFonts w:ascii="Cambria Math" w:hAnsi="Cambria Math" w:cs="Arial"/>
                      <w:sz w:val="20"/>
                      <w:szCs w:val="20"/>
                      <w:cs/>
                    </w:rPr>
                    <m:t xml:space="preserve"> </m:t>
                  </m:r>
                  <m:r>
                    <w:rPr>
                      <w:rFonts w:ascii="Cambria Math" w:hAnsi="Cambria Math" w:cs="Cambria Math" w:hint="cs"/>
                      <w:sz w:val="20"/>
                      <w:szCs w:val="20"/>
                      <w:cs/>
                    </w:rPr>
                    <m:t>Flow</m:t>
                  </m:r>
                  <m:r>
                    <w:rPr>
                      <w:rFonts w:ascii="Cambria Math" w:hAnsi="Cambria Math" w:cs="Arial"/>
                      <w:sz w:val="20"/>
                      <w:szCs w:val="20"/>
                      <w:cs/>
                    </w:rPr>
                    <m:t xml:space="preserve"> (</m:t>
                  </m:r>
                  <m:r>
                    <w:rPr>
                      <w:rFonts w:ascii="Cambria Math" w:hAnsi="Cambria Math" w:cs="Cambria Math" w:hint="cs"/>
                      <w:sz w:val="20"/>
                      <w:szCs w:val="20"/>
                      <w:cs/>
                    </w:rPr>
                    <m:t>i</m:t>
                  </m:r>
                  <m:r>
                    <w:rPr>
                      <w:rFonts w:ascii="Cambria Math" w:hAnsi="Cambria Math" w:cs="Arial"/>
                      <w:sz w:val="20"/>
                      <w:szCs w:val="20"/>
                      <w:cs/>
                    </w:rPr>
                    <m:t>)</m:t>
                  </m:r>
                </m:e>
              </m:nary>
            </m:num>
            <m:den>
              <m:r>
                <w:rPr>
                  <w:rFonts w:ascii="Cambria Math" w:hAnsi="Cambria Math" w:cs="Cambria Math" w:hint="cs"/>
                  <w:sz w:val="20"/>
                  <w:szCs w:val="20"/>
                  <w:cs/>
                </w:rPr>
                <m:t>Outstanding</m:t>
              </m:r>
            </m:den>
          </m:f>
        </m:oMath>
      </m:oMathPara>
    </w:p>
    <w:p w14:paraId="3954DFDC" w14:textId="77777777" w:rsidR="00E837C2" w:rsidRPr="00794E4D" w:rsidRDefault="00E837C2" w:rsidP="00E837C2">
      <w:pPr>
        <w:ind w:left="1418" w:firstLine="589"/>
        <w:jc w:val="thaiDistribute"/>
        <w:rPr>
          <w:rFonts w:cs="Arial"/>
          <w:sz w:val="20"/>
          <w:szCs w:val="20"/>
        </w:rPr>
      </w:pPr>
    </w:p>
    <w:p w14:paraId="081CC0AF" w14:textId="77777777" w:rsidR="00E837C2" w:rsidRPr="00794E4D" w:rsidRDefault="00E837C2" w:rsidP="006B1302">
      <w:pPr>
        <w:jc w:val="thaiDistribute"/>
        <w:rPr>
          <w:rFonts w:cs="Arial"/>
          <w:sz w:val="20"/>
          <w:szCs w:val="20"/>
        </w:rPr>
      </w:pPr>
      <m:oMathPara>
        <m:oMath>
          <m:r>
            <w:rPr>
              <w:rFonts w:ascii="Cambria Math" w:hAnsi="Cambria Math" w:cs="Arial"/>
              <w:sz w:val="20"/>
              <w:szCs w:val="20"/>
              <w:cs/>
            </w:rPr>
            <m:t xml:space="preserve">% </m:t>
          </m:r>
          <m:r>
            <w:rPr>
              <w:rFonts w:ascii="Cambria Math" w:hAnsi="Cambria Math" w:cs="Cambria Math" w:hint="cs"/>
              <w:sz w:val="20"/>
              <w:szCs w:val="20"/>
              <w:cs/>
            </w:rPr>
            <m:t>Remaining</m:t>
          </m:r>
          <m:r>
            <w:rPr>
              <w:rFonts w:ascii="Cambria Math" w:hAnsi="Cambria Math" w:cs="Arial"/>
              <w:sz w:val="20"/>
              <w:szCs w:val="20"/>
              <w:cs/>
            </w:rPr>
            <m:t>=</m:t>
          </m:r>
          <m:r>
            <w:rPr>
              <w:rFonts w:ascii="Cambria Math" w:hAnsi="Cambria Math" w:cs="Arial"/>
              <w:sz w:val="20"/>
              <w:szCs w:val="20"/>
            </w:rPr>
            <m:t>1</m:t>
          </m:r>
          <m:r>
            <w:rPr>
              <w:rFonts w:ascii="Cambria Math" w:hAnsi="Cambria Math" w:cs="Arial"/>
              <w:sz w:val="20"/>
              <w:szCs w:val="20"/>
              <w:cs/>
            </w:rPr>
            <m:t xml:space="preserve">- % </m:t>
          </m:r>
          <m:r>
            <w:rPr>
              <w:rFonts w:ascii="Cambria Math" w:hAnsi="Cambria Math" w:cs="Cambria Math" w:hint="cs"/>
              <w:sz w:val="20"/>
              <w:szCs w:val="20"/>
              <w:cs/>
            </w:rPr>
            <m:t>Actual</m:t>
          </m:r>
          <m:r>
            <w:rPr>
              <w:rFonts w:ascii="Cambria Math" w:hAnsi="Cambria Math" w:cs="Arial"/>
              <w:sz w:val="20"/>
              <w:szCs w:val="20"/>
              <w:cs/>
            </w:rPr>
            <m:t xml:space="preserve"> </m:t>
          </m:r>
          <m:r>
            <w:rPr>
              <w:rFonts w:ascii="Cambria Math" w:hAnsi="Cambria Math" w:cs="Cambria Math" w:hint="cs"/>
              <w:sz w:val="20"/>
              <w:szCs w:val="20"/>
              <w:cs/>
            </w:rPr>
            <m:t>Recovery</m:t>
          </m:r>
        </m:oMath>
      </m:oMathPara>
    </w:p>
    <w:p w14:paraId="5218B12C" w14:textId="77777777" w:rsidR="006B1302" w:rsidRPr="00794E4D" w:rsidRDefault="006B1302" w:rsidP="00E837C2">
      <w:pPr>
        <w:ind w:left="1418" w:firstLine="589"/>
        <w:jc w:val="thaiDistribute"/>
        <w:rPr>
          <w:rFonts w:eastAsiaTheme="minorEastAsia" w:cs="Arial"/>
          <w:sz w:val="20"/>
          <w:szCs w:val="20"/>
        </w:rPr>
      </w:pPr>
    </w:p>
    <w:p w14:paraId="11CAC512" w14:textId="410C7899" w:rsidR="006B1302" w:rsidRPr="00794E4D" w:rsidRDefault="006B1302" w:rsidP="006E116D">
      <w:pPr>
        <w:jc w:val="thaiDistribute"/>
        <w:rPr>
          <w:rFonts w:eastAsiaTheme="minorEastAsia" w:cs="Arial"/>
          <w:sz w:val="20"/>
          <w:szCs w:val="20"/>
        </w:rPr>
      </w:pPr>
      <m:oMathPara>
        <m:oMath>
          <m:r>
            <w:rPr>
              <w:rFonts w:ascii="Cambria Math" w:hAnsi="Cambria Math" w:cs="Arial"/>
              <w:sz w:val="20"/>
              <w:szCs w:val="20"/>
              <w:cs/>
            </w:rPr>
            <m:t>%</m:t>
          </m:r>
          <m:r>
            <w:rPr>
              <w:rFonts w:ascii="Cambria Math" w:hAnsi="Cambria Math" w:cs="Cambria Math" w:hint="cs"/>
              <w:sz w:val="20"/>
              <w:szCs w:val="20"/>
              <w:cs/>
            </w:rPr>
            <m:t>Recovery</m:t>
          </m:r>
          <m:r>
            <w:rPr>
              <w:rFonts w:ascii="Cambria Math" w:hAnsi="Cambria Math" w:cs="Arial"/>
              <w:sz w:val="20"/>
              <w:szCs w:val="20"/>
              <w:cs/>
            </w:rPr>
            <m:t>=%</m:t>
          </m:r>
          <m:r>
            <w:rPr>
              <w:rFonts w:ascii="Cambria Math" w:hAnsi="Cambria Math" w:cs="Cambria Math" w:hint="cs"/>
              <w:sz w:val="20"/>
              <w:szCs w:val="20"/>
              <w:cs/>
            </w:rPr>
            <m:t>Actual</m:t>
          </m:r>
          <m:r>
            <w:rPr>
              <w:rFonts w:ascii="Cambria Math" w:hAnsi="Cambria Math" w:cs="Arial"/>
              <w:sz w:val="20"/>
              <w:szCs w:val="20"/>
              <w:cs/>
            </w:rPr>
            <m:t xml:space="preserve"> </m:t>
          </m:r>
          <m:r>
            <w:rPr>
              <w:rFonts w:ascii="Cambria Math" w:hAnsi="Cambria Math" w:cs="Cambria Math" w:hint="cs"/>
              <w:sz w:val="20"/>
              <w:szCs w:val="20"/>
              <w:cs/>
            </w:rPr>
            <m:t>Recovery</m:t>
          </m:r>
          <m:d>
            <m:dPr>
              <m:ctrlPr>
                <w:rPr>
                  <w:rFonts w:ascii="Cambria Math" w:hAnsi="Cambria Math" w:cs="Arial"/>
                  <w:i/>
                  <w:sz w:val="20"/>
                  <w:szCs w:val="20"/>
                </w:rPr>
              </m:ctrlPr>
            </m:dPr>
            <m:e>
              <m:r>
                <w:rPr>
                  <w:rFonts w:ascii="Cambria Math" w:hAnsi="Cambria Math" w:cs="Cambria Math" w:hint="cs"/>
                  <w:sz w:val="20"/>
                  <w:szCs w:val="20"/>
                  <w:cs/>
                </w:rPr>
                <m:t>mont</m:t>
              </m:r>
              <m:r>
                <w:rPr>
                  <w:rFonts w:ascii="Cambria Math" w:hAnsi="Cambria Math" w:cs="Arial"/>
                  <w:sz w:val="20"/>
                  <w:szCs w:val="20"/>
                </w:rPr>
                <m:t xml:space="preserve">h 0 </m:t>
              </m:r>
              <m:r>
                <w:rPr>
                  <w:rFonts w:ascii="Cambria Math" w:hAnsi="Cambria Math" w:cs="Cambria Math" w:hint="cs"/>
                  <w:sz w:val="20"/>
                  <w:szCs w:val="20"/>
                  <w:cs/>
                </w:rPr>
                <m:t>to</m:t>
              </m:r>
              <m:r>
                <w:rPr>
                  <w:rFonts w:ascii="Cambria Math" w:hAnsi="Cambria Math" w:cs="Arial"/>
                  <w:sz w:val="20"/>
                  <w:szCs w:val="20"/>
                  <w:cs/>
                </w:rPr>
                <m:t xml:space="preserve"> </m:t>
              </m:r>
              <m:r>
                <w:rPr>
                  <w:rFonts w:ascii="Cambria Math" w:hAnsi="Cambria Math" w:cs="Cambria Math" w:hint="cs"/>
                  <w:sz w:val="20"/>
                  <w:szCs w:val="20"/>
                  <w:cs/>
                </w:rPr>
                <m:t>n</m:t>
              </m:r>
            </m:e>
          </m:d>
          <m:r>
            <w:rPr>
              <w:rFonts w:ascii="Cambria Math" w:hAnsi="Cambria Math" w:cs="Arial"/>
              <w:sz w:val="20"/>
              <w:szCs w:val="20"/>
              <w:cs/>
            </w:rPr>
            <m:t>+%</m:t>
          </m:r>
          <m:r>
            <w:rPr>
              <w:rFonts w:ascii="Cambria Math" w:hAnsi="Cambria Math" w:cs="Cambria Math" w:hint="cs"/>
              <w:sz w:val="20"/>
              <w:szCs w:val="20"/>
              <w:cs/>
            </w:rPr>
            <m:t>Expected</m:t>
          </m:r>
          <m:r>
            <w:rPr>
              <w:rFonts w:ascii="Cambria Math" w:hAnsi="Cambria Math" w:cs="Arial"/>
              <w:sz w:val="20"/>
              <w:szCs w:val="20"/>
              <w:cs/>
            </w:rPr>
            <m:t xml:space="preserve"> </m:t>
          </m:r>
          <m:r>
            <w:rPr>
              <w:rFonts w:ascii="Cambria Math" w:hAnsi="Cambria Math" w:cs="Cambria Math" w:hint="cs"/>
              <w:sz w:val="20"/>
              <w:szCs w:val="20"/>
              <w:cs/>
            </w:rPr>
            <m:t>Recovery</m:t>
          </m:r>
          <m:r>
            <w:rPr>
              <w:rFonts w:ascii="Cambria Math" w:hAnsi="Cambria Math" w:cs="Arial"/>
              <w:sz w:val="20"/>
              <w:szCs w:val="20"/>
              <w:cs/>
            </w:rPr>
            <m:t>(</m:t>
          </m:r>
          <m:r>
            <w:rPr>
              <w:rFonts w:ascii="Cambria Math" w:hAnsi="Cambria Math" w:cs="Cambria Math" w:hint="cs"/>
              <w:sz w:val="20"/>
              <w:szCs w:val="20"/>
              <w:cs/>
            </w:rPr>
            <m:t>mont</m:t>
          </m:r>
          <m:r>
            <w:rPr>
              <w:rFonts w:ascii="Cambria Math" w:hAnsi="Cambria Math" w:cs="Arial"/>
              <w:sz w:val="20"/>
              <w:szCs w:val="20"/>
            </w:rPr>
            <m:t>h</m:t>
          </m:r>
          <m:r>
            <w:rPr>
              <w:rFonts w:ascii="Cambria Math" w:hAnsi="Cambria Math" w:cs="Arial"/>
              <w:sz w:val="20"/>
              <w:szCs w:val="20"/>
              <w:cs/>
            </w:rPr>
            <m:t xml:space="preserve"> </m:t>
          </m:r>
          <m:r>
            <w:rPr>
              <w:rFonts w:ascii="Cambria Math" w:hAnsi="Cambria Math" w:cs="Cambria Math" w:hint="cs"/>
              <w:sz w:val="20"/>
              <w:szCs w:val="20"/>
              <w:cs/>
            </w:rPr>
            <m:t>n</m:t>
          </m:r>
          <m:r>
            <w:rPr>
              <w:rFonts w:ascii="Cambria Math" w:hAnsi="Cambria Math" w:cs="Arial"/>
              <w:sz w:val="20"/>
              <w:szCs w:val="20"/>
              <w:cs/>
            </w:rPr>
            <m:t xml:space="preserve"> </m:t>
          </m:r>
          <m:r>
            <w:rPr>
              <w:rFonts w:ascii="Cambria Math" w:hAnsi="Cambria Math" w:cs="Cambria Math" w:hint="cs"/>
              <w:sz w:val="20"/>
              <w:szCs w:val="20"/>
              <w:cs/>
            </w:rPr>
            <m:t>to</m:t>
          </m:r>
          <m:r>
            <w:rPr>
              <w:rFonts w:ascii="Cambria Math" w:hAnsi="Cambria Math" w:cs="Arial"/>
              <w:sz w:val="20"/>
              <w:szCs w:val="20"/>
              <w:cs/>
            </w:rPr>
            <m:t xml:space="preserve"> </m:t>
          </m:r>
          <m:r>
            <w:rPr>
              <w:rFonts w:ascii="Cambria Math" w:hAnsi="Cambria Math" w:cs="Cambria Math" w:hint="cs"/>
              <w:sz w:val="20"/>
              <w:szCs w:val="20"/>
              <w:cs/>
            </w:rPr>
            <m:t>end</m:t>
          </m:r>
          <m:r>
            <w:rPr>
              <w:rFonts w:ascii="Cambria Math" w:hAnsi="Cambria Math" w:cs="Arial"/>
              <w:sz w:val="20"/>
              <w:szCs w:val="20"/>
              <w:cs/>
            </w:rPr>
            <m:t>)</m:t>
          </m:r>
        </m:oMath>
      </m:oMathPara>
    </w:p>
    <w:p w14:paraId="2AF70002" w14:textId="77777777" w:rsidR="00E837C2" w:rsidRPr="00794E4D" w:rsidRDefault="00E837C2" w:rsidP="00806519">
      <w:pPr>
        <w:rPr>
          <w:rFonts w:cs="Arial"/>
        </w:rPr>
      </w:pPr>
      <w:r w:rsidRPr="00794E4D">
        <w:rPr>
          <w:rFonts w:cs="Arial"/>
        </w:rPr>
        <w:t xml:space="preserve">Expected Recovery </w:t>
      </w:r>
      <w:r w:rsidRPr="00794E4D">
        <w:rPr>
          <w:rFonts w:cs="Arial"/>
          <w:szCs w:val="22"/>
          <w:cs/>
        </w:rPr>
        <w:t xml:space="preserve">(%) </w:t>
      </w:r>
      <w:r w:rsidRPr="00794E4D">
        <w:rPr>
          <w:rFonts w:cs="Arial"/>
        </w:rPr>
        <w:t>is derived from projected recovery rate curve of each state and segment group</w:t>
      </w:r>
      <w:r w:rsidRPr="00794E4D">
        <w:rPr>
          <w:rFonts w:cs="Arial"/>
          <w:szCs w:val="22"/>
          <w:cs/>
        </w:rPr>
        <w:t xml:space="preserve">. </w:t>
      </w:r>
      <w:r w:rsidRPr="00794E4D">
        <w:rPr>
          <w:rFonts w:cs="Arial"/>
        </w:rPr>
        <w:t>We can generate this curve by dividing all cash flow by outstanding of all closed</w:t>
      </w:r>
      <w:r w:rsidRPr="00794E4D">
        <w:rPr>
          <w:rFonts w:cs="Arial"/>
          <w:szCs w:val="22"/>
          <w:cs/>
        </w:rPr>
        <w:t>-</w:t>
      </w:r>
      <w:r w:rsidRPr="00794E4D">
        <w:rPr>
          <w:rFonts w:cs="Arial"/>
        </w:rPr>
        <w:t>customers in that particular group and repeat this step for the next month till the end</w:t>
      </w:r>
      <w:r w:rsidRPr="00794E4D">
        <w:rPr>
          <w:rFonts w:cs="Arial"/>
          <w:szCs w:val="22"/>
          <w:cs/>
        </w:rPr>
        <w:t>.</w:t>
      </w:r>
    </w:p>
    <w:p w14:paraId="60C8169B" w14:textId="77777777" w:rsidR="00E837C2" w:rsidRPr="00794E4D" w:rsidRDefault="00E837C2" w:rsidP="00806519">
      <w:pPr>
        <w:rPr>
          <w:rFonts w:cs="Arial"/>
        </w:rPr>
      </w:pPr>
      <w:r w:rsidRPr="00794E4D">
        <w:rPr>
          <w:rFonts w:cs="Arial"/>
        </w:rPr>
        <w:t xml:space="preserve">For example, if the customer has </w:t>
      </w:r>
      <w:r w:rsidRPr="00794E4D">
        <w:rPr>
          <w:rFonts w:cs="Arial"/>
          <w:szCs w:val="22"/>
          <w:cs/>
        </w:rPr>
        <w:t xml:space="preserve">% </w:t>
      </w:r>
      <w:r w:rsidRPr="00794E4D">
        <w:rPr>
          <w:rFonts w:cs="Arial"/>
        </w:rPr>
        <w:t>Actual Recovery equal to 20</w:t>
      </w:r>
      <w:r w:rsidRPr="00794E4D">
        <w:rPr>
          <w:rFonts w:cs="Arial"/>
          <w:szCs w:val="22"/>
          <w:cs/>
        </w:rPr>
        <w:t xml:space="preserve">% </w:t>
      </w:r>
      <w:r w:rsidRPr="00794E4D">
        <w:rPr>
          <w:rFonts w:cs="Arial"/>
        </w:rPr>
        <w:t>at month 36 after NPL date</w:t>
      </w:r>
      <w:r w:rsidRPr="00794E4D">
        <w:rPr>
          <w:rFonts w:cs="Arial"/>
          <w:szCs w:val="22"/>
          <w:cs/>
        </w:rPr>
        <w:t xml:space="preserve">. </w:t>
      </w:r>
      <w:r w:rsidRPr="00794E4D">
        <w:rPr>
          <w:rFonts w:cs="Arial"/>
        </w:rPr>
        <w:t>Then we get an expected recovery from the curve which appears to be 30</w:t>
      </w:r>
      <w:r w:rsidRPr="00794E4D">
        <w:rPr>
          <w:rFonts w:cs="Arial"/>
          <w:szCs w:val="22"/>
          <w:cs/>
        </w:rPr>
        <w:t xml:space="preserve">% </w:t>
      </w:r>
      <w:r w:rsidRPr="00794E4D">
        <w:rPr>
          <w:rFonts w:cs="Arial"/>
        </w:rPr>
        <w:t>from month 36 to the end of recovery curve</w:t>
      </w:r>
      <w:r w:rsidRPr="00794E4D">
        <w:rPr>
          <w:rFonts w:cs="Arial"/>
          <w:szCs w:val="22"/>
          <w:cs/>
        </w:rPr>
        <w:t xml:space="preserve">. </w:t>
      </w:r>
      <w:r w:rsidRPr="00794E4D">
        <w:rPr>
          <w:rFonts w:cs="Arial"/>
        </w:rPr>
        <w:t xml:space="preserve">As a result, </w:t>
      </w:r>
      <w:r w:rsidRPr="00794E4D">
        <w:rPr>
          <w:rFonts w:cs="Arial"/>
          <w:szCs w:val="22"/>
          <w:cs/>
        </w:rPr>
        <w:t xml:space="preserve">% </w:t>
      </w:r>
      <w:r w:rsidRPr="00794E4D">
        <w:rPr>
          <w:rFonts w:cs="Arial"/>
        </w:rPr>
        <w:t>Recovery of this customer must be 50</w:t>
      </w:r>
      <w:r w:rsidRPr="00794E4D">
        <w:rPr>
          <w:rFonts w:cs="Arial"/>
          <w:szCs w:val="22"/>
          <w:cs/>
        </w:rPr>
        <w:t>% (</w:t>
      </w:r>
      <w:r w:rsidRPr="00794E4D">
        <w:rPr>
          <w:rFonts w:cs="Arial"/>
        </w:rPr>
        <w:t>20</w:t>
      </w:r>
      <w:r w:rsidRPr="00794E4D">
        <w:rPr>
          <w:rFonts w:cs="Arial"/>
          <w:szCs w:val="22"/>
          <w:cs/>
        </w:rPr>
        <w:t>%+</w:t>
      </w:r>
      <w:r w:rsidRPr="00794E4D">
        <w:rPr>
          <w:rFonts w:cs="Arial"/>
        </w:rPr>
        <w:t>30</w:t>
      </w:r>
      <w:r w:rsidRPr="00794E4D">
        <w:rPr>
          <w:rFonts w:cs="Arial"/>
          <w:szCs w:val="22"/>
          <w:cs/>
        </w:rPr>
        <w:t xml:space="preserve">%). </w:t>
      </w:r>
      <w:r w:rsidRPr="00794E4D">
        <w:rPr>
          <w:rFonts w:cs="Arial"/>
        </w:rPr>
        <w:t>For LGD, the following formula will be used</w:t>
      </w:r>
      <w:r w:rsidRPr="00794E4D">
        <w:rPr>
          <w:rFonts w:cs="Arial"/>
          <w:szCs w:val="22"/>
          <w:cs/>
        </w:rPr>
        <w:t>:</w:t>
      </w:r>
    </w:p>
    <w:p w14:paraId="67660683" w14:textId="165EC008" w:rsidR="00806519" w:rsidRPr="006E116D" w:rsidRDefault="00E837C2" w:rsidP="006E116D">
      <w:pPr>
        <w:ind w:left="1418" w:firstLine="589"/>
        <w:rPr>
          <w:rFonts w:cs="Arial"/>
          <w:sz w:val="20"/>
          <w:szCs w:val="20"/>
        </w:rPr>
      </w:pPr>
      <m:oMathPara>
        <m:oMath>
          <m:r>
            <w:rPr>
              <w:rFonts w:ascii="Cambria Math" w:hAnsi="Cambria Math" w:cs="Arial"/>
              <w:sz w:val="20"/>
              <w:szCs w:val="20"/>
              <w:cs/>
            </w:rPr>
            <m:t xml:space="preserve">% </m:t>
          </m:r>
          <m:r>
            <w:rPr>
              <w:rFonts w:ascii="Cambria Math" w:hAnsi="Cambria Math" w:cs="Cambria Math" w:hint="cs"/>
              <w:sz w:val="20"/>
              <w:szCs w:val="20"/>
              <w:cs/>
            </w:rPr>
            <m:t>LGD</m:t>
          </m:r>
          <m:r>
            <w:rPr>
              <w:rFonts w:ascii="Cambria Math" w:hAnsi="Cambria Math" w:cs="Arial"/>
              <w:sz w:val="20"/>
              <w:szCs w:val="20"/>
              <w:cs/>
            </w:rPr>
            <m:t>=</m:t>
          </m:r>
          <m:r>
            <m:rPr>
              <m:sty m:val="p"/>
            </m:rPr>
            <w:rPr>
              <w:rFonts w:ascii="Cambria Math" w:hAnsi="Cambria Math" w:cs="Arial"/>
              <w:sz w:val="20"/>
              <w:szCs w:val="20"/>
            </w:rPr>
            <m:t>max⁡</m:t>
          </m:r>
          <m:r>
            <w:rPr>
              <w:rFonts w:ascii="Cambria Math" w:hAnsi="Cambria Math" w:cs="Arial"/>
              <w:sz w:val="20"/>
              <w:szCs w:val="20"/>
              <w:cs/>
            </w:rPr>
            <m:t xml:space="preserve">(% </m:t>
          </m:r>
          <m:r>
            <w:rPr>
              <w:rFonts w:ascii="Cambria Math" w:hAnsi="Cambria Math" w:cs="Cambria Math" w:hint="cs"/>
              <w:sz w:val="20"/>
              <w:szCs w:val="20"/>
              <w:cs/>
            </w:rPr>
            <m:t>Recovery</m:t>
          </m:r>
          <m:r>
            <w:rPr>
              <w:rFonts w:ascii="Cambria Math" w:hAnsi="Cambria Math" w:cs="Arial"/>
              <w:sz w:val="20"/>
              <w:szCs w:val="20"/>
            </w:rPr>
            <m:t>, 100</m:t>
          </m:r>
          <m:r>
            <w:rPr>
              <w:rFonts w:ascii="Cambria Math" w:hAnsi="Cambria Math" w:cs="Arial"/>
              <w:sz w:val="20"/>
              <w:szCs w:val="20"/>
              <w:cs/>
            </w:rPr>
            <m:t>%)</m:t>
          </m:r>
        </m:oMath>
      </m:oMathPara>
    </w:p>
    <w:p w14:paraId="720CC702" w14:textId="7075846C" w:rsidR="00AA3391" w:rsidRPr="00794E4D" w:rsidRDefault="00AA3391" w:rsidP="00AA3391">
      <w:pPr>
        <w:pStyle w:val="Heading2"/>
        <w:numPr>
          <w:ilvl w:val="1"/>
          <w:numId w:val="2"/>
        </w:numPr>
        <w:rPr>
          <w:rFonts w:cs="Arial"/>
        </w:rPr>
      </w:pPr>
      <w:r w:rsidRPr="00794E4D">
        <w:rPr>
          <w:rFonts w:cs="Arial"/>
        </w:rPr>
        <w:lastRenderedPageBreak/>
        <w:t>Data Management</w:t>
      </w:r>
    </w:p>
    <w:p w14:paraId="6F3B893E" w14:textId="77777777" w:rsidR="00AA3391" w:rsidRPr="00794E4D" w:rsidRDefault="00AA3391" w:rsidP="00AA3391">
      <w:pPr>
        <w:pStyle w:val="Heading3"/>
        <w:numPr>
          <w:ilvl w:val="2"/>
          <w:numId w:val="2"/>
        </w:numPr>
        <w:rPr>
          <w:rFonts w:cs="Arial"/>
        </w:rPr>
      </w:pPr>
      <w:r w:rsidRPr="00794E4D">
        <w:rPr>
          <w:rFonts w:cs="Arial"/>
        </w:rPr>
        <w:t>Overview of Input Data Set</w:t>
      </w:r>
    </w:p>
    <w:p w14:paraId="5A0CF08E" w14:textId="77777777" w:rsidR="003140F3" w:rsidRPr="00794E4D" w:rsidRDefault="003140F3" w:rsidP="00806519">
      <w:pPr>
        <w:rPr>
          <w:rFonts w:cs="Arial"/>
        </w:rPr>
      </w:pPr>
      <w:r w:rsidRPr="00794E4D">
        <w:rPr>
          <w:rFonts w:cs="Arial"/>
        </w:rPr>
        <w:t>Data used in model development for LGD is K</w:t>
      </w:r>
      <w:r w:rsidRPr="00794E4D">
        <w:rPr>
          <w:rFonts w:cs="Arial"/>
          <w:szCs w:val="22"/>
          <w:cs/>
        </w:rPr>
        <w:t>-</w:t>
      </w:r>
      <w:r w:rsidRPr="00794E4D">
        <w:rPr>
          <w:rFonts w:cs="Arial"/>
        </w:rPr>
        <w:t>leasing customers who hold any leasing product including New Car, Used car and KCar</w:t>
      </w:r>
      <w:r w:rsidRPr="00794E4D">
        <w:rPr>
          <w:rFonts w:cs="Arial"/>
          <w:szCs w:val="22"/>
          <w:cs/>
        </w:rPr>
        <w:t xml:space="preserve">. </w:t>
      </w:r>
      <w:r w:rsidRPr="00794E4D">
        <w:rPr>
          <w:rFonts w:cs="Arial"/>
        </w:rPr>
        <w:t>The data needed to calculate LGD includes</w:t>
      </w:r>
    </w:p>
    <w:p w14:paraId="3D755A1E" w14:textId="77777777" w:rsidR="00127D19" w:rsidRPr="00794E4D" w:rsidRDefault="00127D19" w:rsidP="003140F3">
      <w:pPr>
        <w:pStyle w:val="ListParagraph"/>
        <w:numPr>
          <w:ilvl w:val="0"/>
          <w:numId w:val="12"/>
        </w:numPr>
        <w:rPr>
          <w:rFonts w:cs="Arial"/>
        </w:rPr>
      </w:pPr>
      <w:r w:rsidRPr="00794E4D">
        <w:rPr>
          <w:rFonts w:cs="Arial"/>
        </w:rPr>
        <w:t>Contract Data such as reference contract number, approved date, default date, exposure at default, final flag status and final pathway</w:t>
      </w:r>
      <w:r w:rsidRPr="00794E4D">
        <w:rPr>
          <w:rFonts w:cs="Arial"/>
          <w:szCs w:val="22"/>
          <w:cs/>
        </w:rPr>
        <w:t>.</w:t>
      </w:r>
    </w:p>
    <w:p w14:paraId="5A0F0544" w14:textId="77777777" w:rsidR="003140F3" w:rsidRPr="00794E4D" w:rsidRDefault="003140F3" w:rsidP="00127D19">
      <w:pPr>
        <w:pStyle w:val="ListParagraph"/>
        <w:numPr>
          <w:ilvl w:val="0"/>
          <w:numId w:val="12"/>
        </w:numPr>
        <w:rPr>
          <w:rFonts w:cs="Arial"/>
        </w:rPr>
      </w:pPr>
      <w:r w:rsidRPr="00794E4D">
        <w:rPr>
          <w:rFonts w:cs="Arial"/>
        </w:rPr>
        <w:t>Cash flow collected from customer</w:t>
      </w:r>
      <w:r w:rsidR="00565BDC" w:rsidRPr="00794E4D">
        <w:rPr>
          <w:rFonts w:cs="Arial"/>
        </w:rPr>
        <w:t>s</w:t>
      </w:r>
      <w:r w:rsidRPr="00794E4D">
        <w:rPr>
          <w:rFonts w:cs="Arial"/>
        </w:rPr>
        <w:t xml:space="preserve"> in each period</w:t>
      </w:r>
      <w:r w:rsidR="00127D19" w:rsidRPr="00794E4D">
        <w:rPr>
          <w:rFonts w:cs="Arial"/>
        </w:rPr>
        <w:t xml:space="preserve"> after default</w:t>
      </w:r>
      <w:r w:rsidRPr="00794E4D">
        <w:rPr>
          <w:rFonts w:cs="Arial"/>
          <w:szCs w:val="22"/>
          <w:cs/>
        </w:rPr>
        <w:t xml:space="preserve">  </w:t>
      </w:r>
    </w:p>
    <w:p w14:paraId="0D49EFC7" w14:textId="77777777" w:rsidR="00AA3391" w:rsidRPr="00794E4D" w:rsidRDefault="00AA3391" w:rsidP="00AA3391">
      <w:pPr>
        <w:pStyle w:val="Heading3"/>
        <w:numPr>
          <w:ilvl w:val="2"/>
          <w:numId w:val="2"/>
        </w:numPr>
        <w:rPr>
          <w:rFonts w:cs="Arial"/>
        </w:rPr>
      </w:pPr>
      <w:r w:rsidRPr="00794E4D">
        <w:rPr>
          <w:rFonts w:cs="Arial"/>
        </w:rPr>
        <w:t>Sample Design</w:t>
      </w:r>
    </w:p>
    <w:p w14:paraId="6880523F" w14:textId="1C7605B1" w:rsidR="00464827" w:rsidRPr="00794E4D" w:rsidRDefault="00285B27" w:rsidP="00806519">
      <w:pPr>
        <w:rPr>
          <w:rFonts w:cs="Arial"/>
          <w:szCs w:val="22"/>
        </w:rPr>
      </w:pPr>
      <w:r w:rsidRPr="00794E4D">
        <w:rPr>
          <w:rFonts w:cs="Arial"/>
          <w:szCs w:val="22"/>
        </w:rPr>
        <w:t xml:space="preserve">Total number of account is </w:t>
      </w:r>
      <w:r w:rsidRPr="00794E4D">
        <w:rPr>
          <w:rFonts w:cs="Arial"/>
          <w:szCs w:val="22"/>
          <w:cs/>
        </w:rPr>
        <w:t>14</w:t>
      </w:r>
      <w:r w:rsidRPr="00794E4D">
        <w:rPr>
          <w:rFonts w:cs="Arial"/>
          <w:szCs w:val="22"/>
        </w:rPr>
        <w:t>,</w:t>
      </w:r>
      <w:r w:rsidRPr="00794E4D">
        <w:rPr>
          <w:rFonts w:cs="Arial"/>
          <w:szCs w:val="22"/>
          <w:cs/>
        </w:rPr>
        <w:t>367</w:t>
      </w:r>
      <w:r w:rsidR="00DA5439" w:rsidRPr="00794E4D">
        <w:rPr>
          <w:rFonts w:cs="Arial"/>
          <w:szCs w:val="22"/>
          <w:cs/>
        </w:rPr>
        <w:t xml:space="preserve"> </w:t>
      </w:r>
      <w:r w:rsidR="00DA5439" w:rsidRPr="00794E4D">
        <w:rPr>
          <w:rFonts w:cs="Arial"/>
          <w:szCs w:val="22"/>
        </w:rPr>
        <w:t>of defau</w:t>
      </w:r>
      <w:r w:rsidR="000F5CC6">
        <w:rPr>
          <w:rFonts w:cs="Arial"/>
          <w:szCs w:val="22"/>
        </w:rPr>
        <w:t xml:space="preserve">lt accounts during </w:t>
      </w:r>
      <w:r w:rsidR="00DA5439" w:rsidRPr="00794E4D">
        <w:rPr>
          <w:rFonts w:cs="Arial"/>
          <w:szCs w:val="22"/>
        </w:rPr>
        <w:t xml:space="preserve">Jan </w:t>
      </w:r>
      <w:r w:rsidR="00DA5439" w:rsidRPr="00794E4D">
        <w:rPr>
          <w:rFonts w:cs="Arial"/>
          <w:szCs w:val="22"/>
          <w:cs/>
        </w:rPr>
        <w:t xml:space="preserve">2009 </w:t>
      </w:r>
      <w:r w:rsidR="00DA5439" w:rsidRPr="00794E4D">
        <w:rPr>
          <w:rFonts w:cs="Arial"/>
          <w:szCs w:val="22"/>
        </w:rPr>
        <w:t xml:space="preserve">– Jun </w:t>
      </w:r>
      <w:r w:rsidR="00DA5439" w:rsidRPr="00794E4D">
        <w:rPr>
          <w:rFonts w:cs="Arial"/>
          <w:szCs w:val="22"/>
          <w:cs/>
        </w:rPr>
        <w:t xml:space="preserve">2016 </w:t>
      </w:r>
      <w:r w:rsidR="00DA5439" w:rsidRPr="00794E4D">
        <w:rPr>
          <w:rFonts w:cs="Arial"/>
          <w:szCs w:val="22"/>
        </w:rPr>
        <w:t>are observed</w:t>
      </w:r>
      <w:r w:rsidR="00DA5439" w:rsidRPr="00794E4D">
        <w:rPr>
          <w:rFonts w:cs="Arial"/>
          <w:szCs w:val="22"/>
          <w:cs/>
        </w:rPr>
        <w:t xml:space="preserve">. </w:t>
      </w:r>
      <w:r w:rsidR="00DA5439" w:rsidRPr="00794E4D">
        <w:rPr>
          <w:rFonts w:cs="Arial"/>
          <w:szCs w:val="22"/>
        </w:rPr>
        <w:t xml:space="preserve">Monthly recovery payment are observed after default to Jun </w:t>
      </w:r>
      <w:r w:rsidR="00DA5439" w:rsidRPr="00794E4D">
        <w:rPr>
          <w:rFonts w:cs="Arial"/>
          <w:szCs w:val="22"/>
          <w:cs/>
        </w:rPr>
        <w:t xml:space="preserve">2017 </w:t>
      </w:r>
    </w:p>
    <w:p w14:paraId="1DE03A7E" w14:textId="77777777" w:rsidR="00AA3391" w:rsidRPr="00794E4D" w:rsidRDefault="00AA3391" w:rsidP="00AA3391">
      <w:pPr>
        <w:pStyle w:val="Heading2"/>
        <w:numPr>
          <w:ilvl w:val="1"/>
          <w:numId w:val="2"/>
        </w:numPr>
        <w:rPr>
          <w:rFonts w:cs="Arial"/>
        </w:rPr>
      </w:pPr>
      <w:r w:rsidRPr="00794E4D">
        <w:rPr>
          <w:rFonts w:cs="Arial"/>
        </w:rPr>
        <w:t>Model Development</w:t>
      </w:r>
    </w:p>
    <w:p w14:paraId="3E30B410" w14:textId="77777777" w:rsidR="00AA3391" w:rsidRPr="00794E4D" w:rsidRDefault="00AA3391" w:rsidP="00AA3391">
      <w:pPr>
        <w:pStyle w:val="Heading3"/>
        <w:numPr>
          <w:ilvl w:val="2"/>
          <w:numId w:val="2"/>
        </w:numPr>
        <w:rPr>
          <w:rFonts w:cs="Arial"/>
        </w:rPr>
      </w:pPr>
      <w:r w:rsidRPr="00794E4D">
        <w:rPr>
          <w:rFonts w:cs="Arial"/>
        </w:rPr>
        <w:t>TTC Model</w:t>
      </w:r>
    </w:p>
    <w:p w14:paraId="6D789DCE" w14:textId="77777777" w:rsidR="00047AC5" w:rsidRPr="00794E4D" w:rsidRDefault="00D47050" w:rsidP="00806519">
      <w:pPr>
        <w:rPr>
          <w:rFonts w:cs="Arial"/>
        </w:rPr>
      </w:pPr>
      <w:r w:rsidRPr="00794E4D">
        <w:rPr>
          <w:rFonts w:cs="Arial"/>
        </w:rPr>
        <w:t>Actual recovery rate of pathways stated in Modeling Methodology of closed files customer are shown below</w:t>
      </w:r>
    </w:p>
    <w:p w14:paraId="474AD96D" w14:textId="77777777" w:rsidR="00047AC5" w:rsidRPr="00794E4D" w:rsidRDefault="00047AC5" w:rsidP="00251C86">
      <w:pPr>
        <w:pStyle w:val="Caption"/>
        <w:rPr>
          <w:rFonts w:cs="Arial"/>
        </w:rPr>
      </w:pPr>
      <w:r w:rsidRPr="00794E4D">
        <w:rPr>
          <w:rFonts w:cs="Arial"/>
          <w:noProof/>
        </w:rPr>
        <w:drawing>
          <wp:anchor distT="0" distB="0" distL="114300" distR="114300" simplePos="0" relativeHeight="251699200" behindDoc="0" locked="0" layoutInCell="1" allowOverlap="1" wp14:anchorId="05E14CBA" wp14:editId="2F493D0F">
            <wp:simplePos x="0" y="0"/>
            <wp:positionH relativeFrom="column">
              <wp:posOffset>99060</wp:posOffset>
            </wp:positionH>
            <wp:positionV relativeFrom="paragraph">
              <wp:posOffset>179070</wp:posOffset>
            </wp:positionV>
            <wp:extent cx="5960745" cy="2706370"/>
            <wp:effectExtent l="0" t="0" r="190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60745" cy="2706370"/>
                    </a:xfrm>
                    <a:prstGeom prst="rect">
                      <a:avLst/>
                    </a:prstGeom>
                    <a:noFill/>
                  </pic:spPr>
                </pic:pic>
              </a:graphicData>
            </a:graphic>
            <wp14:sizeRelH relativeFrom="page">
              <wp14:pctWidth>0</wp14:pctWidth>
            </wp14:sizeRelH>
            <wp14:sizeRelV relativeFrom="page">
              <wp14:pctHeight>0</wp14:pctHeight>
            </wp14:sizeRelV>
          </wp:anchor>
        </w:drawing>
      </w:r>
      <w:r w:rsidR="00251C86" w:rsidRPr="00794E4D">
        <w:rPr>
          <w:rFonts w:cs="Arial"/>
        </w:rPr>
        <w:t xml:space="preserve">Figure </w:t>
      </w:r>
      <w:r w:rsidR="009F1A7C" w:rsidRPr="00794E4D">
        <w:rPr>
          <w:rFonts w:cs="Arial"/>
        </w:rPr>
        <w:fldChar w:fldCharType="begin"/>
      </w:r>
      <w:r w:rsidR="009F1A7C" w:rsidRPr="00794E4D">
        <w:rPr>
          <w:rFonts w:cs="Arial"/>
        </w:rPr>
        <w:instrText xml:space="preserve"> SEQ Figure \</w:instrText>
      </w:r>
      <w:r w:rsidR="009F1A7C" w:rsidRPr="00794E4D">
        <w:rPr>
          <w:rFonts w:cs="Arial"/>
          <w:szCs w:val="18"/>
          <w:cs/>
        </w:rPr>
        <w:instrText xml:space="preserve">* </w:instrText>
      </w:r>
      <w:r w:rsidR="009F1A7C" w:rsidRPr="00794E4D">
        <w:rPr>
          <w:rFonts w:cs="Arial"/>
        </w:rPr>
        <w:instrText xml:space="preserve">ARABIC </w:instrText>
      </w:r>
      <w:r w:rsidR="009F1A7C" w:rsidRPr="00794E4D">
        <w:rPr>
          <w:rFonts w:cs="Arial"/>
        </w:rPr>
        <w:fldChar w:fldCharType="separate"/>
      </w:r>
      <w:r w:rsidR="00CC7D55">
        <w:rPr>
          <w:rFonts w:cs="Arial"/>
          <w:noProof/>
        </w:rPr>
        <w:t>8</w:t>
      </w:r>
      <w:r w:rsidR="009F1A7C" w:rsidRPr="00794E4D">
        <w:rPr>
          <w:rFonts w:cs="Arial"/>
          <w:noProof/>
        </w:rPr>
        <w:fldChar w:fldCharType="end"/>
      </w:r>
      <w:r w:rsidR="00251C86" w:rsidRPr="00794E4D">
        <w:rPr>
          <w:rFonts w:cs="Arial"/>
          <w:szCs w:val="18"/>
          <w:cs/>
        </w:rPr>
        <w:t xml:space="preserve">: </w:t>
      </w:r>
      <w:r w:rsidRPr="00794E4D">
        <w:rPr>
          <w:rFonts w:cs="Arial"/>
        </w:rPr>
        <w:t xml:space="preserve"> Recovery Rate Curve of closed</w:t>
      </w:r>
      <w:r w:rsidRPr="00794E4D">
        <w:rPr>
          <w:rFonts w:cs="Arial"/>
          <w:szCs w:val="18"/>
          <w:cs/>
        </w:rPr>
        <w:t>-</w:t>
      </w:r>
      <w:r w:rsidRPr="00794E4D">
        <w:rPr>
          <w:rFonts w:cs="Arial"/>
        </w:rPr>
        <w:t>customers</w:t>
      </w:r>
    </w:p>
    <w:p w14:paraId="1D841287" w14:textId="78B91C09" w:rsidR="00D47050" w:rsidRPr="00794E4D" w:rsidRDefault="00D47050" w:rsidP="00D47050">
      <w:pPr>
        <w:rPr>
          <w:rFonts w:cs="Arial"/>
        </w:rPr>
      </w:pPr>
      <w:r w:rsidRPr="00794E4D">
        <w:rPr>
          <w:rFonts w:cs="Arial"/>
        </w:rPr>
        <w:t xml:space="preserve">The </w:t>
      </w:r>
      <w:r w:rsidR="00EF3729" w:rsidRPr="00794E4D">
        <w:rPr>
          <w:rFonts w:cs="Arial"/>
        </w:rPr>
        <w:t>observed</w:t>
      </w:r>
      <w:r w:rsidRPr="00794E4D">
        <w:rPr>
          <w:rFonts w:cs="Arial"/>
        </w:rPr>
        <w:t xml:space="preserve"> LGD for each pathway are shown in table below</w:t>
      </w:r>
      <w:r w:rsidRPr="00794E4D">
        <w:rPr>
          <w:rFonts w:cs="Arial"/>
          <w:szCs w:val="22"/>
          <w:cs/>
        </w:rPr>
        <w:t xml:space="preserve">. </w:t>
      </w:r>
      <w:r w:rsidRPr="00794E4D">
        <w:rPr>
          <w:rFonts w:cs="Arial"/>
        </w:rPr>
        <w:t>The</w:t>
      </w:r>
      <w:r w:rsidR="00EF3729" w:rsidRPr="00794E4D">
        <w:rPr>
          <w:rFonts w:cs="Arial"/>
        </w:rPr>
        <w:t xml:space="preserve"> final</w:t>
      </w:r>
      <w:r w:rsidRPr="00794E4D">
        <w:rPr>
          <w:rFonts w:cs="Arial"/>
          <w:szCs w:val="22"/>
          <w:cs/>
        </w:rPr>
        <w:t xml:space="preserve"> </w:t>
      </w:r>
      <w:r w:rsidR="00EF3729" w:rsidRPr="00794E4D">
        <w:rPr>
          <w:rFonts w:cs="Arial"/>
        </w:rPr>
        <w:t>observed</w:t>
      </w:r>
      <w:r w:rsidRPr="00794E4D">
        <w:rPr>
          <w:rFonts w:cs="Arial"/>
        </w:rPr>
        <w:t xml:space="preserve"> LGD for K</w:t>
      </w:r>
      <w:r w:rsidRPr="00794E4D">
        <w:rPr>
          <w:rFonts w:cs="Arial"/>
          <w:szCs w:val="22"/>
          <w:cs/>
        </w:rPr>
        <w:t>-</w:t>
      </w:r>
      <w:r w:rsidRPr="00794E4D">
        <w:rPr>
          <w:rFonts w:cs="Arial"/>
        </w:rPr>
        <w:t>Leasing product is LGD of each path</w:t>
      </w:r>
      <w:r w:rsidR="006D1BD1" w:rsidRPr="00794E4D">
        <w:rPr>
          <w:rFonts w:cs="Arial"/>
        </w:rPr>
        <w:t xml:space="preserve"> weighted average by exposure at default</w:t>
      </w:r>
      <w:r w:rsidR="009E75F2" w:rsidRPr="00794E4D">
        <w:rPr>
          <w:rFonts w:cs="Arial"/>
        </w:rPr>
        <w:t xml:space="preserve"> which is 2</w:t>
      </w:r>
      <w:r w:rsidR="00C94B6F" w:rsidRPr="00794E4D">
        <w:rPr>
          <w:rFonts w:cs="Arial"/>
        </w:rPr>
        <w:t>6</w:t>
      </w:r>
      <w:r w:rsidR="009E75F2" w:rsidRPr="00794E4D">
        <w:rPr>
          <w:rFonts w:cs="Arial"/>
          <w:szCs w:val="22"/>
          <w:cs/>
        </w:rPr>
        <w:t>%</w:t>
      </w:r>
      <w:r w:rsidR="00EF3729" w:rsidRPr="00794E4D">
        <w:rPr>
          <w:rFonts w:cs="Arial"/>
          <w:szCs w:val="22"/>
          <w:cs/>
        </w:rPr>
        <w:t xml:space="preserve">. </w:t>
      </w:r>
      <w:r w:rsidR="00EF3729" w:rsidRPr="00794E4D">
        <w:rPr>
          <w:rFonts w:cs="Arial"/>
        </w:rPr>
        <w:t>Due to there is no model for LGD to capture macroeconomic variation effect, modeler need more conservative value to be used as final LGD for both through</w:t>
      </w:r>
      <w:r w:rsidR="00EF3729" w:rsidRPr="00794E4D">
        <w:rPr>
          <w:rFonts w:cs="Arial"/>
          <w:szCs w:val="22"/>
          <w:cs/>
        </w:rPr>
        <w:t>-</w:t>
      </w:r>
      <w:r w:rsidR="00EF3729" w:rsidRPr="00794E4D">
        <w:rPr>
          <w:rFonts w:cs="Arial"/>
        </w:rPr>
        <w:t>the</w:t>
      </w:r>
      <w:r w:rsidR="00EF3729" w:rsidRPr="00794E4D">
        <w:rPr>
          <w:rFonts w:cs="Arial"/>
          <w:szCs w:val="22"/>
          <w:cs/>
        </w:rPr>
        <w:t>-</w:t>
      </w:r>
      <w:r w:rsidR="00EF3729" w:rsidRPr="00794E4D">
        <w:rPr>
          <w:rFonts w:cs="Arial"/>
        </w:rPr>
        <w:t>cycle and point</w:t>
      </w:r>
      <w:r w:rsidR="00EF3729" w:rsidRPr="00794E4D">
        <w:rPr>
          <w:rFonts w:cs="Arial"/>
          <w:szCs w:val="22"/>
          <w:cs/>
        </w:rPr>
        <w:t>-</w:t>
      </w:r>
      <w:r w:rsidR="00EF3729" w:rsidRPr="00794E4D">
        <w:rPr>
          <w:rFonts w:cs="Arial"/>
        </w:rPr>
        <w:lastRenderedPageBreak/>
        <w:t>in</w:t>
      </w:r>
      <w:r w:rsidR="00EF3729" w:rsidRPr="00794E4D">
        <w:rPr>
          <w:rFonts w:cs="Arial"/>
          <w:szCs w:val="22"/>
          <w:cs/>
        </w:rPr>
        <w:t>-</w:t>
      </w:r>
      <w:r w:rsidR="00EF3729" w:rsidRPr="00794E4D">
        <w:rPr>
          <w:rFonts w:cs="Arial"/>
        </w:rPr>
        <w:t>time LGD</w:t>
      </w:r>
      <w:r w:rsidR="00EF3729" w:rsidRPr="00794E4D">
        <w:rPr>
          <w:rFonts w:cs="Arial"/>
          <w:szCs w:val="22"/>
          <w:cs/>
        </w:rPr>
        <w:t xml:space="preserve">. </w:t>
      </w:r>
      <w:r w:rsidR="00EF3729" w:rsidRPr="00794E4D">
        <w:rPr>
          <w:rFonts w:cs="Arial"/>
        </w:rPr>
        <w:t>The final constant used for both through</w:t>
      </w:r>
      <w:r w:rsidR="00EF3729" w:rsidRPr="00794E4D">
        <w:rPr>
          <w:rFonts w:cs="Arial"/>
          <w:szCs w:val="22"/>
          <w:cs/>
        </w:rPr>
        <w:t>-</w:t>
      </w:r>
      <w:r w:rsidR="00EF3729" w:rsidRPr="00794E4D">
        <w:rPr>
          <w:rFonts w:cs="Arial"/>
        </w:rPr>
        <w:t>the</w:t>
      </w:r>
      <w:r w:rsidR="00EF3729" w:rsidRPr="00794E4D">
        <w:rPr>
          <w:rFonts w:cs="Arial"/>
          <w:szCs w:val="22"/>
          <w:cs/>
        </w:rPr>
        <w:t>-</w:t>
      </w:r>
      <w:r w:rsidR="00EF3729" w:rsidRPr="00794E4D">
        <w:rPr>
          <w:rFonts w:cs="Arial"/>
        </w:rPr>
        <w:t>cycle and point</w:t>
      </w:r>
      <w:r w:rsidR="00EF3729" w:rsidRPr="00794E4D">
        <w:rPr>
          <w:rFonts w:cs="Arial"/>
          <w:szCs w:val="22"/>
          <w:cs/>
        </w:rPr>
        <w:t>-</w:t>
      </w:r>
      <w:r w:rsidR="00EF3729" w:rsidRPr="00794E4D">
        <w:rPr>
          <w:rFonts w:cs="Arial"/>
        </w:rPr>
        <w:t>in</w:t>
      </w:r>
      <w:r w:rsidR="00EF3729" w:rsidRPr="00794E4D">
        <w:rPr>
          <w:rFonts w:cs="Arial"/>
          <w:szCs w:val="22"/>
          <w:cs/>
        </w:rPr>
        <w:t>-</w:t>
      </w:r>
      <w:r w:rsidR="00EF3729" w:rsidRPr="00794E4D">
        <w:rPr>
          <w:rFonts w:cs="Arial"/>
        </w:rPr>
        <w:t>time LGD is set to equal to downturn LGD at 33</w:t>
      </w:r>
      <w:r w:rsidR="00EF3729" w:rsidRPr="00794E4D">
        <w:rPr>
          <w:rFonts w:cs="Arial"/>
          <w:szCs w:val="22"/>
          <w:cs/>
        </w:rPr>
        <w:t>.</w:t>
      </w:r>
      <w:r w:rsidR="00EF3729" w:rsidRPr="00794E4D">
        <w:rPr>
          <w:rFonts w:cs="Arial"/>
        </w:rPr>
        <w:t>42</w:t>
      </w:r>
      <w:r w:rsidR="00EF3729" w:rsidRPr="00794E4D">
        <w:rPr>
          <w:rFonts w:cs="Arial"/>
          <w:szCs w:val="22"/>
          <w:cs/>
        </w:rPr>
        <w:t>%</w:t>
      </w:r>
    </w:p>
    <w:p w14:paraId="6EC7760B" w14:textId="77777777" w:rsidR="00D47050" w:rsidRPr="00794E4D" w:rsidRDefault="00251C86" w:rsidP="00251C86">
      <w:pPr>
        <w:pStyle w:val="Caption"/>
        <w:keepNext/>
        <w:rPr>
          <w:rFonts w:cs="Arial"/>
        </w:rPr>
      </w:pPr>
      <w:r w:rsidRPr="00794E4D">
        <w:rPr>
          <w:rFonts w:cs="Arial"/>
        </w:rPr>
        <w:t xml:space="preserve">Table </w:t>
      </w:r>
      <w:r w:rsidR="009F1A7C" w:rsidRPr="00794E4D">
        <w:rPr>
          <w:rFonts w:cs="Arial"/>
        </w:rPr>
        <w:fldChar w:fldCharType="begin"/>
      </w:r>
      <w:r w:rsidR="009F1A7C" w:rsidRPr="00794E4D">
        <w:rPr>
          <w:rFonts w:cs="Arial"/>
        </w:rPr>
        <w:instrText xml:space="preserve"> SEQ Table \</w:instrText>
      </w:r>
      <w:r w:rsidR="009F1A7C" w:rsidRPr="00794E4D">
        <w:rPr>
          <w:rFonts w:cs="Arial"/>
          <w:szCs w:val="18"/>
          <w:cs/>
        </w:rPr>
        <w:instrText xml:space="preserve">* </w:instrText>
      </w:r>
      <w:r w:rsidR="009F1A7C" w:rsidRPr="00794E4D">
        <w:rPr>
          <w:rFonts w:cs="Arial"/>
        </w:rPr>
        <w:instrText xml:space="preserve">ARABIC </w:instrText>
      </w:r>
      <w:r w:rsidR="009F1A7C" w:rsidRPr="00794E4D">
        <w:rPr>
          <w:rFonts w:cs="Arial"/>
        </w:rPr>
        <w:fldChar w:fldCharType="separate"/>
      </w:r>
      <w:r w:rsidR="00CC7D55">
        <w:rPr>
          <w:rFonts w:cs="Arial"/>
          <w:noProof/>
        </w:rPr>
        <w:t>23</w:t>
      </w:r>
      <w:r w:rsidR="009F1A7C" w:rsidRPr="00794E4D">
        <w:rPr>
          <w:rFonts w:cs="Arial"/>
          <w:noProof/>
        </w:rPr>
        <w:fldChar w:fldCharType="end"/>
      </w:r>
      <w:r w:rsidRPr="00794E4D">
        <w:rPr>
          <w:rFonts w:cs="Arial"/>
          <w:szCs w:val="18"/>
          <w:cs/>
        </w:rPr>
        <w:t xml:space="preserve">: </w:t>
      </w:r>
      <w:r w:rsidR="00D47050" w:rsidRPr="00794E4D">
        <w:rPr>
          <w:rFonts w:cs="Arial"/>
        </w:rPr>
        <w:t>Expected Loss Given Default Each Path</w:t>
      </w:r>
    </w:p>
    <w:tbl>
      <w:tblPr>
        <w:tblStyle w:val="LightList-Accent1"/>
        <w:tblW w:w="5278" w:type="dxa"/>
        <w:jc w:val="center"/>
        <w:tblLook w:val="04A0" w:firstRow="1" w:lastRow="0" w:firstColumn="1" w:lastColumn="0" w:noHBand="0" w:noVBand="1"/>
      </w:tblPr>
      <w:tblGrid>
        <w:gridCol w:w="3220"/>
        <w:gridCol w:w="2058"/>
      </w:tblGrid>
      <w:tr w:rsidR="00D47050" w:rsidRPr="000F5CC6" w14:paraId="7B060773" w14:textId="77777777" w:rsidTr="000F5CC6">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220" w:type="dxa"/>
            <w:noWrap/>
            <w:vAlign w:val="center"/>
            <w:hideMark/>
          </w:tcPr>
          <w:p w14:paraId="75087C41" w14:textId="77777777" w:rsidR="00D47050" w:rsidRPr="000F5CC6" w:rsidRDefault="00D47050" w:rsidP="000F5CC6">
            <w:pPr>
              <w:jc w:val="center"/>
              <w:rPr>
                <w:rFonts w:eastAsia="Times New Roman" w:cs="Arial"/>
                <w:b w:val="0"/>
                <w:bCs w:val="0"/>
                <w:color w:val="002060"/>
                <w:sz w:val="16"/>
                <w:szCs w:val="16"/>
              </w:rPr>
            </w:pPr>
            <w:r w:rsidRPr="000F5CC6">
              <w:rPr>
                <w:rFonts w:eastAsia="Times New Roman" w:cs="Arial"/>
                <w:color w:val="002060"/>
                <w:sz w:val="16"/>
                <w:szCs w:val="16"/>
              </w:rPr>
              <w:t>Path</w:t>
            </w:r>
          </w:p>
        </w:tc>
        <w:tc>
          <w:tcPr>
            <w:tcW w:w="2058" w:type="dxa"/>
            <w:noWrap/>
            <w:vAlign w:val="center"/>
            <w:hideMark/>
          </w:tcPr>
          <w:p w14:paraId="6193B7FB" w14:textId="77777777" w:rsidR="00D47050" w:rsidRPr="000F5CC6" w:rsidRDefault="00D47050" w:rsidP="000F5CC6">
            <w:pPr>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002060"/>
                <w:sz w:val="16"/>
                <w:szCs w:val="16"/>
              </w:rPr>
            </w:pPr>
            <w:r w:rsidRPr="000F5CC6">
              <w:rPr>
                <w:rFonts w:eastAsia="Times New Roman" w:cs="Arial"/>
                <w:color w:val="002060"/>
                <w:sz w:val="16"/>
                <w:szCs w:val="16"/>
              </w:rPr>
              <w:t>LGD</w:t>
            </w:r>
          </w:p>
        </w:tc>
      </w:tr>
      <w:tr w:rsidR="00D47050" w:rsidRPr="000F5CC6" w14:paraId="54933FB5" w14:textId="77777777" w:rsidTr="000F5C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220" w:type="dxa"/>
            <w:noWrap/>
            <w:vAlign w:val="center"/>
            <w:hideMark/>
          </w:tcPr>
          <w:p w14:paraId="3158BCDE" w14:textId="42CF7B3D" w:rsidR="00D47050" w:rsidRPr="000F5CC6" w:rsidRDefault="00D47050" w:rsidP="000F5CC6">
            <w:pPr>
              <w:jc w:val="center"/>
              <w:rPr>
                <w:rFonts w:eastAsia="Times New Roman" w:cs="Arial"/>
                <w:color w:val="000000"/>
                <w:sz w:val="16"/>
                <w:szCs w:val="16"/>
              </w:rPr>
            </w:pPr>
            <w:r w:rsidRPr="000F5CC6">
              <w:rPr>
                <w:rFonts w:eastAsia="Times New Roman" w:cs="Arial"/>
                <w:color w:val="000000"/>
                <w:sz w:val="16"/>
                <w:szCs w:val="16"/>
              </w:rPr>
              <w:t>SelfCure</w:t>
            </w:r>
          </w:p>
        </w:tc>
        <w:tc>
          <w:tcPr>
            <w:tcW w:w="2058" w:type="dxa"/>
            <w:noWrap/>
            <w:vAlign w:val="center"/>
            <w:hideMark/>
          </w:tcPr>
          <w:p w14:paraId="34524E51" w14:textId="77777777" w:rsidR="00D47050" w:rsidRPr="000F5CC6" w:rsidRDefault="00D47050" w:rsidP="000F5CC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0F5CC6">
              <w:rPr>
                <w:rFonts w:eastAsia="Times New Roman" w:cs="Arial"/>
                <w:color w:val="000000"/>
                <w:sz w:val="16"/>
                <w:szCs w:val="16"/>
              </w:rPr>
              <w:t>0</w:t>
            </w:r>
            <w:r w:rsidRPr="000F5CC6">
              <w:rPr>
                <w:rFonts w:eastAsia="Times New Roman" w:cs="Arial"/>
                <w:color w:val="000000"/>
                <w:sz w:val="16"/>
                <w:szCs w:val="16"/>
                <w:cs/>
              </w:rPr>
              <w:t>%</w:t>
            </w:r>
          </w:p>
        </w:tc>
      </w:tr>
      <w:tr w:rsidR="00D47050" w:rsidRPr="000F5CC6" w14:paraId="0A593703" w14:textId="77777777" w:rsidTr="000F5CC6">
        <w:trPr>
          <w:trHeight w:val="300"/>
          <w:jc w:val="center"/>
        </w:trPr>
        <w:tc>
          <w:tcPr>
            <w:cnfStyle w:val="001000000000" w:firstRow="0" w:lastRow="0" w:firstColumn="1" w:lastColumn="0" w:oddVBand="0" w:evenVBand="0" w:oddHBand="0" w:evenHBand="0" w:firstRowFirstColumn="0" w:firstRowLastColumn="0" w:lastRowFirstColumn="0" w:lastRowLastColumn="0"/>
            <w:tcW w:w="3220" w:type="dxa"/>
            <w:noWrap/>
            <w:vAlign w:val="center"/>
            <w:hideMark/>
          </w:tcPr>
          <w:p w14:paraId="2FFFEB21" w14:textId="5FE0B67A" w:rsidR="00D47050" w:rsidRPr="000F5CC6" w:rsidRDefault="00D47050" w:rsidP="000F5CC6">
            <w:pPr>
              <w:jc w:val="center"/>
              <w:rPr>
                <w:rFonts w:eastAsia="Times New Roman" w:cs="Arial"/>
                <w:color w:val="000000"/>
                <w:sz w:val="16"/>
                <w:szCs w:val="16"/>
              </w:rPr>
            </w:pPr>
            <w:r w:rsidRPr="000F5CC6">
              <w:rPr>
                <w:rFonts w:eastAsia="Times New Roman" w:cs="Arial"/>
                <w:color w:val="000000"/>
                <w:sz w:val="16"/>
                <w:szCs w:val="16"/>
              </w:rPr>
              <w:t>EarlyCure</w:t>
            </w:r>
          </w:p>
        </w:tc>
        <w:tc>
          <w:tcPr>
            <w:tcW w:w="2058" w:type="dxa"/>
            <w:noWrap/>
            <w:vAlign w:val="center"/>
            <w:hideMark/>
          </w:tcPr>
          <w:p w14:paraId="07EC2BCE" w14:textId="77777777" w:rsidR="00D47050" w:rsidRPr="000F5CC6" w:rsidRDefault="00D47050" w:rsidP="000F5CC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0F5CC6">
              <w:rPr>
                <w:rFonts w:eastAsia="Times New Roman" w:cs="Arial"/>
                <w:color w:val="000000"/>
                <w:sz w:val="16"/>
                <w:szCs w:val="16"/>
              </w:rPr>
              <w:t>0</w:t>
            </w:r>
            <w:r w:rsidRPr="000F5CC6">
              <w:rPr>
                <w:rFonts w:eastAsia="Times New Roman" w:cs="Arial"/>
                <w:color w:val="000000"/>
                <w:sz w:val="16"/>
                <w:szCs w:val="16"/>
                <w:cs/>
              </w:rPr>
              <w:t>%</w:t>
            </w:r>
          </w:p>
        </w:tc>
      </w:tr>
      <w:tr w:rsidR="00D47050" w:rsidRPr="000F5CC6" w14:paraId="18098193" w14:textId="77777777" w:rsidTr="000F5C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220" w:type="dxa"/>
            <w:noWrap/>
            <w:vAlign w:val="center"/>
            <w:hideMark/>
          </w:tcPr>
          <w:p w14:paraId="1BA011E8" w14:textId="13E160DE" w:rsidR="00D47050" w:rsidRPr="000F5CC6" w:rsidRDefault="00D47050" w:rsidP="000F5CC6">
            <w:pPr>
              <w:jc w:val="center"/>
              <w:rPr>
                <w:rFonts w:eastAsia="Times New Roman" w:cs="Arial"/>
                <w:color w:val="000000"/>
                <w:sz w:val="16"/>
                <w:szCs w:val="16"/>
              </w:rPr>
            </w:pPr>
            <w:r w:rsidRPr="000F5CC6">
              <w:rPr>
                <w:rFonts w:eastAsia="Times New Roman" w:cs="Arial"/>
                <w:color w:val="000000"/>
                <w:sz w:val="16"/>
                <w:szCs w:val="16"/>
              </w:rPr>
              <w:t>Auction_Liquidate</w:t>
            </w:r>
          </w:p>
        </w:tc>
        <w:tc>
          <w:tcPr>
            <w:tcW w:w="2058" w:type="dxa"/>
            <w:noWrap/>
            <w:vAlign w:val="center"/>
            <w:hideMark/>
          </w:tcPr>
          <w:p w14:paraId="66DBC460" w14:textId="77777777" w:rsidR="00D47050" w:rsidRPr="000F5CC6" w:rsidRDefault="00D47050" w:rsidP="000F5CC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0F5CC6">
              <w:rPr>
                <w:rFonts w:eastAsia="Times New Roman" w:cs="Arial"/>
                <w:color w:val="000000"/>
                <w:sz w:val="16"/>
                <w:szCs w:val="16"/>
              </w:rPr>
              <w:t>17</w:t>
            </w:r>
            <w:r w:rsidRPr="000F5CC6">
              <w:rPr>
                <w:rFonts w:eastAsia="Times New Roman" w:cs="Arial"/>
                <w:color w:val="000000"/>
                <w:sz w:val="16"/>
                <w:szCs w:val="16"/>
                <w:cs/>
              </w:rPr>
              <w:t>%</w:t>
            </w:r>
          </w:p>
        </w:tc>
      </w:tr>
      <w:tr w:rsidR="00D47050" w:rsidRPr="000F5CC6" w14:paraId="0F52E4CD" w14:textId="77777777" w:rsidTr="000F5CC6">
        <w:trPr>
          <w:trHeight w:val="300"/>
          <w:jc w:val="center"/>
        </w:trPr>
        <w:tc>
          <w:tcPr>
            <w:cnfStyle w:val="001000000000" w:firstRow="0" w:lastRow="0" w:firstColumn="1" w:lastColumn="0" w:oddVBand="0" w:evenVBand="0" w:oddHBand="0" w:evenHBand="0" w:firstRowFirstColumn="0" w:firstRowLastColumn="0" w:lastRowFirstColumn="0" w:lastRowLastColumn="0"/>
            <w:tcW w:w="3220" w:type="dxa"/>
            <w:noWrap/>
            <w:vAlign w:val="center"/>
            <w:hideMark/>
          </w:tcPr>
          <w:p w14:paraId="3FBCB10E" w14:textId="34571CC8" w:rsidR="00D47050" w:rsidRPr="000F5CC6" w:rsidRDefault="00D47050" w:rsidP="000F5CC6">
            <w:pPr>
              <w:jc w:val="center"/>
              <w:rPr>
                <w:rFonts w:eastAsia="Times New Roman" w:cs="Arial"/>
                <w:color w:val="000000"/>
                <w:sz w:val="16"/>
                <w:szCs w:val="16"/>
              </w:rPr>
            </w:pPr>
            <w:r w:rsidRPr="000F5CC6">
              <w:rPr>
                <w:rFonts w:eastAsia="Times New Roman" w:cs="Arial"/>
                <w:color w:val="000000"/>
                <w:sz w:val="16"/>
                <w:szCs w:val="16"/>
              </w:rPr>
              <w:t>Write off</w:t>
            </w:r>
          </w:p>
        </w:tc>
        <w:tc>
          <w:tcPr>
            <w:tcW w:w="2058" w:type="dxa"/>
            <w:noWrap/>
            <w:vAlign w:val="center"/>
            <w:hideMark/>
          </w:tcPr>
          <w:p w14:paraId="44E138F5" w14:textId="77777777" w:rsidR="00D47050" w:rsidRPr="000F5CC6" w:rsidRDefault="00D47050" w:rsidP="000F5CC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0F5CC6">
              <w:rPr>
                <w:rFonts w:eastAsia="Times New Roman" w:cs="Arial"/>
                <w:color w:val="000000"/>
                <w:sz w:val="16"/>
                <w:szCs w:val="16"/>
              </w:rPr>
              <w:t>84</w:t>
            </w:r>
            <w:r w:rsidRPr="000F5CC6">
              <w:rPr>
                <w:rFonts w:eastAsia="Times New Roman" w:cs="Arial"/>
                <w:color w:val="000000"/>
                <w:sz w:val="16"/>
                <w:szCs w:val="16"/>
                <w:cs/>
              </w:rPr>
              <w:t>%</w:t>
            </w:r>
          </w:p>
        </w:tc>
      </w:tr>
      <w:tr w:rsidR="00D47050" w:rsidRPr="000F5CC6" w14:paraId="40A39CF2" w14:textId="77777777" w:rsidTr="000F5C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220" w:type="dxa"/>
            <w:noWrap/>
            <w:vAlign w:val="center"/>
            <w:hideMark/>
          </w:tcPr>
          <w:p w14:paraId="7A203F1F" w14:textId="39B63837" w:rsidR="00D47050" w:rsidRPr="000F5CC6" w:rsidRDefault="00D47050" w:rsidP="000F5CC6">
            <w:pPr>
              <w:jc w:val="center"/>
              <w:rPr>
                <w:rFonts w:eastAsia="Times New Roman" w:cs="Arial"/>
                <w:color w:val="000000"/>
                <w:sz w:val="16"/>
                <w:szCs w:val="16"/>
              </w:rPr>
            </w:pPr>
            <w:r w:rsidRPr="000F5CC6">
              <w:rPr>
                <w:rFonts w:eastAsia="Times New Roman" w:cs="Arial"/>
                <w:color w:val="000000"/>
                <w:sz w:val="16"/>
                <w:szCs w:val="16"/>
              </w:rPr>
              <w:t>NPL</w:t>
            </w:r>
          </w:p>
        </w:tc>
        <w:tc>
          <w:tcPr>
            <w:tcW w:w="2058" w:type="dxa"/>
            <w:noWrap/>
            <w:vAlign w:val="center"/>
            <w:hideMark/>
          </w:tcPr>
          <w:p w14:paraId="4222805F" w14:textId="77777777" w:rsidR="00D47050" w:rsidRPr="000F5CC6" w:rsidRDefault="00D47050" w:rsidP="000F5CC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0F5CC6">
              <w:rPr>
                <w:rFonts w:eastAsia="Times New Roman" w:cs="Arial"/>
                <w:color w:val="000000"/>
                <w:sz w:val="16"/>
                <w:szCs w:val="16"/>
              </w:rPr>
              <w:t>66</w:t>
            </w:r>
            <w:r w:rsidRPr="000F5CC6">
              <w:rPr>
                <w:rFonts w:eastAsia="Times New Roman" w:cs="Arial"/>
                <w:color w:val="000000"/>
                <w:sz w:val="16"/>
                <w:szCs w:val="16"/>
                <w:cs/>
              </w:rPr>
              <w:t>%</w:t>
            </w:r>
          </w:p>
        </w:tc>
      </w:tr>
      <w:tr w:rsidR="00D47050" w:rsidRPr="000F5CC6" w14:paraId="2D3F0D34" w14:textId="77777777" w:rsidTr="000F5CC6">
        <w:trPr>
          <w:trHeight w:val="315"/>
          <w:jc w:val="center"/>
        </w:trPr>
        <w:tc>
          <w:tcPr>
            <w:cnfStyle w:val="001000000000" w:firstRow="0" w:lastRow="0" w:firstColumn="1" w:lastColumn="0" w:oddVBand="0" w:evenVBand="0" w:oddHBand="0" w:evenHBand="0" w:firstRowFirstColumn="0" w:firstRowLastColumn="0" w:lastRowFirstColumn="0" w:lastRowLastColumn="0"/>
            <w:tcW w:w="3220" w:type="dxa"/>
            <w:noWrap/>
            <w:vAlign w:val="center"/>
            <w:hideMark/>
          </w:tcPr>
          <w:p w14:paraId="5FC8C0FC" w14:textId="77777777" w:rsidR="00D47050" w:rsidRPr="000F5CC6" w:rsidRDefault="00D47050" w:rsidP="000F5CC6">
            <w:pPr>
              <w:jc w:val="center"/>
              <w:rPr>
                <w:rFonts w:eastAsia="Times New Roman" w:cs="Arial"/>
                <w:b w:val="0"/>
                <w:bCs w:val="0"/>
                <w:color w:val="002060"/>
                <w:sz w:val="16"/>
                <w:szCs w:val="16"/>
              </w:rPr>
            </w:pPr>
            <w:r w:rsidRPr="000F5CC6">
              <w:rPr>
                <w:rFonts w:eastAsia="Times New Roman" w:cs="Arial"/>
                <w:color w:val="002060"/>
                <w:sz w:val="16"/>
                <w:szCs w:val="16"/>
              </w:rPr>
              <w:t>Total LGD</w:t>
            </w:r>
          </w:p>
        </w:tc>
        <w:tc>
          <w:tcPr>
            <w:tcW w:w="2058" w:type="dxa"/>
            <w:noWrap/>
            <w:vAlign w:val="center"/>
            <w:hideMark/>
          </w:tcPr>
          <w:p w14:paraId="33A071EB" w14:textId="77777777" w:rsidR="00D47050" w:rsidRPr="000F5CC6" w:rsidRDefault="00D47050" w:rsidP="000F5CC6">
            <w:pPr>
              <w:jc w:val="center"/>
              <w:cnfStyle w:val="000000000000" w:firstRow="0" w:lastRow="0" w:firstColumn="0" w:lastColumn="0" w:oddVBand="0" w:evenVBand="0" w:oddHBand="0" w:evenHBand="0" w:firstRowFirstColumn="0" w:firstRowLastColumn="0" w:lastRowFirstColumn="0" w:lastRowLastColumn="0"/>
              <w:rPr>
                <w:rFonts w:eastAsia="Times New Roman" w:cs="Arial"/>
                <w:b/>
                <w:bCs/>
                <w:color w:val="002060"/>
                <w:sz w:val="16"/>
                <w:szCs w:val="16"/>
              </w:rPr>
            </w:pPr>
            <w:r w:rsidRPr="000F5CC6">
              <w:rPr>
                <w:rFonts w:eastAsia="Times New Roman" w:cs="Arial"/>
                <w:b/>
                <w:bCs/>
                <w:color w:val="002060"/>
                <w:sz w:val="16"/>
                <w:szCs w:val="16"/>
              </w:rPr>
              <w:t>2</w:t>
            </w:r>
            <w:r w:rsidR="00BC57A6" w:rsidRPr="000F5CC6">
              <w:rPr>
                <w:rFonts w:eastAsia="Times New Roman" w:cs="Arial"/>
                <w:b/>
                <w:bCs/>
                <w:color w:val="002060"/>
                <w:sz w:val="16"/>
                <w:szCs w:val="16"/>
              </w:rPr>
              <w:t>6</w:t>
            </w:r>
            <w:r w:rsidRPr="000F5CC6">
              <w:rPr>
                <w:rFonts w:eastAsia="Times New Roman" w:cs="Arial"/>
                <w:b/>
                <w:bCs/>
                <w:color w:val="002060"/>
                <w:sz w:val="16"/>
                <w:szCs w:val="16"/>
                <w:cs/>
              </w:rPr>
              <w:t>%</w:t>
            </w:r>
          </w:p>
        </w:tc>
      </w:tr>
    </w:tbl>
    <w:p w14:paraId="66EA4CA5" w14:textId="77777777" w:rsidR="00D47050" w:rsidRPr="00794E4D" w:rsidRDefault="00D47050" w:rsidP="00D47050">
      <w:pPr>
        <w:ind w:left="1418" w:firstLine="589"/>
        <w:rPr>
          <w:rFonts w:cs="Arial"/>
          <w:sz w:val="18"/>
          <w:szCs w:val="18"/>
        </w:rPr>
      </w:pPr>
    </w:p>
    <w:p w14:paraId="458B3E17" w14:textId="77777777" w:rsidR="00D47050" w:rsidRPr="00794E4D" w:rsidRDefault="00251C86" w:rsidP="00251C86">
      <w:pPr>
        <w:pStyle w:val="Caption"/>
        <w:rPr>
          <w:rFonts w:cs="Arial"/>
          <w:sz w:val="20"/>
          <w:szCs w:val="20"/>
        </w:rPr>
      </w:pPr>
      <w:r w:rsidRPr="00794E4D">
        <w:rPr>
          <w:rFonts w:cs="Arial"/>
        </w:rPr>
        <w:t xml:space="preserve">Table </w:t>
      </w:r>
      <w:r w:rsidR="009F1A7C" w:rsidRPr="00794E4D">
        <w:rPr>
          <w:rFonts w:cs="Arial"/>
        </w:rPr>
        <w:fldChar w:fldCharType="begin"/>
      </w:r>
      <w:r w:rsidR="009F1A7C" w:rsidRPr="00794E4D">
        <w:rPr>
          <w:rFonts w:cs="Arial"/>
        </w:rPr>
        <w:instrText xml:space="preserve"> SEQ Table \</w:instrText>
      </w:r>
      <w:r w:rsidR="009F1A7C" w:rsidRPr="00794E4D">
        <w:rPr>
          <w:rFonts w:cs="Arial"/>
          <w:szCs w:val="18"/>
          <w:cs/>
        </w:rPr>
        <w:instrText xml:space="preserve">* </w:instrText>
      </w:r>
      <w:r w:rsidR="009F1A7C" w:rsidRPr="00794E4D">
        <w:rPr>
          <w:rFonts w:cs="Arial"/>
        </w:rPr>
        <w:instrText xml:space="preserve">ARABIC </w:instrText>
      </w:r>
      <w:r w:rsidR="009F1A7C" w:rsidRPr="00794E4D">
        <w:rPr>
          <w:rFonts w:cs="Arial"/>
        </w:rPr>
        <w:fldChar w:fldCharType="separate"/>
      </w:r>
      <w:r w:rsidR="00CC7D55">
        <w:rPr>
          <w:rFonts w:cs="Arial"/>
          <w:noProof/>
        </w:rPr>
        <w:t>24</w:t>
      </w:r>
      <w:r w:rsidR="009F1A7C" w:rsidRPr="00794E4D">
        <w:rPr>
          <w:rFonts w:cs="Arial"/>
          <w:noProof/>
        </w:rPr>
        <w:fldChar w:fldCharType="end"/>
      </w:r>
      <w:r w:rsidRPr="00794E4D">
        <w:rPr>
          <w:rFonts w:cs="Arial"/>
          <w:szCs w:val="18"/>
          <w:cs/>
        </w:rPr>
        <w:t>:</w:t>
      </w:r>
      <w:r w:rsidR="00D47050" w:rsidRPr="00794E4D">
        <w:rPr>
          <w:rFonts w:cs="Arial"/>
          <w:sz w:val="20"/>
          <w:szCs w:val="20"/>
        </w:rPr>
        <w:t xml:space="preserve"> Final LGD </w:t>
      </w:r>
    </w:p>
    <w:tbl>
      <w:tblPr>
        <w:tblStyle w:val="LightList-Accent1"/>
        <w:tblW w:w="6582" w:type="dxa"/>
        <w:jc w:val="center"/>
        <w:tblLook w:val="04A0" w:firstRow="1" w:lastRow="0" w:firstColumn="1" w:lastColumn="0" w:noHBand="0" w:noVBand="1"/>
      </w:tblPr>
      <w:tblGrid>
        <w:gridCol w:w="1780"/>
        <w:gridCol w:w="2401"/>
        <w:gridCol w:w="2401"/>
      </w:tblGrid>
      <w:tr w:rsidR="00D47050" w:rsidRPr="000F5CC6" w14:paraId="76307874" w14:textId="77777777" w:rsidTr="000F5CC6">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780" w:type="dxa"/>
            <w:noWrap/>
            <w:vAlign w:val="center"/>
            <w:hideMark/>
          </w:tcPr>
          <w:p w14:paraId="09D9E4A1" w14:textId="77777777" w:rsidR="00D47050" w:rsidRPr="000F5CC6" w:rsidRDefault="00D47050" w:rsidP="000F5CC6">
            <w:pPr>
              <w:jc w:val="center"/>
              <w:rPr>
                <w:rFonts w:eastAsia="Times New Roman" w:cs="Arial"/>
                <w:b w:val="0"/>
                <w:bCs w:val="0"/>
                <w:color w:val="000000"/>
                <w:sz w:val="16"/>
                <w:szCs w:val="16"/>
              </w:rPr>
            </w:pPr>
            <w:r w:rsidRPr="000F5CC6">
              <w:rPr>
                <w:rFonts w:eastAsia="Times New Roman" w:cs="Arial"/>
                <w:color w:val="000000"/>
                <w:sz w:val="16"/>
                <w:szCs w:val="16"/>
              </w:rPr>
              <w:t>Product</w:t>
            </w:r>
          </w:p>
        </w:tc>
        <w:tc>
          <w:tcPr>
            <w:tcW w:w="2401" w:type="dxa"/>
            <w:noWrap/>
            <w:vAlign w:val="center"/>
            <w:hideMark/>
          </w:tcPr>
          <w:p w14:paraId="0724BA07" w14:textId="77777777" w:rsidR="00D47050" w:rsidRPr="000F5CC6" w:rsidRDefault="00EF3729" w:rsidP="000F5CC6">
            <w:pPr>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000000"/>
                <w:sz w:val="16"/>
                <w:szCs w:val="16"/>
              </w:rPr>
            </w:pPr>
            <w:r w:rsidRPr="000F5CC6">
              <w:rPr>
                <w:rFonts w:eastAsia="Times New Roman" w:cs="Arial"/>
                <w:color w:val="000000"/>
                <w:sz w:val="16"/>
                <w:szCs w:val="16"/>
              </w:rPr>
              <w:t>Observed</w:t>
            </w:r>
            <w:r w:rsidR="00D47050" w:rsidRPr="000F5CC6">
              <w:rPr>
                <w:rFonts w:eastAsia="Times New Roman" w:cs="Arial"/>
                <w:color w:val="000000"/>
                <w:sz w:val="16"/>
                <w:szCs w:val="16"/>
              </w:rPr>
              <w:t xml:space="preserve"> LGD</w:t>
            </w:r>
          </w:p>
        </w:tc>
        <w:tc>
          <w:tcPr>
            <w:tcW w:w="2401" w:type="dxa"/>
            <w:vAlign w:val="center"/>
          </w:tcPr>
          <w:p w14:paraId="2701413D" w14:textId="77777777" w:rsidR="00D47050" w:rsidRPr="000F5CC6" w:rsidRDefault="00D47050" w:rsidP="000F5CC6">
            <w:pPr>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000000"/>
                <w:sz w:val="16"/>
                <w:szCs w:val="16"/>
              </w:rPr>
            </w:pPr>
            <w:r w:rsidRPr="000F5CC6">
              <w:rPr>
                <w:rFonts w:eastAsia="Times New Roman" w:cs="Arial"/>
                <w:color w:val="000000"/>
                <w:sz w:val="16"/>
                <w:szCs w:val="16"/>
              </w:rPr>
              <w:t>LGD</w:t>
            </w:r>
            <w:r w:rsidR="00252BF2" w:rsidRPr="000F5CC6">
              <w:rPr>
                <w:rFonts w:eastAsia="Times New Roman" w:cs="Arial"/>
                <w:color w:val="000000"/>
                <w:sz w:val="16"/>
                <w:szCs w:val="16"/>
                <w:cs/>
              </w:rPr>
              <w:t xml:space="preserve"> </w:t>
            </w:r>
            <w:r w:rsidR="00252BF2" w:rsidRPr="000F5CC6">
              <w:rPr>
                <w:rFonts w:eastAsia="Times New Roman" w:cs="Arial"/>
                <w:color w:val="000000"/>
                <w:sz w:val="16"/>
                <w:szCs w:val="16"/>
              </w:rPr>
              <w:br/>
            </w:r>
            <w:r w:rsidR="00252BF2" w:rsidRPr="000F5CC6">
              <w:rPr>
                <w:rFonts w:eastAsia="Times New Roman" w:cs="Arial"/>
                <w:color w:val="000000"/>
                <w:sz w:val="16"/>
                <w:szCs w:val="16"/>
                <w:cs/>
              </w:rPr>
              <w:t>(</w:t>
            </w:r>
            <w:r w:rsidR="00252BF2" w:rsidRPr="000F5CC6">
              <w:rPr>
                <w:rFonts w:eastAsia="Times New Roman" w:cs="Arial"/>
                <w:color w:val="000000"/>
                <w:sz w:val="16"/>
                <w:szCs w:val="16"/>
              </w:rPr>
              <w:t>Downturn &amp; TT&amp;PIT</w:t>
            </w:r>
            <w:r w:rsidR="00252BF2" w:rsidRPr="000F5CC6">
              <w:rPr>
                <w:rFonts w:eastAsia="Times New Roman" w:cs="Arial"/>
                <w:color w:val="000000"/>
                <w:sz w:val="16"/>
                <w:szCs w:val="16"/>
                <w:cs/>
              </w:rPr>
              <w:t>)</w:t>
            </w:r>
          </w:p>
        </w:tc>
      </w:tr>
      <w:tr w:rsidR="00D47050" w:rsidRPr="000F5CC6" w14:paraId="0B026E7C" w14:textId="77777777" w:rsidTr="000F5CC6">
        <w:trPr>
          <w:cnfStyle w:val="000000100000" w:firstRow="0" w:lastRow="0" w:firstColumn="0" w:lastColumn="0" w:oddVBand="0" w:evenVBand="0" w:oddHBand="1" w:evenHBand="0" w:firstRowFirstColumn="0" w:firstRowLastColumn="0" w:lastRowFirstColumn="0" w:lastRowLastColumn="0"/>
          <w:trHeight w:val="437"/>
          <w:jc w:val="center"/>
        </w:trPr>
        <w:tc>
          <w:tcPr>
            <w:cnfStyle w:val="001000000000" w:firstRow="0" w:lastRow="0" w:firstColumn="1" w:lastColumn="0" w:oddVBand="0" w:evenVBand="0" w:oddHBand="0" w:evenHBand="0" w:firstRowFirstColumn="0" w:firstRowLastColumn="0" w:lastRowFirstColumn="0" w:lastRowLastColumn="0"/>
            <w:tcW w:w="1780" w:type="dxa"/>
            <w:noWrap/>
            <w:vAlign w:val="center"/>
          </w:tcPr>
          <w:p w14:paraId="3C89FC4B" w14:textId="77777777" w:rsidR="00D47050" w:rsidRPr="000F5CC6" w:rsidRDefault="00D47050" w:rsidP="000F5CC6">
            <w:pPr>
              <w:jc w:val="center"/>
              <w:rPr>
                <w:rFonts w:eastAsia="Times New Roman" w:cs="Arial"/>
                <w:color w:val="000000"/>
                <w:sz w:val="16"/>
                <w:szCs w:val="16"/>
              </w:rPr>
            </w:pPr>
            <w:r w:rsidRPr="000F5CC6">
              <w:rPr>
                <w:rFonts w:eastAsia="Times New Roman" w:cs="Arial"/>
                <w:color w:val="000000"/>
                <w:sz w:val="16"/>
                <w:szCs w:val="16"/>
              </w:rPr>
              <w:t>K Leasing</w:t>
            </w:r>
          </w:p>
        </w:tc>
        <w:tc>
          <w:tcPr>
            <w:tcW w:w="2401" w:type="dxa"/>
            <w:vAlign w:val="center"/>
          </w:tcPr>
          <w:p w14:paraId="14A0905B" w14:textId="77777777" w:rsidR="00D47050" w:rsidRPr="000F5CC6" w:rsidRDefault="00D47050" w:rsidP="000F5CC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0F5CC6">
              <w:rPr>
                <w:rFonts w:eastAsia="Times New Roman" w:cs="Arial"/>
                <w:color w:val="000000"/>
                <w:sz w:val="16"/>
                <w:szCs w:val="16"/>
              </w:rPr>
              <w:t>2</w:t>
            </w:r>
            <w:r w:rsidR="00BC57A6" w:rsidRPr="000F5CC6">
              <w:rPr>
                <w:rFonts w:eastAsia="Times New Roman" w:cs="Arial"/>
                <w:color w:val="000000"/>
                <w:sz w:val="16"/>
                <w:szCs w:val="16"/>
              </w:rPr>
              <w:t>6</w:t>
            </w:r>
            <w:r w:rsidRPr="000F5CC6">
              <w:rPr>
                <w:rFonts w:eastAsia="Times New Roman" w:cs="Arial"/>
                <w:color w:val="000000"/>
                <w:sz w:val="16"/>
                <w:szCs w:val="16"/>
                <w:cs/>
              </w:rPr>
              <w:t>%</w:t>
            </w:r>
          </w:p>
        </w:tc>
        <w:tc>
          <w:tcPr>
            <w:tcW w:w="2401" w:type="dxa"/>
            <w:vAlign w:val="center"/>
          </w:tcPr>
          <w:p w14:paraId="6ECEB4FE" w14:textId="77777777" w:rsidR="00D47050" w:rsidRPr="000F5CC6" w:rsidRDefault="00D47050" w:rsidP="000F5CC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0F5CC6">
              <w:rPr>
                <w:rFonts w:eastAsia="Times New Roman" w:cs="Arial"/>
                <w:color w:val="000000"/>
                <w:sz w:val="16"/>
                <w:szCs w:val="16"/>
              </w:rPr>
              <w:t>33</w:t>
            </w:r>
            <w:r w:rsidRPr="000F5CC6">
              <w:rPr>
                <w:rFonts w:eastAsia="Times New Roman" w:cs="Arial"/>
                <w:color w:val="000000"/>
                <w:sz w:val="16"/>
                <w:szCs w:val="16"/>
                <w:cs/>
              </w:rPr>
              <w:t>.</w:t>
            </w:r>
            <w:r w:rsidRPr="000F5CC6">
              <w:rPr>
                <w:rFonts w:eastAsia="Times New Roman" w:cs="Arial"/>
                <w:color w:val="000000"/>
                <w:sz w:val="16"/>
                <w:szCs w:val="16"/>
              </w:rPr>
              <w:t>42</w:t>
            </w:r>
            <w:r w:rsidRPr="000F5CC6">
              <w:rPr>
                <w:rFonts w:eastAsia="Times New Roman" w:cs="Arial"/>
                <w:color w:val="000000"/>
                <w:sz w:val="16"/>
                <w:szCs w:val="16"/>
                <w:cs/>
              </w:rPr>
              <w:t>%</w:t>
            </w:r>
          </w:p>
        </w:tc>
      </w:tr>
    </w:tbl>
    <w:p w14:paraId="77554869" w14:textId="77777777" w:rsidR="00D47050" w:rsidRPr="00794E4D" w:rsidRDefault="00D47050" w:rsidP="00251C86">
      <w:pPr>
        <w:rPr>
          <w:rFonts w:cs="Arial"/>
        </w:rPr>
      </w:pPr>
    </w:p>
    <w:p w14:paraId="1DC7DB48" w14:textId="77777777" w:rsidR="00AA3391" w:rsidRPr="00794E4D" w:rsidRDefault="00AA3391" w:rsidP="00AA3391">
      <w:pPr>
        <w:pStyle w:val="Heading3"/>
        <w:numPr>
          <w:ilvl w:val="2"/>
          <w:numId w:val="2"/>
        </w:numPr>
        <w:rPr>
          <w:rFonts w:cs="Arial"/>
        </w:rPr>
      </w:pPr>
      <w:r w:rsidRPr="00794E4D">
        <w:rPr>
          <w:rFonts w:cs="Arial"/>
        </w:rPr>
        <w:t>PIT Model</w:t>
      </w:r>
    </w:p>
    <w:p w14:paraId="17342BCE" w14:textId="1F64CA7F" w:rsidR="006D1BD1" w:rsidRPr="00794E4D" w:rsidRDefault="006D1BD1" w:rsidP="006D1BD1">
      <w:pPr>
        <w:tabs>
          <w:tab w:val="left" w:pos="-2268"/>
        </w:tabs>
        <w:spacing w:after="120" w:line="276" w:lineRule="auto"/>
        <w:jc w:val="thaiDistribute"/>
        <w:rPr>
          <w:rFonts w:cs="Arial"/>
          <w:szCs w:val="22"/>
        </w:rPr>
      </w:pPr>
      <w:r w:rsidRPr="00794E4D">
        <w:rPr>
          <w:rFonts w:cs="Arial"/>
          <w:szCs w:val="22"/>
        </w:rPr>
        <w:t>For LGD of K</w:t>
      </w:r>
      <w:r w:rsidRPr="00794E4D">
        <w:rPr>
          <w:rFonts w:cs="Arial"/>
          <w:szCs w:val="22"/>
          <w:cs/>
        </w:rPr>
        <w:t>-</w:t>
      </w:r>
      <w:r w:rsidRPr="00794E4D">
        <w:rPr>
          <w:rFonts w:cs="Arial"/>
          <w:szCs w:val="22"/>
        </w:rPr>
        <w:t>leasing, all point</w:t>
      </w:r>
      <w:r w:rsidRPr="00794E4D">
        <w:rPr>
          <w:rFonts w:cs="Arial"/>
          <w:szCs w:val="22"/>
          <w:cs/>
        </w:rPr>
        <w:t>-</w:t>
      </w:r>
      <w:r w:rsidRPr="00794E4D">
        <w:rPr>
          <w:rFonts w:cs="Arial"/>
          <w:szCs w:val="22"/>
        </w:rPr>
        <w:t>in</w:t>
      </w:r>
      <w:r w:rsidRPr="00794E4D">
        <w:rPr>
          <w:rFonts w:cs="Arial"/>
          <w:szCs w:val="22"/>
          <w:cs/>
        </w:rPr>
        <w:t>-</w:t>
      </w:r>
      <w:r w:rsidRPr="00794E4D">
        <w:rPr>
          <w:rFonts w:cs="Arial"/>
          <w:szCs w:val="22"/>
        </w:rPr>
        <w:t>time LGD will equal to through</w:t>
      </w:r>
      <w:r w:rsidRPr="00794E4D">
        <w:rPr>
          <w:rFonts w:cs="Arial"/>
          <w:szCs w:val="22"/>
          <w:cs/>
        </w:rPr>
        <w:t>-</w:t>
      </w:r>
      <w:r w:rsidRPr="00794E4D">
        <w:rPr>
          <w:rFonts w:cs="Arial"/>
          <w:szCs w:val="22"/>
        </w:rPr>
        <w:t>the</w:t>
      </w:r>
      <w:r w:rsidRPr="00794E4D">
        <w:rPr>
          <w:rFonts w:cs="Arial"/>
          <w:szCs w:val="22"/>
          <w:cs/>
        </w:rPr>
        <w:t>-</w:t>
      </w:r>
      <w:r w:rsidRPr="00794E4D">
        <w:rPr>
          <w:rFonts w:cs="Arial"/>
          <w:szCs w:val="22"/>
        </w:rPr>
        <w:t>cycle LGD because there is no model to adjust</w:t>
      </w:r>
      <w:r w:rsidRPr="00794E4D">
        <w:rPr>
          <w:rFonts w:cs="Arial"/>
          <w:szCs w:val="22"/>
          <w:cs/>
        </w:rPr>
        <w:t>.</w:t>
      </w:r>
    </w:p>
    <w:p w14:paraId="47813EB9" w14:textId="77777777" w:rsidR="003B5150" w:rsidRPr="00794E4D" w:rsidRDefault="003B5150" w:rsidP="00AA3391">
      <w:pPr>
        <w:rPr>
          <w:rFonts w:cs="Arial"/>
        </w:rPr>
      </w:pPr>
    </w:p>
    <w:p w14:paraId="44502496" w14:textId="77777777" w:rsidR="00AA3391" w:rsidRPr="00794E4D" w:rsidRDefault="00AA3391" w:rsidP="00AA3391">
      <w:pPr>
        <w:pStyle w:val="Heading2"/>
        <w:numPr>
          <w:ilvl w:val="1"/>
          <w:numId w:val="2"/>
        </w:numPr>
        <w:rPr>
          <w:rFonts w:cs="Arial"/>
        </w:rPr>
      </w:pPr>
      <w:r w:rsidRPr="00794E4D">
        <w:rPr>
          <w:rFonts w:cs="Arial"/>
        </w:rPr>
        <w:t>Pre</w:t>
      </w:r>
      <w:r w:rsidRPr="00794E4D">
        <w:rPr>
          <w:rFonts w:cs="Arial"/>
          <w:bCs/>
          <w:szCs w:val="28"/>
          <w:cs/>
        </w:rPr>
        <w:t>-</w:t>
      </w:r>
      <w:r w:rsidRPr="00794E4D">
        <w:rPr>
          <w:rFonts w:cs="Arial"/>
        </w:rPr>
        <w:t>Validation</w:t>
      </w:r>
    </w:p>
    <w:p w14:paraId="51985F1D" w14:textId="77777777" w:rsidR="00AD7EE4" w:rsidRPr="00794E4D" w:rsidRDefault="00A02C2A" w:rsidP="00806519">
      <w:pPr>
        <w:rPr>
          <w:rFonts w:cs="Arial"/>
        </w:rPr>
      </w:pPr>
      <w:r w:rsidRPr="00794E4D">
        <w:rPr>
          <w:rFonts w:cs="Arial"/>
        </w:rPr>
        <w:t>LGD developed for K</w:t>
      </w:r>
      <w:r w:rsidRPr="00794E4D">
        <w:rPr>
          <w:rFonts w:cs="Arial"/>
          <w:szCs w:val="22"/>
          <w:cs/>
        </w:rPr>
        <w:t>-</w:t>
      </w:r>
      <w:r w:rsidRPr="00794E4D">
        <w:rPr>
          <w:rFonts w:cs="Arial"/>
        </w:rPr>
        <w:t>Leasing product is not statistical model but a constant that averaged from all long</w:t>
      </w:r>
      <w:r w:rsidRPr="00794E4D">
        <w:rPr>
          <w:rFonts w:cs="Arial"/>
          <w:szCs w:val="22"/>
          <w:cs/>
        </w:rPr>
        <w:t>-</w:t>
      </w:r>
      <w:r w:rsidRPr="00794E4D">
        <w:rPr>
          <w:rFonts w:cs="Arial"/>
        </w:rPr>
        <w:t>term</w:t>
      </w:r>
      <w:r w:rsidR="009E054F" w:rsidRPr="00794E4D">
        <w:rPr>
          <w:rFonts w:cs="Arial"/>
        </w:rPr>
        <w:t xml:space="preserve"> currently</w:t>
      </w:r>
      <w:r w:rsidRPr="00794E4D">
        <w:rPr>
          <w:rFonts w:cs="Arial"/>
          <w:szCs w:val="22"/>
          <w:cs/>
        </w:rPr>
        <w:t xml:space="preserve"> </w:t>
      </w:r>
      <w:r w:rsidR="009E054F" w:rsidRPr="00794E4D">
        <w:rPr>
          <w:rFonts w:cs="Arial"/>
        </w:rPr>
        <w:t>available</w:t>
      </w:r>
      <w:r w:rsidRPr="00794E4D">
        <w:rPr>
          <w:rFonts w:cs="Arial"/>
        </w:rPr>
        <w:t xml:space="preserve"> historical data so model validation at development stage is not necessary</w:t>
      </w:r>
      <w:r w:rsidRPr="00794E4D">
        <w:rPr>
          <w:rFonts w:cs="Arial"/>
          <w:szCs w:val="22"/>
          <w:cs/>
        </w:rPr>
        <w:t xml:space="preserve">. </w:t>
      </w:r>
    </w:p>
    <w:p w14:paraId="5D85C675" w14:textId="77777777" w:rsidR="00951A8B" w:rsidRPr="00794E4D" w:rsidRDefault="00951A8B">
      <w:pPr>
        <w:spacing w:line="259" w:lineRule="auto"/>
        <w:rPr>
          <w:rFonts w:eastAsiaTheme="majorEastAsia" w:cs="Arial"/>
          <w:b/>
          <w:sz w:val="32"/>
          <w:szCs w:val="40"/>
        </w:rPr>
      </w:pPr>
      <w:r w:rsidRPr="00794E4D">
        <w:rPr>
          <w:rFonts w:cs="Arial"/>
          <w:szCs w:val="22"/>
          <w:cs/>
        </w:rPr>
        <w:br w:type="page"/>
      </w:r>
    </w:p>
    <w:p w14:paraId="701B580F" w14:textId="77777777" w:rsidR="00885559" w:rsidRPr="00DC407D" w:rsidRDefault="00885559" w:rsidP="00885559">
      <w:pPr>
        <w:pStyle w:val="Heading1"/>
        <w:numPr>
          <w:ilvl w:val="0"/>
          <w:numId w:val="2"/>
        </w:numPr>
        <w:rPr>
          <w:rFonts w:cs="Arial"/>
        </w:rPr>
      </w:pPr>
      <w:r w:rsidRPr="00DC407D">
        <w:rPr>
          <w:rFonts w:cs="Arial"/>
        </w:rPr>
        <w:lastRenderedPageBreak/>
        <w:t>Criteria for Significant Increase in Credit Risk</w:t>
      </w:r>
      <w:r w:rsidRPr="00DC407D">
        <w:rPr>
          <w:rFonts w:cs="Arial"/>
          <w:bCs/>
          <w:szCs w:val="32"/>
          <w:cs/>
        </w:rPr>
        <w:t xml:space="preserve"> (</w:t>
      </w:r>
      <w:r w:rsidRPr="00DC407D">
        <w:rPr>
          <w:rFonts w:cs="Arial"/>
        </w:rPr>
        <w:t>SICR</w:t>
      </w:r>
      <w:r w:rsidRPr="00DC407D">
        <w:rPr>
          <w:rFonts w:cs="Arial"/>
          <w:bCs/>
          <w:szCs w:val="32"/>
          <w:cs/>
        </w:rPr>
        <w:t>)</w:t>
      </w:r>
    </w:p>
    <w:p w14:paraId="640E2451" w14:textId="77777777" w:rsidR="00885559" w:rsidRPr="00DC407D" w:rsidRDefault="00885559" w:rsidP="00885559">
      <w:pPr>
        <w:rPr>
          <w:rFonts w:cs="Arial"/>
          <w:szCs w:val="22"/>
        </w:rPr>
      </w:pPr>
      <w:r w:rsidRPr="00DC407D">
        <w:rPr>
          <w:rFonts w:cs="Arial"/>
        </w:rPr>
        <w:t>With the new IFRS9 loan loss provision, loans are classified in three stages</w:t>
      </w:r>
      <w:r w:rsidRPr="00DC407D">
        <w:rPr>
          <w:rFonts w:cs="Arial"/>
          <w:szCs w:val="22"/>
          <w:cs/>
        </w:rPr>
        <w:t xml:space="preserve">: </w:t>
      </w:r>
      <w:r w:rsidRPr="00DC407D">
        <w:rPr>
          <w:rFonts w:cs="Arial"/>
        </w:rPr>
        <w:t xml:space="preserve">stage 1 – initial recognition </w:t>
      </w:r>
      <w:r w:rsidRPr="00DC407D">
        <w:rPr>
          <w:rFonts w:cs="Arial"/>
          <w:szCs w:val="22"/>
          <w:cs/>
        </w:rPr>
        <w:t>(</w:t>
      </w:r>
      <w:r w:rsidRPr="00DC407D">
        <w:rPr>
          <w:rFonts w:cs="Arial"/>
        </w:rPr>
        <w:t>yet to be impaired</w:t>
      </w:r>
      <w:r w:rsidRPr="00DC407D">
        <w:rPr>
          <w:rFonts w:cs="Arial"/>
          <w:szCs w:val="22"/>
          <w:cs/>
        </w:rPr>
        <w:t>)</w:t>
      </w:r>
      <w:r w:rsidRPr="00DC407D">
        <w:rPr>
          <w:rFonts w:cs="Arial"/>
        </w:rPr>
        <w:t>, stage 2 – significant increase in credit risk, and stage 3 – objective indicators of impairment</w:t>
      </w:r>
      <w:r w:rsidRPr="00DC407D">
        <w:rPr>
          <w:rFonts w:cs="Arial"/>
          <w:szCs w:val="22"/>
          <w:cs/>
        </w:rPr>
        <w:t xml:space="preserve">. </w:t>
      </w:r>
      <w:r w:rsidRPr="00DC407D">
        <w:rPr>
          <w:rFonts w:cs="Arial"/>
        </w:rPr>
        <w:t>For loans in stage 1, banks need to estimate 1</w:t>
      </w:r>
      <w:r w:rsidRPr="00DC407D">
        <w:rPr>
          <w:rFonts w:cs="Arial"/>
          <w:szCs w:val="22"/>
          <w:cs/>
        </w:rPr>
        <w:t>-</w:t>
      </w:r>
      <w:r w:rsidRPr="00DC407D">
        <w:rPr>
          <w:rFonts w:cs="Arial"/>
        </w:rPr>
        <w:t>year expected credit losses</w:t>
      </w:r>
      <w:r w:rsidRPr="00DC407D">
        <w:rPr>
          <w:rFonts w:cs="Arial"/>
          <w:szCs w:val="22"/>
          <w:cs/>
        </w:rPr>
        <w:t xml:space="preserve">. </w:t>
      </w:r>
      <w:r w:rsidRPr="00DC407D">
        <w:rPr>
          <w:rFonts w:cs="Arial"/>
        </w:rPr>
        <w:t>On the other hand for loans in</w:t>
      </w:r>
      <w:r w:rsidRPr="00DC407D">
        <w:rPr>
          <w:rFonts w:cs="Arial"/>
          <w:szCs w:val="22"/>
        </w:rPr>
        <w:t xml:space="preserve"> stage 2 and 3, banks need to provide provision and thus estimate </w:t>
      </w:r>
      <w:r w:rsidRPr="00DC407D">
        <w:rPr>
          <w:rFonts w:cs="Arial"/>
        </w:rPr>
        <w:t>expected credit losses for the whole lifetime of the loans</w:t>
      </w:r>
      <w:r w:rsidRPr="00DC407D">
        <w:rPr>
          <w:rFonts w:cs="Arial"/>
          <w:szCs w:val="22"/>
          <w:cs/>
        </w:rPr>
        <w:t xml:space="preserve">. </w:t>
      </w:r>
      <w:r w:rsidRPr="00DC407D">
        <w:rPr>
          <w:rFonts w:cs="Arial"/>
        </w:rPr>
        <w:t>Both</w:t>
      </w:r>
      <w:r w:rsidRPr="00DC407D">
        <w:rPr>
          <w:rFonts w:cs="Arial"/>
          <w:szCs w:val="22"/>
          <w:cs/>
        </w:rPr>
        <w:t xml:space="preserve"> </w:t>
      </w:r>
      <w:r w:rsidRPr="00DC407D">
        <w:rPr>
          <w:rFonts w:cs="Arial"/>
        </w:rPr>
        <w:t>the 1</w:t>
      </w:r>
      <w:r w:rsidRPr="00DC407D">
        <w:rPr>
          <w:rFonts w:cs="Arial"/>
          <w:szCs w:val="22"/>
          <w:cs/>
        </w:rPr>
        <w:t>-</w:t>
      </w:r>
      <w:r w:rsidRPr="00DC407D">
        <w:rPr>
          <w:rFonts w:cs="Arial"/>
        </w:rPr>
        <w:t>year and lifetime expected credit losses estimation shall reflect the banks’ forward looking macro</w:t>
      </w:r>
      <w:r w:rsidRPr="00DC407D">
        <w:rPr>
          <w:rFonts w:cs="Arial"/>
          <w:szCs w:val="22"/>
          <w:cs/>
        </w:rPr>
        <w:t>-</w:t>
      </w:r>
      <w:r w:rsidRPr="00DC407D">
        <w:rPr>
          <w:rFonts w:cs="Arial"/>
        </w:rPr>
        <w:t>economic view</w:t>
      </w:r>
      <w:r w:rsidRPr="00DC407D">
        <w:rPr>
          <w:rFonts w:cs="Arial"/>
          <w:szCs w:val="22"/>
          <w:cs/>
        </w:rPr>
        <w:t>.</w:t>
      </w:r>
    </w:p>
    <w:p w14:paraId="0D9434C9" w14:textId="4BF99D64" w:rsidR="00885559" w:rsidRPr="00DC407D" w:rsidRDefault="00885559" w:rsidP="00885559">
      <w:pPr>
        <w:rPr>
          <w:rFonts w:cs="Arial"/>
          <w:szCs w:val="22"/>
        </w:rPr>
      </w:pPr>
      <w:r w:rsidRPr="00DC407D">
        <w:rPr>
          <w:rFonts w:cs="Arial"/>
          <w:szCs w:val="22"/>
        </w:rPr>
        <w:t xml:space="preserve">The criteria for significant increase in credit risk </w:t>
      </w:r>
      <w:r w:rsidRPr="00DC407D">
        <w:rPr>
          <w:rFonts w:cs="Arial"/>
          <w:szCs w:val="22"/>
          <w:cs/>
        </w:rPr>
        <w:t>(</w:t>
      </w:r>
      <w:r w:rsidRPr="00DC407D">
        <w:rPr>
          <w:rFonts w:cs="Arial"/>
          <w:szCs w:val="22"/>
        </w:rPr>
        <w:t>stage transfer criteria</w:t>
      </w:r>
      <w:r w:rsidRPr="00DC407D">
        <w:rPr>
          <w:rFonts w:cs="Arial"/>
          <w:szCs w:val="22"/>
          <w:cs/>
        </w:rPr>
        <w:t xml:space="preserve">) </w:t>
      </w:r>
      <w:r w:rsidRPr="00DC407D">
        <w:rPr>
          <w:rFonts w:cs="Arial"/>
          <w:szCs w:val="22"/>
        </w:rPr>
        <w:t>will be used for the classification of loans between stage 1 and stage 2</w:t>
      </w:r>
      <w:r w:rsidRPr="00DC407D">
        <w:rPr>
          <w:rFonts w:cs="Arial"/>
          <w:szCs w:val="22"/>
          <w:cs/>
        </w:rPr>
        <w:t>.</w:t>
      </w:r>
      <w:r w:rsidRPr="00DC407D">
        <w:rPr>
          <w:rFonts w:cs="Arial"/>
          <w:szCs w:val="22"/>
        </w:rPr>
        <w:t xml:space="preserve"> KBank employed both the qualitative and the quantitative criteria for stage classification</w:t>
      </w:r>
      <w:r w:rsidRPr="00DC407D">
        <w:rPr>
          <w:rFonts w:cs="Arial"/>
          <w:szCs w:val="22"/>
          <w:cs/>
        </w:rPr>
        <w:t xml:space="preserve">. </w:t>
      </w:r>
      <w:r w:rsidRPr="00DC407D">
        <w:rPr>
          <w:rFonts w:cs="Arial"/>
          <w:szCs w:val="22"/>
        </w:rPr>
        <w:t>An example of qualitative stage transfer criteria stage is the 30</w:t>
      </w:r>
      <w:r w:rsidRPr="00DC407D">
        <w:rPr>
          <w:rFonts w:cs="Arial"/>
          <w:szCs w:val="22"/>
          <w:cs/>
        </w:rPr>
        <w:t xml:space="preserve">+ </w:t>
      </w:r>
      <w:r w:rsidRPr="00DC407D">
        <w:rPr>
          <w:rFonts w:cs="Arial"/>
          <w:szCs w:val="22"/>
        </w:rPr>
        <w:t xml:space="preserve">days past due </w:t>
      </w:r>
      <w:r w:rsidRPr="00DC407D">
        <w:rPr>
          <w:rFonts w:cs="Arial"/>
          <w:szCs w:val="22"/>
          <w:cs/>
        </w:rPr>
        <w:t>(</w:t>
      </w:r>
      <w:r w:rsidRPr="00DC407D">
        <w:rPr>
          <w:rFonts w:cs="Arial"/>
          <w:szCs w:val="22"/>
        </w:rPr>
        <w:t>DPD</w:t>
      </w:r>
      <w:r w:rsidRPr="00DC407D">
        <w:rPr>
          <w:rFonts w:cs="Arial"/>
          <w:szCs w:val="22"/>
          <w:cs/>
        </w:rPr>
        <w:t>)</w:t>
      </w:r>
      <w:r w:rsidRPr="00DC407D">
        <w:rPr>
          <w:rFonts w:cs="Arial"/>
          <w:szCs w:val="22"/>
        </w:rPr>
        <w:t>, fraud, black list from the revenue department and so on</w:t>
      </w:r>
      <w:r w:rsidRPr="00DC407D">
        <w:rPr>
          <w:rFonts w:cs="Arial"/>
          <w:szCs w:val="22"/>
          <w:cs/>
        </w:rPr>
        <w:t>.</w:t>
      </w:r>
      <w:r w:rsidRPr="00DC407D">
        <w:rPr>
          <w:rFonts w:cs="Arial"/>
          <w:szCs w:val="22"/>
        </w:rPr>
        <w:t xml:space="preserve"> Thus, all instruments with DPD&gt;30 days are automatically classified as stage 2</w:t>
      </w:r>
      <w:r w:rsidRPr="00DC407D">
        <w:rPr>
          <w:rFonts w:cs="Arial"/>
          <w:szCs w:val="22"/>
          <w:cs/>
        </w:rPr>
        <w:t xml:space="preserve">. </w:t>
      </w:r>
      <w:r w:rsidRPr="00DC407D">
        <w:rPr>
          <w:rFonts w:cs="Arial"/>
          <w:szCs w:val="22"/>
        </w:rPr>
        <w:t>This model development document solely focus</w:t>
      </w:r>
      <w:r w:rsidR="006E116D">
        <w:rPr>
          <w:rFonts w:cs="Arial"/>
          <w:szCs w:val="22"/>
        </w:rPr>
        <w:t>es</w:t>
      </w:r>
      <w:r w:rsidRPr="00DC407D">
        <w:rPr>
          <w:rFonts w:cs="Arial"/>
          <w:szCs w:val="22"/>
        </w:rPr>
        <w:t xml:space="preserve"> on the formulation of the quantitative stage transfer criteria</w:t>
      </w:r>
      <w:r w:rsidRPr="00DC407D">
        <w:rPr>
          <w:rFonts w:cs="Arial"/>
          <w:szCs w:val="22"/>
          <w:cs/>
        </w:rPr>
        <w:t>.</w:t>
      </w:r>
    </w:p>
    <w:p w14:paraId="09B9B214" w14:textId="77777777" w:rsidR="00885559" w:rsidRPr="00DC407D" w:rsidRDefault="00885559" w:rsidP="00885559">
      <w:pPr>
        <w:rPr>
          <w:rFonts w:cs="Arial"/>
        </w:rPr>
      </w:pPr>
      <w:r w:rsidRPr="00DC407D">
        <w:rPr>
          <w:rFonts w:cs="Arial"/>
        </w:rPr>
        <w:t>This section of the document outlines the methodology review and the development including any expert opinions and judgements of our champion significant increase in credit risk criteria</w:t>
      </w:r>
      <w:r w:rsidRPr="00DC407D">
        <w:rPr>
          <w:rFonts w:cs="Arial"/>
          <w:cs/>
        </w:rPr>
        <w:t xml:space="preserve">. </w:t>
      </w:r>
      <w:r w:rsidRPr="00DC407D">
        <w:rPr>
          <w:rFonts w:cs="Arial"/>
        </w:rPr>
        <w:t>KBank explore four methodologies to develop the quantitative criteria the significant increase in credit risk namely the rating downgrade criteria, the remaining lifetime PD criteria, the forward run test and the high credit risk region</w:t>
      </w:r>
      <w:r w:rsidRPr="00DC407D">
        <w:rPr>
          <w:rFonts w:cs="Arial"/>
          <w:cs/>
        </w:rPr>
        <w:t xml:space="preserve">. </w:t>
      </w:r>
      <w:r w:rsidRPr="00DC407D">
        <w:rPr>
          <w:rFonts w:cs="Arial"/>
        </w:rPr>
        <w:t>In each of the methodology, KBank leverages existing</w:t>
      </w:r>
      <w:r w:rsidRPr="00DC407D">
        <w:rPr>
          <w:rFonts w:cs="Arial"/>
          <w:cs/>
        </w:rPr>
        <w:t xml:space="preserve"> </w:t>
      </w:r>
      <w:r w:rsidRPr="00DC407D">
        <w:rPr>
          <w:rFonts w:cs="Arial"/>
        </w:rPr>
        <w:t>behavioral scorecard, supermaster rating transition matrix and PD term structure to induce statistical inference and the formulation of the criteria itself</w:t>
      </w:r>
      <w:r w:rsidRPr="00DC407D">
        <w:rPr>
          <w:rFonts w:cs="Arial"/>
          <w:cs/>
        </w:rPr>
        <w:t>.</w:t>
      </w:r>
    </w:p>
    <w:p w14:paraId="33F15F71" w14:textId="77777777" w:rsidR="00885559" w:rsidRPr="00DC407D" w:rsidRDefault="00885559" w:rsidP="00885559">
      <w:pPr>
        <w:rPr>
          <w:rFonts w:cs="Arial"/>
        </w:rPr>
      </w:pPr>
      <w:r w:rsidRPr="00DC407D">
        <w:rPr>
          <w:rFonts w:cs="Arial"/>
          <w:cs/>
        </w:rPr>
        <w:br w:type="page"/>
      </w:r>
    </w:p>
    <w:p w14:paraId="4DE7320A" w14:textId="77777777" w:rsidR="00885559" w:rsidRPr="00DC407D" w:rsidRDefault="00885559" w:rsidP="00885559">
      <w:pPr>
        <w:pStyle w:val="Heading2"/>
        <w:numPr>
          <w:ilvl w:val="1"/>
          <w:numId w:val="2"/>
        </w:numPr>
        <w:rPr>
          <w:rFonts w:cs="Arial"/>
        </w:rPr>
      </w:pPr>
      <w:r w:rsidRPr="00DC407D">
        <w:rPr>
          <w:rFonts w:cs="Arial"/>
        </w:rPr>
        <w:lastRenderedPageBreak/>
        <w:t>Scope</w:t>
      </w:r>
    </w:p>
    <w:p w14:paraId="3977881E" w14:textId="77777777" w:rsidR="00885559" w:rsidRPr="00DC407D" w:rsidRDefault="00885559" w:rsidP="00885559">
      <w:pPr>
        <w:rPr>
          <w:rFonts w:cs="Arial"/>
          <w:color w:val="FF0000"/>
        </w:rPr>
      </w:pPr>
      <w:r w:rsidRPr="00DC407D">
        <w:rPr>
          <w:rFonts w:cs="Arial"/>
        </w:rPr>
        <w:t>Both the qualitative and quantitative</w:t>
      </w:r>
      <w:r w:rsidRPr="00DC407D">
        <w:rPr>
          <w:rFonts w:cs="Arial"/>
          <w:szCs w:val="22"/>
          <w:cs/>
        </w:rPr>
        <w:t xml:space="preserve"> </w:t>
      </w:r>
      <w:r w:rsidRPr="00DC407D">
        <w:rPr>
          <w:rFonts w:cs="Arial"/>
        </w:rPr>
        <w:t>stage transfer</w:t>
      </w:r>
      <w:r w:rsidRPr="00DC407D">
        <w:rPr>
          <w:rFonts w:cs="Arial"/>
          <w:szCs w:val="22"/>
          <w:cs/>
        </w:rPr>
        <w:t xml:space="preserve"> </w:t>
      </w:r>
      <w:r w:rsidRPr="00DC407D">
        <w:rPr>
          <w:rFonts w:cs="Arial"/>
        </w:rPr>
        <w:t>criteria are applied to all non</w:t>
      </w:r>
      <w:r w:rsidRPr="00DC407D">
        <w:rPr>
          <w:rFonts w:cs="Arial"/>
          <w:szCs w:val="22"/>
          <w:cs/>
        </w:rPr>
        <w:t>-</w:t>
      </w:r>
      <w:r w:rsidRPr="00DC407D">
        <w:rPr>
          <w:rFonts w:cs="Arial"/>
        </w:rPr>
        <w:t>NPL instruments</w:t>
      </w:r>
      <w:r w:rsidRPr="00DC407D">
        <w:rPr>
          <w:rFonts w:cs="Arial"/>
          <w:szCs w:val="22"/>
          <w:cs/>
        </w:rPr>
        <w:t xml:space="preserve">. </w:t>
      </w:r>
      <w:r w:rsidRPr="00DC407D">
        <w:rPr>
          <w:rFonts w:cs="Arial"/>
        </w:rPr>
        <w:t>All non</w:t>
      </w:r>
      <w:r w:rsidRPr="00DC407D">
        <w:rPr>
          <w:rFonts w:cs="Arial"/>
          <w:szCs w:val="22"/>
          <w:cs/>
        </w:rPr>
        <w:t>-</w:t>
      </w:r>
      <w:r w:rsidRPr="00DC407D">
        <w:rPr>
          <w:rFonts w:cs="Arial"/>
        </w:rPr>
        <w:t>performing loan instruments are automatically assigned to stage 3</w:t>
      </w:r>
      <w:r w:rsidRPr="00DC407D">
        <w:rPr>
          <w:rFonts w:cs="Arial"/>
          <w:szCs w:val="22"/>
          <w:cs/>
        </w:rPr>
        <w:t>.</w:t>
      </w:r>
    </w:p>
    <w:p w14:paraId="39ADC29D" w14:textId="77777777" w:rsidR="00885559" w:rsidRPr="00DC407D" w:rsidRDefault="00885559" w:rsidP="00885559">
      <w:pPr>
        <w:pStyle w:val="ListParagraph"/>
        <w:numPr>
          <w:ilvl w:val="1"/>
          <w:numId w:val="2"/>
        </w:numPr>
        <w:rPr>
          <w:rFonts w:cs="Arial"/>
          <w:b/>
          <w:sz w:val="28"/>
          <w:szCs w:val="22"/>
        </w:rPr>
      </w:pPr>
      <w:r w:rsidRPr="00DC407D">
        <w:rPr>
          <w:rFonts w:cs="Arial"/>
          <w:b/>
          <w:sz w:val="28"/>
          <w:szCs w:val="22"/>
        </w:rPr>
        <w:t>Modelling Methodology Review</w:t>
      </w:r>
    </w:p>
    <w:p w14:paraId="5A0FC119" w14:textId="77777777" w:rsidR="00885559" w:rsidRPr="00DC407D" w:rsidRDefault="00885559" w:rsidP="00885559">
      <w:pPr>
        <w:pStyle w:val="Heading3"/>
        <w:numPr>
          <w:ilvl w:val="2"/>
          <w:numId w:val="2"/>
        </w:numPr>
        <w:rPr>
          <w:rFonts w:cs="Arial"/>
        </w:rPr>
      </w:pPr>
      <w:r w:rsidRPr="00DC407D">
        <w:rPr>
          <w:rFonts w:cs="Arial"/>
        </w:rPr>
        <w:t>Rating Downgrade</w:t>
      </w:r>
    </w:p>
    <w:p w14:paraId="296FC189" w14:textId="77777777" w:rsidR="00885559" w:rsidRPr="00DC407D" w:rsidRDefault="00885559" w:rsidP="00885559">
      <w:pPr>
        <w:rPr>
          <w:rFonts w:cs="Arial"/>
        </w:rPr>
      </w:pPr>
      <w:r w:rsidRPr="00DC407D">
        <w:rPr>
          <w:rFonts w:cs="Arial"/>
        </w:rPr>
        <w:t>The rating downgrade is a quantitative stage transfer criteria that contemplate on the rating downgrade</w:t>
      </w:r>
      <w:r w:rsidRPr="00DC407D">
        <w:rPr>
          <w:rFonts w:cs="Arial"/>
          <w:szCs w:val="22"/>
          <w:cs/>
        </w:rPr>
        <w:t xml:space="preserve"> </w:t>
      </w:r>
      <w:r w:rsidRPr="00DC407D">
        <w:rPr>
          <w:rFonts w:cs="Arial"/>
        </w:rPr>
        <w:t>compared to the rating assigned at the loan origination</w:t>
      </w:r>
      <w:r w:rsidRPr="00DC407D">
        <w:rPr>
          <w:rFonts w:cs="Arial"/>
          <w:szCs w:val="22"/>
          <w:cs/>
        </w:rPr>
        <w:t xml:space="preserve">. </w:t>
      </w:r>
      <w:r w:rsidRPr="00DC407D">
        <w:rPr>
          <w:rFonts w:cs="Arial"/>
        </w:rPr>
        <w:t>If the number of rating downgraded of an instrument is greater than a given threshold then the instrument is deemed to be a significant increase in credit risk and assigned to stage 2</w:t>
      </w:r>
      <w:r w:rsidRPr="00DC407D">
        <w:rPr>
          <w:rFonts w:cs="Arial"/>
          <w:szCs w:val="22"/>
          <w:cs/>
        </w:rPr>
        <w:t xml:space="preserve">. </w:t>
      </w:r>
      <w:r w:rsidRPr="00DC407D">
        <w:rPr>
          <w:rFonts w:cs="Arial"/>
        </w:rPr>
        <w:t>The number of rating downgrade can be identified illustratively in the figure below</w:t>
      </w:r>
      <w:r w:rsidRPr="00DC407D">
        <w:rPr>
          <w:rFonts w:cs="Arial"/>
          <w:szCs w:val="22"/>
          <w:cs/>
        </w:rPr>
        <w:t>.</w:t>
      </w:r>
    </w:p>
    <w:p w14:paraId="3F607C5C" w14:textId="77777777" w:rsidR="00885559" w:rsidRPr="00DC407D" w:rsidRDefault="00885559" w:rsidP="00885559">
      <w:pPr>
        <w:keepNext/>
        <w:rPr>
          <w:rFonts w:cs="Arial"/>
        </w:rPr>
      </w:pPr>
      <w:r w:rsidRPr="00DC407D">
        <w:rPr>
          <w:rFonts w:cs="Arial"/>
          <w:noProof/>
        </w:rPr>
        <w:drawing>
          <wp:inline distT="0" distB="0" distL="0" distR="0" wp14:anchorId="27B838D9" wp14:editId="6169B2D9">
            <wp:extent cx="5846445" cy="246158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52414" cy="2464095"/>
                    </a:xfrm>
                    <a:prstGeom prst="rect">
                      <a:avLst/>
                    </a:prstGeom>
                    <a:noFill/>
                  </pic:spPr>
                </pic:pic>
              </a:graphicData>
            </a:graphic>
          </wp:inline>
        </w:drawing>
      </w:r>
    </w:p>
    <w:p w14:paraId="738FBC38" w14:textId="77777777" w:rsidR="00885559" w:rsidRPr="00DC407D" w:rsidRDefault="00885559" w:rsidP="00885559">
      <w:pPr>
        <w:pStyle w:val="Caption"/>
        <w:rPr>
          <w:rFonts w:cs="Arial"/>
        </w:rPr>
      </w:pPr>
      <w:r w:rsidRPr="00DC407D">
        <w:rPr>
          <w:rFonts w:cs="Arial"/>
        </w:rPr>
        <w:t xml:space="preserve">Figure </w:t>
      </w:r>
      <w:r w:rsidRPr="00DC407D">
        <w:rPr>
          <w:rFonts w:cs="Arial"/>
        </w:rPr>
        <w:fldChar w:fldCharType="begin"/>
      </w:r>
      <w:r w:rsidRPr="00DC407D">
        <w:rPr>
          <w:rFonts w:cs="Arial"/>
        </w:rPr>
        <w:instrText xml:space="preserve"> SEQ Figure \</w:instrText>
      </w:r>
      <w:r w:rsidRPr="00DC407D">
        <w:rPr>
          <w:rFonts w:cs="Arial"/>
          <w:bCs/>
          <w:cs/>
        </w:rPr>
        <w:instrText xml:space="preserve">* </w:instrText>
      </w:r>
      <w:r w:rsidRPr="00DC407D">
        <w:rPr>
          <w:rFonts w:cs="Arial"/>
        </w:rPr>
        <w:instrText xml:space="preserve">ARABIC </w:instrText>
      </w:r>
      <w:r w:rsidRPr="00DC407D">
        <w:rPr>
          <w:rFonts w:cs="Arial"/>
        </w:rPr>
        <w:fldChar w:fldCharType="separate"/>
      </w:r>
      <w:r w:rsidR="00CC7D55">
        <w:rPr>
          <w:rFonts w:cs="Arial"/>
          <w:noProof/>
        </w:rPr>
        <w:t>9</w:t>
      </w:r>
      <w:r w:rsidRPr="00DC407D">
        <w:rPr>
          <w:rFonts w:cs="Arial"/>
        </w:rPr>
        <w:fldChar w:fldCharType="end"/>
      </w:r>
      <w:r w:rsidRPr="00DC407D">
        <w:rPr>
          <w:rFonts w:cs="Arial"/>
        </w:rPr>
        <w:t>, Rating observation</w:t>
      </w:r>
      <w:r w:rsidRPr="00DC407D">
        <w:rPr>
          <w:rFonts w:cs="Arial"/>
          <w:bCs/>
          <w:cs/>
        </w:rPr>
        <w:t xml:space="preserve">: </w:t>
      </w:r>
      <w:r w:rsidRPr="00DC407D">
        <w:rPr>
          <w:rFonts w:cs="Arial"/>
        </w:rPr>
        <w:t>origination vs</w:t>
      </w:r>
      <w:r w:rsidRPr="00DC407D">
        <w:rPr>
          <w:rFonts w:cs="Arial"/>
          <w:bCs/>
          <w:cs/>
        </w:rPr>
        <w:t xml:space="preserve">. </w:t>
      </w:r>
      <w:r w:rsidRPr="00DC407D">
        <w:rPr>
          <w:rFonts w:cs="Arial"/>
        </w:rPr>
        <w:t>reporting</w:t>
      </w:r>
    </w:p>
    <w:p w14:paraId="6C34B8A3" w14:textId="77777777" w:rsidR="00885559" w:rsidRPr="00DC407D" w:rsidRDefault="00885559" w:rsidP="00885559">
      <w:pPr>
        <w:rPr>
          <w:rFonts w:cs="Arial"/>
        </w:rPr>
      </w:pPr>
      <w:r w:rsidRPr="00DC407D">
        <w:rPr>
          <w:rFonts w:cs="Arial"/>
        </w:rPr>
        <w:t>For retail portfolio, we use an empirical rating migration from bootstrapped samples to construct the threshold for notch change</w:t>
      </w:r>
      <w:r w:rsidRPr="00DC407D">
        <w:rPr>
          <w:rFonts w:cs="Arial"/>
          <w:szCs w:val="22"/>
          <w:cs/>
        </w:rPr>
        <w:t xml:space="preserve"> (</w:t>
      </w:r>
      <w:r w:rsidRPr="00DC407D">
        <w:rPr>
          <w:rFonts w:cs="Arial"/>
        </w:rPr>
        <w:t>between 75</w:t>
      </w:r>
      <w:r w:rsidRPr="00DC407D">
        <w:rPr>
          <w:rFonts w:cs="Arial"/>
          <w:szCs w:val="22"/>
          <w:cs/>
        </w:rPr>
        <w:t>-</w:t>
      </w:r>
      <w:r w:rsidRPr="00DC407D">
        <w:rPr>
          <w:rFonts w:cs="Arial"/>
        </w:rPr>
        <w:t>85 percentiles depending on the portfolio</w:t>
      </w:r>
      <w:r w:rsidRPr="00DC407D">
        <w:rPr>
          <w:rFonts w:cs="Arial"/>
          <w:szCs w:val="22"/>
          <w:cs/>
        </w:rPr>
        <w:t>).</w:t>
      </w:r>
    </w:p>
    <w:p w14:paraId="3D9C2EA4" w14:textId="77777777" w:rsidR="00885559" w:rsidRPr="00DC407D" w:rsidRDefault="00885559" w:rsidP="00885559">
      <w:pPr>
        <w:pStyle w:val="Heading3"/>
        <w:numPr>
          <w:ilvl w:val="2"/>
          <w:numId w:val="2"/>
        </w:numPr>
        <w:rPr>
          <w:rFonts w:cs="Arial"/>
        </w:rPr>
      </w:pPr>
      <w:r w:rsidRPr="00DC407D">
        <w:rPr>
          <w:rFonts w:cs="Arial"/>
        </w:rPr>
        <w:t>Remaining Lifetime Probability of Default</w:t>
      </w:r>
    </w:p>
    <w:p w14:paraId="2BB612EF" w14:textId="77777777" w:rsidR="00885559" w:rsidRPr="00DC407D" w:rsidRDefault="00885559" w:rsidP="00885559">
      <w:pPr>
        <w:rPr>
          <w:rFonts w:cs="Arial"/>
        </w:rPr>
      </w:pPr>
      <w:r w:rsidRPr="00DC407D">
        <w:rPr>
          <w:rFonts w:cs="Arial"/>
        </w:rPr>
        <w:t>The remaining Lifetime PD stage transfer criteria recognize if the remaining lifetime probability of default at the reporting date has deviated statistically from the lifetime probability of default estimated at origination</w:t>
      </w:r>
      <w:r w:rsidRPr="00DC407D">
        <w:rPr>
          <w:rFonts w:cs="Arial"/>
          <w:szCs w:val="22"/>
          <w:cs/>
        </w:rPr>
        <w:t xml:space="preserve">. </w:t>
      </w:r>
      <w:r w:rsidRPr="00DC407D">
        <w:rPr>
          <w:rFonts w:cs="Arial"/>
        </w:rPr>
        <w:t>This measure is highly sensitive to our choice of PD term structure model</w:t>
      </w:r>
      <w:r w:rsidRPr="00DC407D">
        <w:rPr>
          <w:rFonts w:cs="Arial"/>
          <w:szCs w:val="22"/>
          <w:cs/>
        </w:rPr>
        <w:t xml:space="preserve">. </w:t>
      </w:r>
      <w:r w:rsidRPr="00DC407D">
        <w:rPr>
          <w:rFonts w:cs="Arial"/>
        </w:rPr>
        <w:t>By default this compares the lifetime PD generated from the champion model of each portfolio</w:t>
      </w:r>
      <w:r w:rsidRPr="00DC407D">
        <w:rPr>
          <w:rFonts w:cs="Arial"/>
          <w:szCs w:val="22"/>
          <w:cs/>
        </w:rPr>
        <w:t xml:space="preserve">. </w:t>
      </w:r>
    </w:p>
    <w:p w14:paraId="03012E00" w14:textId="77777777" w:rsidR="00885559" w:rsidRPr="00DC407D" w:rsidRDefault="00885559" w:rsidP="00885559">
      <w:pPr>
        <w:rPr>
          <w:rFonts w:cs="Arial"/>
        </w:rPr>
      </w:pPr>
      <w:r w:rsidRPr="00DC407D">
        <w:rPr>
          <w:rFonts w:cs="Arial"/>
        </w:rPr>
        <w:lastRenderedPageBreak/>
        <w:t xml:space="preserve">In short, the significant increase in credit risk under </w:t>
      </w:r>
      <w:proofErr w:type="gramStart"/>
      <w:r w:rsidRPr="00DC407D">
        <w:rPr>
          <w:rFonts w:cs="Arial"/>
        </w:rPr>
        <w:t>this criteria</w:t>
      </w:r>
      <w:proofErr w:type="gramEnd"/>
      <w:r w:rsidRPr="00DC407D">
        <w:rPr>
          <w:rFonts w:cs="Arial"/>
        </w:rPr>
        <w:t xml:space="preserve"> is SICR is reflected by statistical deviation in</w:t>
      </w:r>
      <w:r w:rsidRPr="00DC407D">
        <w:rPr>
          <w:rFonts w:cs="Arial"/>
          <w:szCs w:val="22"/>
          <w:cs/>
        </w:rPr>
        <w:t xml:space="preserve"> </w:t>
      </w:r>
      <w:r w:rsidRPr="00DC407D">
        <w:rPr>
          <w:rFonts w:cs="Arial"/>
          <w:b/>
          <w:bCs/>
          <w:szCs w:val="22"/>
          <w:cs/>
        </w:rPr>
        <w:t>[</w:t>
      </w:r>
      <w:r w:rsidRPr="00DC407D">
        <w:rPr>
          <w:rFonts w:cs="Arial"/>
          <w:b/>
          <w:bCs/>
        </w:rPr>
        <w:t>1</w:t>
      </w:r>
      <w:r w:rsidRPr="00DC407D">
        <w:rPr>
          <w:rFonts w:cs="Arial"/>
          <w:b/>
          <w:bCs/>
          <w:szCs w:val="22"/>
          <w:cs/>
        </w:rPr>
        <w:t xml:space="preserve">] </w:t>
      </w:r>
      <w:r w:rsidRPr="00DC407D">
        <w:rPr>
          <w:rFonts w:cs="Arial"/>
          <w:b/>
          <w:bCs/>
        </w:rPr>
        <w:t>the remaining Lifetime PD estimated at origination</w:t>
      </w:r>
      <w:r w:rsidRPr="00DC407D">
        <w:rPr>
          <w:rFonts w:cs="Arial"/>
          <w:b/>
          <w:bCs/>
          <w:szCs w:val="22"/>
          <w:cs/>
        </w:rPr>
        <w:t xml:space="preserve"> </w:t>
      </w:r>
      <w:r w:rsidRPr="00DC407D">
        <w:rPr>
          <w:rFonts w:cs="Arial"/>
        </w:rPr>
        <w:t xml:space="preserve">compared to </w:t>
      </w:r>
      <w:r w:rsidRPr="00DC407D">
        <w:rPr>
          <w:rFonts w:cs="Arial"/>
          <w:b/>
          <w:bCs/>
          <w:szCs w:val="22"/>
          <w:cs/>
        </w:rPr>
        <w:t>[</w:t>
      </w:r>
      <w:r w:rsidRPr="00DC407D">
        <w:rPr>
          <w:rFonts w:cs="Arial"/>
          <w:b/>
          <w:bCs/>
        </w:rPr>
        <w:t>2</w:t>
      </w:r>
      <w:r w:rsidRPr="00DC407D">
        <w:rPr>
          <w:rFonts w:cs="Arial"/>
          <w:b/>
          <w:bCs/>
          <w:szCs w:val="22"/>
          <w:cs/>
        </w:rPr>
        <w:t xml:space="preserve">] </w:t>
      </w:r>
      <w:r w:rsidRPr="00DC407D">
        <w:rPr>
          <w:rFonts w:cs="Arial"/>
          <w:b/>
          <w:bCs/>
        </w:rPr>
        <w:t>Lifetime PD at reporting date</w:t>
      </w:r>
      <w:r w:rsidRPr="00DC407D">
        <w:rPr>
          <w:rFonts w:cs="Arial"/>
          <w:szCs w:val="22"/>
          <w:cs/>
        </w:rPr>
        <w:t xml:space="preserve">. </w:t>
      </w:r>
      <w:r w:rsidRPr="00DC407D">
        <w:rPr>
          <w:rFonts w:cs="Arial"/>
        </w:rPr>
        <w:t xml:space="preserve">The statistical deviation in </w:t>
      </w:r>
      <w:proofErr w:type="gramStart"/>
      <w:r w:rsidRPr="00DC407D">
        <w:rPr>
          <w:rFonts w:cs="Arial"/>
        </w:rPr>
        <w:t>this criteria</w:t>
      </w:r>
      <w:proofErr w:type="gramEnd"/>
      <w:r w:rsidRPr="00DC407D">
        <w:rPr>
          <w:rFonts w:cs="Arial"/>
        </w:rPr>
        <w:t xml:space="preserve"> is founded on a confidence band based on the average</w:t>
      </w:r>
      <w:r w:rsidRPr="00DC407D">
        <w:rPr>
          <w:rFonts w:cs="Arial"/>
          <w:szCs w:val="22"/>
          <w:cs/>
        </w:rPr>
        <w:t xml:space="preserve"> </w:t>
      </w:r>
      <w:r w:rsidRPr="00DC407D">
        <w:rPr>
          <w:rFonts w:cs="Arial"/>
        </w:rPr>
        <w:t>deviations</w:t>
      </w:r>
      <w:r w:rsidRPr="00DC407D">
        <w:rPr>
          <w:rFonts w:cs="Arial"/>
          <w:szCs w:val="22"/>
          <w:cs/>
        </w:rPr>
        <w:t xml:space="preserve"> </w:t>
      </w:r>
      <w:r w:rsidRPr="00DC407D">
        <w:rPr>
          <w:rFonts w:cs="Arial"/>
        </w:rPr>
        <w:t>in the marginal probabilities over time</w:t>
      </w:r>
      <w:r w:rsidRPr="00DC407D">
        <w:rPr>
          <w:rFonts w:cs="Arial"/>
          <w:szCs w:val="22"/>
          <w:cs/>
        </w:rPr>
        <w:t xml:space="preserve"> (</w:t>
      </w:r>
      <w:r w:rsidRPr="00DC407D">
        <w:rPr>
          <w:rFonts w:cs="Arial"/>
        </w:rPr>
        <w:t>for each supermaster rating</w:t>
      </w:r>
      <w:r w:rsidRPr="00DC407D">
        <w:rPr>
          <w:rFonts w:cs="Arial"/>
          <w:szCs w:val="22"/>
          <w:cs/>
        </w:rPr>
        <w:t>).</w:t>
      </w:r>
      <w:r w:rsidRPr="00DC407D">
        <w:rPr>
          <w:rFonts w:cs="Arial"/>
        </w:rPr>
        <w:t xml:space="preserve"> The standard deviation for our confidence band is illustratively measured as per the following figure</w:t>
      </w:r>
    </w:p>
    <w:p w14:paraId="5F4E5AF0" w14:textId="77777777" w:rsidR="00885559" w:rsidRPr="00DC407D" w:rsidRDefault="00885559" w:rsidP="00885559">
      <w:pPr>
        <w:keepNext/>
        <w:rPr>
          <w:rFonts w:cs="Arial"/>
        </w:rPr>
      </w:pPr>
      <w:r w:rsidRPr="00DC407D">
        <w:rPr>
          <w:rFonts w:cs="Arial"/>
          <w:noProof/>
        </w:rPr>
        <w:drawing>
          <wp:inline distT="0" distB="0" distL="0" distR="0" wp14:anchorId="2EFF1CC1" wp14:editId="0BFEDD80">
            <wp:extent cx="6076315" cy="2304370"/>
            <wp:effectExtent l="0" t="0" r="635"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82136" cy="2306578"/>
                    </a:xfrm>
                    <a:prstGeom prst="rect">
                      <a:avLst/>
                    </a:prstGeom>
                    <a:noFill/>
                  </pic:spPr>
                </pic:pic>
              </a:graphicData>
            </a:graphic>
          </wp:inline>
        </w:drawing>
      </w:r>
    </w:p>
    <w:p w14:paraId="5C039815" w14:textId="77777777" w:rsidR="00885559" w:rsidRPr="00DC407D" w:rsidRDefault="00885559" w:rsidP="00885559">
      <w:pPr>
        <w:pStyle w:val="Caption"/>
        <w:rPr>
          <w:rFonts w:cs="Arial"/>
        </w:rPr>
      </w:pPr>
      <w:r w:rsidRPr="00DC407D">
        <w:rPr>
          <w:rFonts w:cs="Arial"/>
        </w:rPr>
        <w:t xml:space="preserve">Figure </w:t>
      </w:r>
      <w:r w:rsidRPr="00DC407D">
        <w:rPr>
          <w:rFonts w:cs="Arial"/>
        </w:rPr>
        <w:fldChar w:fldCharType="begin"/>
      </w:r>
      <w:r w:rsidRPr="00DC407D">
        <w:rPr>
          <w:rFonts w:cs="Arial"/>
        </w:rPr>
        <w:instrText xml:space="preserve"> SEQ Figure \</w:instrText>
      </w:r>
      <w:r w:rsidRPr="00DC407D">
        <w:rPr>
          <w:rFonts w:cs="Arial"/>
          <w:bCs/>
          <w:cs/>
        </w:rPr>
        <w:instrText xml:space="preserve">* </w:instrText>
      </w:r>
      <w:r w:rsidRPr="00DC407D">
        <w:rPr>
          <w:rFonts w:cs="Arial"/>
        </w:rPr>
        <w:instrText xml:space="preserve">ARABIC </w:instrText>
      </w:r>
      <w:r w:rsidRPr="00DC407D">
        <w:rPr>
          <w:rFonts w:cs="Arial"/>
        </w:rPr>
        <w:fldChar w:fldCharType="separate"/>
      </w:r>
      <w:r w:rsidR="00CC7D55">
        <w:rPr>
          <w:rFonts w:cs="Arial"/>
          <w:noProof/>
        </w:rPr>
        <w:t>10</w:t>
      </w:r>
      <w:r w:rsidRPr="00DC407D">
        <w:rPr>
          <w:rFonts w:cs="Arial"/>
        </w:rPr>
        <w:fldChar w:fldCharType="end"/>
      </w:r>
      <w:r w:rsidRPr="00DC407D">
        <w:rPr>
          <w:rFonts w:cs="Arial"/>
        </w:rPr>
        <w:t>, Standard deviation and confidence band for Lifetime PD</w:t>
      </w:r>
    </w:p>
    <w:p w14:paraId="10EE47E1" w14:textId="77777777" w:rsidR="00885559" w:rsidRPr="00DC407D" w:rsidRDefault="00885559" w:rsidP="00885559">
      <w:pPr>
        <w:rPr>
          <w:rFonts w:cs="Arial"/>
        </w:rPr>
      </w:pPr>
      <w:r w:rsidRPr="00DC407D">
        <w:rPr>
          <w:rFonts w:cs="Arial"/>
        </w:rPr>
        <w:t xml:space="preserve">After the average standard deviation of marginal probabilities has been </w:t>
      </w:r>
      <w:proofErr w:type="gramStart"/>
      <w:r w:rsidRPr="00DC407D">
        <w:rPr>
          <w:rFonts w:cs="Arial"/>
        </w:rPr>
        <w:t>defined</w:t>
      </w:r>
      <w:r w:rsidRPr="00DC407D">
        <w:rPr>
          <w:rFonts w:cs="Arial"/>
          <w:szCs w:val="22"/>
          <w:cs/>
        </w:rPr>
        <w:t xml:space="preserve"> </w:t>
      </w:r>
      <w:proofErr w:type="gramEnd"/>
      <m:oMath>
        <m:sSub>
          <m:sSubPr>
            <m:ctrlPr>
              <w:rPr>
                <w:rFonts w:ascii="Cambria Math" w:hAnsi="Cambria Math" w:cs="Arial"/>
              </w:rPr>
            </m:ctrlPr>
          </m:sSubPr>
          <m:e>
            <m:r>
              <m:rPr>
                <m:sty m:val="p"/>
              </m:rPr>
              <w:rPr>
                <w:rFonts w:ascii="Cambria Math" w:hAnsi="Cambria Math" w:cs="Arial"/>
              </w:rPr>
              <m:t>σ</m:t>
            </m:r>
          </m:e>
          <m:sub>
            <m:r>
              <w:rPr>
                <w:rFonts w:ascii="Cambria Math" w:hAnsi="Cambria Math" w:cs="Cambria Math" w:hint="cs"/>
                <w:szCs w:val="22"/>
                <w:cs/>
              </w:rPr>
              <m:t>i</m:t>
            </m:r>
          </m:sub>
        </m:sSub>
        <m:r>
          <m:rPr>
            <m:sty m:val="p"/>
          </m:rPr>
          <w:rPr>
            <w:rFonts w:ascii="Cambria Math" w:hAnsi="Cambria Math" w:cs="Arial"/>
            <w:szCs w:val="22"/>
            <w:cs/>
          </w:rPr>
          <m:t>=</m:t>
        </m:r>
        <m:rad>
          <m:radPr>
            <m:degHide m:val="1"/>
            <m:ctrlPr>
              <w:rPr>
                <w:rFonts w:ascii="Cambria Math" w:hAnsi="Cambria Math" w:cs="Arial"/>
                <w:i/>
                <w:iCs/>
                <w:lang w:val="pt-BR"/>
              </w:rPr>
            </m:ctrlPr>
          </m:radPr>
          <m:deg/>
          <m:e>
            <m:f>
              <m:fPr>
                <m:ctrlPr>
                  <w:rPr>
                    <w:rFonts w:ascii="Cambria Math" w:hAnsi="Cambria Math" w:cs="Arial"/>
                    <w:i/>
                    <w:iCs/>
                    <w:lang w:val="pt-BR"/>
                  </w:rPr>
                </m:ctrlPr>
              </m:fPr>
              <m:num>
                <m:nary>
                  <m:naryPr>
                    <m:chr m:val="∑"/>
                    <m:subHide m:val="1"/>
                    <m:supHide m:val="1"/>
                    <m:ctrlPr>
                      <w:rPr>
                        <w:rFonts w:ascii="Cambria Math" w:hAnsi="Cambria Math" w:cs="Arial"/>
                        <w:i/>
                        <w:iCs/>
                        <w:lang w:val="pt-BR"/>
                      </w:rPr>
                    </m:ctrlPr>
                  </m:naryPr>
                  <m:sub/>
                  <m:sup/>
                  <m:e>
                    <m:r>
                      <w:rPr>
                        <w:rFonts w:ascii="Cambria Math" w:hAnsi="Cambria Math" w:cs="Arial"/>
                        <w:szCs w:val="22"/>
                        <w:cs/>
                      </w:rPr>
                      <m:t>(</m:t>
                    </m:r>
                    <m:sSubSup>
                      <m:sSubSupPr>
                        <m:ctrlPr>
                          <w:rPr>
                            <w:rFonts w:ascii="Cambria Math" w:hAnsi="Cambria Math" w:cs="Arial"/>
                            <w:i/>
                            <w:iCs/>
                          </w:rPr>
                        </m:ctrlPr>
                      </m:sSubSupPr>
                      <m:e>
                        <m:r>
                          <w:rPr>
                            <w:rFonts w:ascii="Cambria Math" w:hAnsi="Cambria Math" w:cs="Cambria Math" w:hint="cs"/>
                            <w:szCs w:val="22"/>
                            <w:cs/>
                          </w:rPr>
                          <m:t>σ</m:t>
                        </m:r>
                      </m:e>
                      <m:sub>
                        <m:r>
                          <w:rPr>
                            <w:rFonts w:ascii="Cambria Math" w:hAnsi="Cambria Math" w:cs="Cambria Math" w:hint="cs"/>
                            <w:szCs w:val="22"/>
                            <w:cs/>
                          </w:rPr>
                          <m:t>i</m:t>
                        </m:r>
                        <m:r>
                          <w:rPr>
                            <w:rFonts w:ascii="Cambria Math" w:hAnsi="Cambria Math" w:cs="Arial"/>
                          </w:rPr>
                          <m:t>,</m:t>
                        </m:r>
                        <m:r>
                          <w:rPr>
                            <w:rFonts w:ascii="Cambria Math" w:hAnsi="Cambria Math" w:cs="Cambria Math" w:hint="cs"/>
                            <w:szCs w:val="22"/>
                            <w:cs/>
                          </w:rPr>
                          <m:t>t</m:t>
                        </m:r>
                      </m:sub>
                      <m:sup>
                        <m:r>
                          <w:rPr>
                            <w:rFonts w:ascii="Cambria Math" w:hAnsi="Cambria Math" w:cs="Arial"/>
                          </w:rPr>
                          <m:t>2</m:t>
                        </m:r>
                      </m:sup>
                    </m:sSubSup>
                  </m:e>
                </m:nary>
                <m:r>
                  <w:rPr>
                    <w:rFonts w:ascii="Cambria Math" w:hAnsi="Cambria Math" w:cs="Arial"/>
                    <w:szCs w:val="22"/>
                    <w:cs/>
                  </w:rPr>
                  <m:t>)</m:t>
                </m:r>
              </m:num>
              <m:den>
                <m:r>
                  <w:rPr>
                    <w:rFonts w:ascii="Cambria Math" w:hAnsi="Cambria Math" w:cs="Cambria Math" w:hint="cs"/>
                    <w:szCs w:val="22"/>
                    <w:cs/>
                  </w:rPr>
                  <m:t>n</m:t>
                </m:r>
              </m:den>
            </m:f>
          </m:e>
        </m:rad>
      </m:oMath>
      <w:r w:rsidRPr="00DC407D">
        <w:rPr>
          <w:rFonts w:cs="Arial"/>
          <w:szCs w:val="22"/>
          <w:cs/>
          <w:lang w:val="pt-BR"/>
        </w:rPr>
        <w:t>.</w:t>
      </w:r>
      <w:r w:rsidRPr="00DC407D">
        <w:rPr>
          <w:rFonts w:cs="Arial"/>
          <w:szCs w:val="22"/>
          <w:cs/>
        </w:rPr>
        <w:t xml:space="preserve"> </w:t>
      </w:r>
      <w:r w:rsidRPr="00DC407D">
        <w:rPr>
          <w:rFonts w:cs="Arial"/>
        </w:rPr>
        <w:t>We generate the confidence band for each of the remaining lifetime as follow</w:t>
      </w:r>
    </w:p>
    <w:p w14:paraId="20484BF2" w14:textId="77777777" w:rsidR="00885559" w:rsidRPr="00DC407D" w:rsidRDefault="00885559" w:rsidP="00885559">
      <w:pPr>
        <w:rPr>
          <w:rFonts w:eastAsiaTheme="minorEastAsia" w:cs="Arial"/>
        </w:rPr>
      </w:pPr>
      <m:oMathPara>
        <m:oMath>
          <m:r>
            <w:rPr>
              <w:rFonts w:ascii="Cambria Math" w:hAnsi="Cambria Math" w:cs="Cambria Math" w:hint="cs"/>
              <w:szCs w:val="22"/>
              <w:cs/>
            </w:rPr>
            <m:t>P</m:t>
          </m:r>
          <m:sSub>
            <m:sSubPr>
              <m:ctrlPr>
                <w:rPr>
                  <w:rFonts w:ascii="Cambria Math" w:hAnsi="Cambria Math" w:cs="Arial"/>
                  <w:i/>
                </w:rPr>
              </m:ctrlPr>
            </m:sSubPr>
            <m:e>
              <m:r>
                <w:rPr>
                  <w:rFonts w:ascii="Cambria Math" w:hAnsi="Cambria Math" w:cs="Cambria Math" w:hint="cs"/>
                  <w:szCs w:val="22"/>
                  <w:cs/>
                </w:rPr>
                <m:t>D</m:t>
              </m:r>
            </m:e>
            <m:sub>
              <m:r>
                <w:rPr>
                  <w:rFonts w:ascii="Cambria Math" w:hAnsi="Cambria Math" w:cs="Cambria Math" w:hint="cs"/>
                  <w:szCs w:val="22"/>
                  <w:cs/>
                </w:rPr>
                <m:t>i</m:t>
              </m:r>
              <m:r>
                <w:rPr>
                  <w:rFonts w:ascii="Cambria Math" w:hAnsi="Cambria Math" w:cs="Arial"/>
                </w:rPr>
                <m:t>,0,</m:t>
              </m:r>
              <m:r>
                <w:rPr>
                  <w:rFonts w:ascii="Cambria Math" w:hAnsi="Cambria Math" w:cs="Cambria Math" w:hint="cs"/>
                  <w:szCs w:val="22"/>
                  <w:cs/>
                </w:rPr>
                <m:t>T</m:t>
              </m:r>
            </m:sub>
          </m:sSub>
          <m:r>
            <w:rPr>
              <w:rFonts w:ascii="Cambria Math" w:hAnsi="Cambria Math" w:cs="Arial"/>
            </w:rPr>
            <m:t>±</m:t>
          </m:r>
          <m:r>
            <w:rPr>
              <w:rFonts w:ascii="Cambria Math" w:hAnsi="Cambria Math" w:cs="Cambria Math" w:hint="cs"/>
              <w:szCs w:val="22"/>
              <w:cs/>
            </w:rPr>
            <m:t>α</m:t>
          </m:r>
          <m:sSub>
            <m:sSubPr>
              <m:ctrlPr>
                <w:rPr>
                  <w:rFonts w:ascii="Cambria Math" w:hAnsi="Cambria Math" w:cs="Arial"/>
                  <w:i/>
                </w:rPr>
              </m:ctrlPr>
            </m:sSubPr>
            <m:e>
              <m:r>
                <w:rPr>
                  <w:rFonts w:ascii="Cambria Math" w:hAnsi="Cambria Math" w:cs="Cambria Math" w:hint="cs"/>
                  <w:szCs w:val="22"/>
                  <w:cs/>
                </w:rPr>
                <m:t>σ</m:t>
              </m:r>
            </m:e>
            <m:sub>
              <m:r>
                <w:rPr>
                  <w:rFonts w:ascii="Cambria Math" w:hAnsi="Cambria Math" w:cs="Cambria Math" w:hint="cs"/>
                  <w:szCs w:val="22"/>
                  <w:cs/>
                </w:rPr>
                <m:t>i</m:t>
              </m:r>
            </m:sub>
          </m:sSub>
          <m:rad>
            <m:radPr>
              <m:degHide m:val="1"/>
              <m:ctrlPr>
                <w:rPr>
                  <w:rFonts w:ascii="Cambria Math" w:hAnsi="Cambria Math" w:cs="Arial"/>
                  <w:i/>
                </w:rPr>
              </m:ctrlPr>
            </m:radPr>
            <m:deg/>
            <m:e>
              <m:r>
                <w:rPr>
                  <w:rFonts w:ascii="Cambria Math" w:hAnsi="Cambria Math" w:cs="Cambria Math" w:hint="cs"/>
                  <w:szCs w:val="22"/>
                  <w:cs/>
                </w:rPr>
                <m:t>T</m:t>
              </m:r>
            </m:e>
          </m:rad>
        </m:oMath>
      </m:oMathPara>
    </w:p>
    <w:p w14:paraId="10964827" w14:textId="77777777" w:rsidR="00885559" w:rsidRPr="00DC407D" w:rsidRDefault="00885559" w:rsidP="00885559">
      <w:pPr>
        <w:rPr>
          <w:rFonts w:eastAsiaTheme="minorEastAsia" w:cs="Arial"/>
        </w:rPr>
      </w:pPr>
      <w:r w:rsidRPr="00DC407D">
        <w:rPr>
          <w:rFonts w:eastAsiaTheme="minorEastAsia" w:cs="Arial"/>
        </w:rPr>
        <w:t xml:space="preserve">Where </w:t>
      </w:r>
      <w:r w:rsidRPr="00DC407D">
        <w:rPr>
          <w:rFonts w:eastAsiaTheme="minorEastAsia" w:cs="Arial"/>
        </w:rPr>
        <w:tab/>
      </w:r>
      <w:r w:rsidRPr="00DC407D">
        <w:rPr>
          <w:rFonts w:eastAsiaTheme="minorEastAsia" w:cs="Arial"/>
        </w:rPr>
        <w:tab/>
      </w:r>
      <m:oMath>
        <m:r>
          <w:rPr>
            <w:rFonts w:ascii="Cambria Math" w:eastAsiaTheme="minorEastAsia" w:hAnsi="Cambria Math" w:cs="Cambria Math" w:hint="cs"/>
            <w:szCs w:val="22"/>
            <w:cs/>
          </w:rPr>
          <m:t>σ</m:t>
        </m:r>
      </m:oMath>
      <w:r w:rsidRPr="00DC407D">
        <w:rPr>
          <w:rFonts w:eastAsiaTheme="minorEastAsia" w:cs="Arial"/>
          <w:szCs w:val="22"/>
          <w:cs/>
        </w:rPr>
        <w:t xml:space="preserve"> </w:t>
      </w:r>
      <w:r w:rsidRPr="00DC407D">
        <w:rPr>
          <w:rFonts w:eastAsiaTheme="minorEastAsia" w:cs="Arial"/>
        </w:rPr>
        <w:tab/>
        <w:t xml:space="preserve">is the average standard deviation of the mariginal PD for </w:t>
      </w:r>
      <w:proofErr w:type="gramStart"/>
      <w:r w:rsidRPr="00DC407D">
        <w:rPr>
          <w:rFonts w:eastAsiaTheme="minorEastAsia" w:cs="Arial"/>
        </w:rPr>
        <w:t>rating</w:t>
      </w:r>
      <w:proofErr w:type="gramEnd"/>
      <w:r w:rsidRPr="00DC407D">
        <w:rPr>
          <w:rFonts w:eastAsiaTheme="minorEastAsia" w:cs="Arial"/>
        </w:rPr>
        <w:t xml:space="preserve"> </w:t>
      </w:r>
      <m:oMath>
        <m:r>
          <w:rPr>
            <w:rFonts w:ascii="Cambria Math" w:eastAsiaTheme="minorEastAsia" w:hAnsi="Cambria Math" w:cs="Cambria Math" w:hint="cs"/>
            <w:szCs w:val="22"/>
            <w:cs/>
          </w:rPr>
          <m:t>i</m:t>
        </m:r>
      </m:oMath>
    </w:p>
    <w:p w14:paraId="705AAD59" w14:textId="77777777" w:rsidR="00885559" w:rsidRPr="00DC407D" w:rsidRDefault="00885559" w:rsidP="00885559">
      <w:pPr>
        <w:ind w:left="2160" w:hanging="720"/>
        <w:rPr>
          <w:rFonts w:eastAsiaTheme="minorEastAsia" w:cs="Arial"/>
        </w:rPr>
      </w:pPr>
      <m:oMath>
        <m:r>
          <w:rPr>
            <w:rFonts w:ascii="Cambria Math" w:eastAsiaTheme="minorEastAsia" w:hAnsi="Cambria Math" w:cs="Cambria Math" w:hint="cs"/>
            <w:szCs w:val="22"/>
            <w:cs/>
          </w:rPr>
          <m:t>P</m:t>
        </m:r>
        <m:sSub>
          <m:sSubPr>
            <m:ctrlPr>
              <w:rPr>
                <w:rFonts w:ascii="Cambria Math" w:eastAsiaTheme="minorEastAsia" w:hAnsi="Cambria Math" w:cs="Arial"/>
                <w:i/>
              </w:rPr>
            </m:ctrlPr>
          </m:sSubPr>
          <m:e>
            <m:r>
              <w:rPr>
                <w:rFonts w:ascii="Cambria Math" w:eastAsiaTheme="minorEastAsia" w:hAnsi="Cambria Math" w:cs="Cambria Math" w:hint="cs"/>
                <w:szCs w:val="22"/>
                <w:cs/>
              </w:rPr>
              <m:t>D</m:t>
            </m:r>
          </m:e>
          <m:sub>
            <m:r>
              <w:rPr>
                <w:rFonts w:ascii="Cambria Math" w:eastAsiaTheme="minorEastAsia" w:hAnsi="Cambria Math" w:cs="Cambria Math" w:hint="cs"/>
                <w:szCs w:val="22"/>
                <w:cs/>
              </w:rPr>
              <m:t>i</m:t>
            </m:r>
            <m:r>
              <w:rPr>
                <w:rFonts w:ascii="Cambria Math" w:eastAsiaTheme="minorEastAsia" w:hAnsi="Cambria Math" w:cs="Arial"/>
              </w:rPr>
              <m:t>,0,</m:t>
            </m:r>
            <m:r>
              <w:rPr>
                <w:rFonts w:ascii="Cambria Math" w:eastAsiaTheme="minorEastAsia" w:hAnsi="Cambria Math" w:cs="Cambria Math" w:hint="cs"/>
                <w:szCs w:val="22"/>
                <w:cs/>
              </w:rPr>
              <m:t>T</m:t>
            </m:r>
          </m:sub>
        </m:sSub>
      </m:oMath>
      <w:r w:rsidRPr="00DC407D">
        <w:rPr>
          <w:rFonts w:eastAsiaTheme="minorEastAsia" w:cs="Arial"/>
        </w:rPr>
        <w:tab/>
      </w:r>
      <w:proofErr w:type="gramStart"/>
      <w:r w:rsidRPr="00DC407D">
        <w:rPr>
          <w:rFonts w:eastAsiaTheme="minorEastAsia" w:cs="Arial"/>
        </w:rPr>
        <w:t>is</w:t>
      </w:r>
      <w:proofErr w:type="gramEnd"/>
      <w:r w:rsidRPr="00DC407D">
        <w:rPr>
          <w:rFonts w:eastAsiaTheme="minorEastAsia" w:cs="Arial"/>
        </w:rPr>
        <w:t xml:space="preserve"> the cumulative PD at estimated origination </w:t>
      </w:r>
      <w:r w:rsidRPr="00DC407D">
        <w:rPr>
          <w:rFonts w:eastAsiaTheme="minorEastAsia" w:cs="Arial"/>
          <w:szCs w:val="22"/>
          <w:cs/>
        </w:rPr>
        <w:t>(</w:t>
      </w:r>
      <w:r w:rsidRPr="00DC407D">
        <w:rPr>
          <w:rFonts w:eastAsiaTheme="minorEastAsia" w:cs="Arial"/>
        </w:rPr>
        <w:t xml:space="preserve">origination rating </w:t>
      </w:r>
      <m:oMath>
        <m:r>
          <w:rPr>
            <w:rFonts w:ascii="Cambria Math" w:eastAsiaTheme="minorEastAsia" w:hAnsi="Cambria Math" w:cs="Cambria Math" w:hint="cs"/>
            <w:szCs w:val="22"/>
            <w:cs/>
          </w:rPr>
          <m:t>i</m:t>
        </m:r>
      </m:oMath>
      <w:r w:rsidRPr="00DC407D">
        <w:rPr>
          <w:rFonts w:eastAsiaTheme="minorEastAsia" w:cs="Arial"/>
          <w:szCs w:val="22"/>
          <w:cs/>
        </w:rPr>
        <w:t xml:space="preserve">) </w:t>
      </w:r>
      <w:r w:rsidRPr="00DC407D">
        <w:rPr>
          <w:rFonts w:eastAsiaTheme="minorEastAsia" w:cs="Arial"/>
        </w:rPr>
        <w:t xml:space="preserve">upto maturity date </w:t>
      </w:r>
      <m:oMath>
        <m:r>
          <w:rPr>
            <w:rFonts w:ascii="Cambria Math" w:eastAsiaTheme="minorEastAsia" w:hAnsi="Cambria Math" w:cs="Cambria Math" w:hint="cs"/>
            <w:szCs w:val="22"/>
            <w:cs/>
          </w:rPr>
          <m:t>T</m:t>
        </m:r>
      </m:oMath>
    </w:p>
    <w:p w14:paraId="61B91D7A" w14:textId="77777777" w:rsidR="00885559" w:rsidRPr="00DC407D" w:rsidRDefault="00885559" w:rsidP="00885559">
      <w:pPr>
        <w:ind w:left="2160" w:hanging="720"/>
        <w:rPr>
          <w:rFonts w:cs="Arial"/>
        </w:rPr>
      </w:pPr>
      <m:oMath>
        <m:r>
          <w:rPr>
            <w:rFonts w:ascii="Cambria Math" w:hAnsi="Cambria Math" w:cs="Cambria Math" w:hint="cs"/>
            <w:szCs w:val="22"/>
            <w:cs/>
          </w:rPr>
          <m:t>α</m:t>
        </m:r>
      </m:oMath>
      <w:r w:rsidRPr="00DC407D">
        <w:rPr>
          <w:rFonts w:eastAsiaTheme="minorEastAsia" w:cs="Arial"/>
          <w:szCs w:val="22"/>
          <w:cs/>
        </w:rPr>
        <w:t xml:space="preserve"> </w:t>
      </w:r>
      <w:r w:rsidRPr="00DC407D">
        <w:rPr>
          <w:rFonts w:eastAsiaTheme="minorEastAsia" w:cs="Arial"/>
        </w:rPr>
        <w:tab/>
      </w:r>
      <w:proofErr w:type="gramStart"/>
      <w:r w:rsidRPr="00DC407D">
        <w:rPr>
          <w:rFonts w:eastAsiaTheme="minorEastAsia" w:cs="Arial"/>
        </w:rPr>
        <w:t>is</w:t>
      </w:r>
      <w:proofErr w:type="gramEnd"/>
      <w:r w:rsidRPr="00DC407D">
        <w:rPr>
          <w:rFonts w:eastAsiaTheme="minorEastAsia" w:cs="Arial"/>
        </w:rPr>
        <w:t xml:space="preserve"> z</w:t>
      </w:r>
      <w:r w:rsidRPr="00DC407D">
        <w:rPr>
          <w:rFonts w:eastAsiaTheme="minorEastAsia" w:cs="Arial"/>
          <w:szCs w:val="22"/>
          <w:cs/>
        </w:rPr>
        <w:t>-</w:t>
      </w:r>
      <w:r w:rsidRPr="00DC407D">
        <w:rPr>
          <w:rFonts w:eastAsiaTheme="minorEastAsia" w:cs="Arial"/>
        </w:rPr>
        <w:t xml:space="preserve">value of a confindence level </w:t>
      </w:r>
      <w:r w:rsidRPr="00DC407D">
        <w:rPr>
          <w:rFonts w:eastAsiaTheme="minorEastAsia" w:cs="Arial"/>
          <w:szCs w:val="22"/>
          <w:cs/>
        </w:rPr>
        <w:t>(</w:t>
      </w:r>
      <w:r w:rsidRPr="00DC407D">
        <w:rPr>
          <w:rFonts w:eastAsiaTheme="minorEastAsia" w:cs="Arial"/>
        </w:rPr>
        <w:t>by default 80</w:t>
      </w:r>
      <w:r w:rsidRPr="00DC407D">
        <w:rPr>
          <w:rFonts w:eastAsiaTheme="minorEastAsia" w:cs="Arial"/>
          <w:szCs w:val="22"/>
          <w:cs/>
        </w:rPr>
        <w:t>%</w:t>
      </w:r>
      <w:r w:rsidRPr="00DC407D">
        <w:rPr>
          <w:rFonts w:eastAsiaTheme="minorEastAsia" w:cs="Arial"/>
        </w:rPr>
        <w:t>, two</w:t>
      </w:r>
      <w:r w:rsidRPr="00DC407D">
        <w:rPr>
          <w:rFonts w:eastAsiaTheme="minorEastAsia" w:cs="Arial"/>
          <w:szCs w:val="22"/>
          <w:cs/>
        </w:rPr>
        <w:t>-</w:t>
      </w:r>
      <w:r w:rsidRPr="00DC407D">
        <w:rPr>
          <w:rFonts w:eastAsiaTheme="minorEastAsia" w:cs="Arial"/>
        </w:rPr>
        <w:t>tailed</w:t>
      </w:r>
      <w:r w:rsidRPr="00DC407D">
        <w:rPr>
          <w:rFonts w:eastAsiaTheme="minorEastAsia" w:cs="Arial"/>
          <w:szCs w:val="22"/>
          <w:cs/>
        </w:rPr>
        <w:t>)</w:t>
      </w:r>
    </w:p>
    <w:p w14:paraId="15ACABC3" w14:textId="77777777" w:rsidR="00885559" w:rsidRPr="00DC407D" w:rsidRDefault="00885559" w:rsidP="00885559">
      <w:pPr>
        <w:pStyle w:val="Heading3"/>
        <w:numPr>
          <w:ilvl w:val="2"/>
          <w:numId w:val="2"/>
        </w:numPr>
        <w:rPr>
          <w:rFonts w:cs="Arial"/>
        </w:rPr>
      </w:pPr>
      <w:r w:rsidRPr="00DC407D">
        <w:rPr>
          <w:rFonts w:cs="Arial"/>
        </w:rPr>
        <w:t>Forward Run Test</w:t>
      </w:r>
    </w:p>
    <w:p w14:paraId="1C461489" w14:textId="77777777" w:rsidR="00885559" w:rsidRPr="00DC407D" w:rsidRDefault="00885559" w:rsidP="00885559">
      <w:pPr>
        <w:rPr>
          <w:rFonts w:cs="Arial"/>
        </w:rPr>
      </w:pPr>
      <w:r w:rsidRPr="00DC407D">
        <w:rPr>
          <w:rFonts w:cs="Arial"/>
        </w:rPr>
        <w:t>The forward run test criteria check if the Forward PD at reporting date has significantly increased from the Forward PD at the similar point of time estimated at origination</w:t>
      </w:r>
      <w:r w:rsidRPr="00DC407D">
        <w:rPr>
          <w:rFonts w:cs="Arial"/>
          <w:szCs w:val="22"/>
          <w:cs/>
        </w:rPr>
        <w:t xml:space="preserve">. </w:t>
      </w:r>
      <w:r w:rsidRPr="00DC407D">
        <w:rPr>
          <w:rFonts w:cs="Arial"/>
        </w:rPr>
        <w:t xml:space="preserve">If we were to plot forward PDs of two time series </w:t>
      </w:r>
      <w:r w:rsidRPr="00DC407D">
        <w:rPr>
          <w:rFonts w:cs="Arial"/>
          <w:szCs w:val="22"/>
          <w:cs/>
        </w:rPr>
        <w:t>[</w:t>
      </w:r>
      <w:r w:rsidRPr="00DC407D">
        <w:rPr>
          <w:rFonts w:cs="Arial"/>
        </w:rPr>
        <w:t>1</w:t>
      </w:r>
      <w:r w:rsidRPr="00DC407D">
        <w:rPr>
          <w:rFonts w:cs="Arial"/>
          <w:szCs w:val="22"/>
          <w:cs/>
        </w:rPr>
        <w:t xml:space="preserve">] </w:t>
      </w:r>
      <w:r w:rsidRPr="00DC407D">
        <w:rPr>
          <w:rFonts w:cs="Arial"/>
        </w:rPr>
        <w:t xml:space="preserve">Forward PD from origination and </w:t>
      </w:r>
      <w:r w:rsidRPr="00DC407D">
        <w:rPr>
          <w:rFonts w:cs="Arial"/>
          <w:szCs w:val="22"/>
          <w:cs/>
        </w:rPr>
        <w:t>[</w:t>
      </w:r>
      <w:r w:rsidRPr="00DC407D">
        <w:rPr>
          <w:rFonts w:cs="Arial"/>
        </w:rPr>
        <w:t>2</w:t>
      </w:r>
      <w:r w:rsidRPr="00DC407D">
        <w:rPr>
          <w:rFonts w:cs="Arial"/>
          <w:szCs w:val="22"/>
          <w:cs/>
        </w:rPr>
        <w:t xml:space="preserve">] </w:t>
      </w:r>
      <w:r w:rsidRPr="00DC407D">
        <w:rPr>
          <w:rFonts w:cs="Arial"/>
        </w:rPr>
        <w:t>Forward PD at reporting date, we can compare the two time series using run test to see if they are statistically different as illustrated in the figure below</w:t>
      </w:r>
      <w:r w:rsidRPr="00DC407D">
        <w:rPr>
          <w:rFonts w:cs="Arial"/>
          <w:szCs w:val="22"/>
          <w:cs/>
        </w:rPr>
        <w:t>.</w:t>
      </w:r>
    </w:p>
    <w:p w14:paraId="478E8431" w14:textId="77777777" w:rsidR="00885559" w:rsidRPr="00DC407D" w:rsidRDefault="00885559" w:rsidP="00885559">
      <w:pPr>
        <w:keepNext/>
        <w:rPr>
          <w:rFonts w:cs="Arial"/>
        </w:rPr>
      </w:pPr>
      <w:r w:rsidRPr="00DC407D">
        <w:rPr>
          <w:rFonts w:cs="Arial"/>
          <w:noProof/>
        </w:rPr>
        <w:lastRenderedPageBreak/>
        <w:drawing>
          <wp:inline distT="0" distB="0" distL="0" distR="0" wp14:anchorId="4B84329E" wp14:editId="2996BD4D">
            <wp:extent cx="5901140" cy="18732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15702" cy="1877873"/>
                    </a:xfrm>
                    <a:prstGeom prst="rect">
                      <a:avLst/>
                    </a:prstGeom>
                    <a:noFill/>
                  </pic:spPr>
                </pic:pic>
              </a:graphicData>
            </a:graphic>
          </wp:inline>
        </w:drawing>
      </w:r>
    </w:p>
    <w:p w14:paraId="41721D06" w14:textId="77777777" w:rsidR="00885559" w:rsidRPr="00DC407D" w:rsidRDefault="00885559" w:rsidP="00885559">
      <w:pPr>
        <w:pStyle w:val="Caption"/>
        <w:rPr>
          <w:rFonts w:cs="Arial"/>
        </w:rPr>
      </w:pPr>
      <w:r w:rsidRPr="00DC407D">
        <w:rPr>
          <w:rFonts w:cs="Arial"/>
        </w:rPr>
        <w:t xml:space="preserve">Figure </w:t>
      </w:r>
      <w:r w:rsidRPr="00DC407D">
        <w:rPr>
          <w:rFonts w:cs="Arial"/>
        </w:rPr>
        <w:fldChar w:fldCharType="begin"/>
      </w:r>
      <w:r w:rsidRPr="00DC407D">
        <w:rPr>
          <w:rFonts w:cs="Arial"/>
        </w:rPr>
        <w:instrText xml:space="preserve"> SEQ Figure \</w:instrText>
      </w:r>
      <w:r w:rsidRPr="00DC407D">
        <w:rPr>
          <w:rFonts w:cs="Arial"/>
          <w:bCs/>
          <w:cs/>
        </w:rPr>
        <w:instrText xml:space="preserve">* </w:instrText>
      </w:r>
      <w:r w:rsidRPr="00DC407D">
        <w:rPr>
          <w:rFonts w:cs="Arial"/>
        </w:rPr>
        <w:instrText xml:space="preserve">ARABIC </w:instrText>
      </w:r>
      <w:r w:rsidRPr="00DC407D">
        <w:rPr>
          <w:rFonts w:cs="Arial"/>
        </w:rPr>
        <w:fldChar w:fldCharType="separate"/>
      </w:r>
      <w:r w:rsidR="00CC7D55">
        <w:rPr>
          <w:rFonts w:cs="Arial"/>
          <w:noProof/>
        </w:rPr>
        <w:t>11</w:t>
      </w:r>
      <w:r w:rsidRPr="00DC407D">
        <w:rPr>
          <w:rFonts w:cs="Arial"/>
        </w:rPr>
        <w:fldChar w:fldCharType="end"/>
      </w:r>
      <w:r w:rsidRPr="00DC407D">
        <w:rPr>
          <w:rFonts w:cs="Arial"/>
        </w:rPr>
        <w:t>, forward PD run test</w:t>
      </w:r>
    </w:p>
    <w:p w14:paraId="51D0451F" w14:textId="77777777" w:rsidR="00885559" w:rsidRPr="00DC407D" w:rsidRDefault="00885559" w:rsidP="00885559">
      <w:pPr>
        <w:rPr>
          <w:rFonts w:cs="Arial"/>
        </w:rPr>
      </w:pPr>
      <w:r w:rsidRPr="00DC407D">
        <w:rPr>
          <w:rFonts w:cs="Arial"/>
        </w:rPr>
        <w:t>The hypothesis of the forward PD run test is defined as follow</w:t>
      </w:r>
    </w:p>
    <w:p w14:paraId="3DF89D37" w14:textId="77777777" w:rsidR="00885559" w:rsidRPr="00DC407D" w:rsidRDefault="00885559" w:rsidP="00885559">
      <w:pPr>
        <w:rPr>
          <w:rFonts w:eastAsiaTheme="minorEastAsia" w:cs="Arial"/>
          <w:i/>
          <w:iCs/>
        </w:rPr>
      </w:pPr>
      <w:r w:rsidRPr="00DC407D">
        <w:rPr>
          <w:rFonts w:eastAsiaTheme="minorEastAsia" w:cs="Arial"/>
          <w:i/>
          <w:iCs/>
        </w:rPr>
        <w:t>H0</w:t>
      </w:r>
      <w:r w:rsidRPr="00DC407D">
        <w:rPr>
          <w:rFonts w:eastAsiaTheme="minorEastAsia" w:cs="Arial"/>
          <w:i/>
          <w:iCs/>
          <w:szCs w:val="22"/>
          <w:cs/>
        </w:rPr>
        <w:t xml:space="preserve">: </w:t>
      </w:r>
      <w:r w:rsidRPr="00DC407D">
        <w:rPr>
          <w:rFonts w:eastAsiaTheme="minorEastAsia" w:cs="Arial"/>
          <w:i/>
          <w:iCs/>
        </w:rPr>
        <w:t>Forward PDs at origination date and at reporting date are not different</w:t>
      </w:r>
    </w:p>
    <w:p w14:paraId="05B4107D" w14:textId="77777777" w:rsidR="00885559" w:rsidRPr="00DC407D" w:rsidRDefault="00885559" w:rsidP="00885559">
      <w:pPr>
        <w:rPr>
          <w:rFonts w:cs="Arial"/>
        </w:rPr>
      </w:pPr>
      <w:r w:rsidRPr="00DC407D">
        <w:rPr>
          <w:rFonts w:cs="Arial"/>
        </w:rPr>
        <w:t>Test statistic</w:t>
      </w:r>
    </w:p>
    <w:p w14:paraId="67E94627" w14:textId="77777777" w:rsidR="00885559" w:rsidRPr="00DC407D" w:rsidRDefault="00885559" w:rsidP="00885559">
      <w:pPr>
        <w:rPr>
          <w:rFonts w:eastAsiaTheme="minorEastAsia" w:cs="Arial"/>
        </w:rPr>
      </w:pPr>
      <m:oMathPara>
        <m:oMath>
          <m:r>
            <w:rPr>
              <w:rFonts w:ascii="Cambria Math" w:hAnsi="Cambria Math" w:cs="Cambria Math" w:hint="cs"/>
              <w:szCs w:val="22"/>
              <w:cs/>
            </w:rPr>
            <m:t>Z</m:t>
          </m:r>
          <m:r>
            <w:rPr>
              <w:rFonts w:ascii="Cambria Math" w:hAnsi="Cambria Math" w:cs="Arial"/>
              <w:szCs w:val="22"/>
              <w:cs/>
            </w:rPr>
            <m:t>=</m:t>
          </m:r>
          <m:f>
            <m:fPr>
              <m:ctrlPr>
                <w:rPr>
                  <w:rFonts w:ascii="Cambria Math" w:hAnsi="Cambria Math" w:cs="Arial"/>
                  <w:i/>
                </w:rPr>
              </m:ctrlPr>
            </m:fPr>
            <m:num>
              <m:r>
                <w:rPr>
                  <w:rFonts w:ascii="Cambria Math" w:hAnsi="Cambria Math" w:cs="Cambria Math" w:hint="cs"/>
                  <w:szCs w:val="22"/>
                  <w:cs/>
                </w:rPr>
                <m:t>R</m:t>
              </m:r>
              <m:r>
                <w:rPr>
                  <w:rFonts w:ascii="Cambria Math" w:hAnsi="Cambria Math" w:cs="Arial"/>
                  <w:szCs w:val="22"/>
                  <w:cs/>
                </w:rPr>
                <m:t>-</m:t>
              </m:r>
              <m:acc>
                <m:accPr>
                  <m:chr m:val="̅"/>
                  <m:ctrlPr>
                    <w:rPr>
                      <w:rFonts w:ascii="Cambria Math" w:hAnsi="Cambria Math" w:cs="Arial"/>
                      <w:i/>
                    </w:rPr>
                  </m:ctrlPr>
                </m:accPr>
                <m:e>
                  <m:r>
                    <w:rPr>
                      <w:rFonts w:ascii="Cambria Math" w:hAnsi="Cambria Math" w:cs="Cambria Math" w:hint="cs"/>
                      <w:szCs w:val="22"/>
                      <w:cs/>
                    </w:rPr>
                    <m:t>R</m:t>
                  </m:r>
                </m:e>
              </m:acc>
            </m:num>
            <m:den>
              <m:sSub>
                <m:sSubPr>
                  <m:ctrlPr>
                    <w:rPr>
                      <w:rFonts w:ascii="Cambria Math" w:hAnsi="Cambria Math" w:cs="Arial"/>
                      <w:i/>
                    </w:rPr>
                  </m:ctrlPr>
                </m:sSubPr>
                <m:e>
                  <m:r>
                    <w:rPr>
                      <w:rFonts w:ascii="Cambria Math" w:hAnsi="Cambria Math" w:cs="Cambria Math" w:hint="cs"/>
                      <w:szCs w:val="22"/>
                      <w:cs/>
                    </w:rPr>
                    <m:t>S</m:t>
                  </m:r>
                </m:e>
                <m:sub>
                  <m:r>
                    <w:rPr>
                      <w:rFonts w:ascii="Cambria Math" w:hAnsi="Cambria Math" w:cs="Cambria Math" w:hint="cs"/>
                      <w:szCs w:val="22"/>
                      <w:cs/>
                    </w:rPr>
                    <m:t>R</m:t>
                  </m:r>
                </m:sub>
              </m:sSub>
            </m:den>
          </m:f>
        </m:oMath>
      </m:oMathPara>
    </w:p>
    <w:p w14:paraId="7B352F97" w14:textId="77777777" w:rsidR="00885559" w:rsidRPr="00DC407D" w:rsidRDefault="004B1401" w:rsidP="00885559">
      <w:pPr>
        <w:rPr>
          <w:rFonts w:eastAsiaTheme="minorEastAsia" w:cs="Arial"/>
        </w:rPr>
      </w:pPr>
      <m:oMathPara>
        <m:oMath>
          <m:sSubSup>
            <m:sSubSupPr>
              <m:ctrlPr>
                <w:rPr>
                  <w:rFonts w:ascii="Cambria Math" w:eastAsiaTheme="minorEastAsia" w:hAnsi="Cambria Math" w:cs="Arial"/>
                  <w:i/>
                </w:rPr>
              </m:ctrlPr>
            </m:sSubSupPr>
            <m:e>
              <m:r>
                <w:rPr>
                  <w:rFonts w:ascii="Cambria Math" w:eastAsiaTheme="minorEastAsia" w:hAnsi="Cambria Math" w:cs="Cambria Math" w:hint="cs"/>
                  <w:szCs w:val="22"/>
                  <w:cs/>
                </w:rPr>
                <m:t>S</m:t>
              </m:r>
            </m:e>
            <m:sub>
              <m:r>
                <w:rPr>
                  <w:rFonts w:ascii="Cambria Math" w:eastAsiaTheme="minorEastAsia" w:hAnsi="Cambria Math" w:cs="Cambria Math" w:hint="cs"/>
                  <w:szCs w:val="22"/>
                  <w:cs/>
                </w:rPr>
                <m:t>R</m:t>
              </m:r>
            </m:sub>
            <m:sup>
              <m:r>
                <w:rPr>
                  <w:rFonts w:ascii="Cambria Math" w:eastAsiaTheme="minorEastAsia" w:hAnsi="Cambria Math" w:cs="Arial"/>
                </w:rPr>
                <m:t>2</m:t>
              </m:r>
            </m:sup>
          </m:sSubSup>
          <m:r>
            <w:rPr>
              <w:rFonts w:ascii="Cambria Math" w:eastAsiaTheme="minorEastAsia" w:hAnsi="Cambria Math" w:cs="Arial"/>
              <w:szCs w:val="22"/>
              <w:cs/>
            </w:rPr>
            <m:t>=</m:t>
          </m:r>
          <m:f>
            <m:fPr>
              <m:ctrlPr>
                <w:rPr>
                  <w:rFonts w:ascii="Cambria Math" w:eastAsiaTheme="minorEastAsia" w:hAnsi="Cambria Math" w:cs="Arial"/>
                  <w:i/>
                </w:rPr>
              </m:ctrlPr>
            </m:fPr>
            <m:num>
              <m:r>
                <w:rPr>
                  <w:rFonts w:ascii="Cambria Math" w:eastAsiaTheme="minorEastAsia" w:hAnsi="Cambria Math" w:cs="Arial"/>
                </w:rPr>
                <m:t>2</m:t>
              </m:r>
              <m:sSub>
                <m:sSubPr>
                  <m:ctrlPr>
                    <w:rPr>
                      <w:rFonts w:ascii="Cambria Math" w:eastAsiaTheme="minorEastAsia" w:hAnsi="Cambria Math" w:cs="Arial"/>
                      <w:i/>
                    </w:rPr>
                  </m:ctrlPr>
                </m:sSubPr>
                <m:e>
                  <m:r>
                    <w:rPr>
                      <w:rFonts w:ascii="Cambria Math" w:eastAsiaTheme="minorEastAsia" w:hAnsi="Cambria Math" w:cs="Cambria Math" w:hint="cs"/>
                      <w:szCs w:val="22"/>
                      <w:cs/>
                    </w:rPr>
                    <m:t>n</m:t>
                  </m:r>
                </m:e>
                <m:sub>
                  <m:r>
                    <w:rPr>
                      <w:rFonts w:ascii="Cambria Math" w:eastAsiaTheme="minorEastAsia" w:hAnsi="Cambria Math" w:cs="Arial"/>
                    </w:rPr>
                    <m:t>1</m:t>
                  </m:r>
                </m:sub>
              </m:sSub>
              <m:sSub>
                <m:sSubPr>
                  <m:ctrlPr>
                    <w:rPr>
                      <w:rFonts w:ascii="Cambria Math" w:eastAsiaTheme="minorEastAsia" w:hAnsi="Cambria Math" w:cs="Arial"/>
                      <w:i/>
                    </w:rPr>
                  </m:ctrlPr>
                </m:sSubPr>
                <m:e>
                  <m:r>
                    <w:rPr>
                      <w:rFonts w:ascii="Cambria Math" w:eastAsiaTheme="minorEastAsia" w:hAnsi="Cambria Math" w:cs="Cambria Math" w:hint="cs"/>
                      <w:szCs w:val="22"/>
                      <w:cs/>
                    </w:rPr>
                    <m:t>n</m:t>
                  </m:r>
                </m:e>
                <m:sub>
                  <m:r>
                    <w:rPr>
                      <w:rFonts w:ascii="Cambria Math" w:eastAsiaTheme="minorEastAsia" w:hAnsi="Cambria Math" w:cs="Arial"/>
                    </w:rPr>
                    <m:t>2</m:t>
                  </m:r>
                </m:sub>
              </m:sSub>
              <m:d>
                <m:dPr>
                  <m:ctrlPr>
                    <w:rPr>
                      <w:rFonts w:ascii="Cambria Math" w:eastAsiaTheme="minorEastAsia" w:hAnsi="Cambria Math" w:cs="Arial"/>
                      <w:i/>
                    </w:rPr>
                  </m:ctrlPr>
                </m:dPr>
                <m:e>
                  <m:r>
                    <w:rPr>
                      <w:rFonts w:ascii="Cambria Math" w:eastAsiaTheme="minorEastAsia" w:hAnsi="Cambria Math" w:cs="Arial"/>
                    </w:rPr>
                    <m:t>2</m:t>
                  </m:r>
                  <m:sSub>
                    <m:sSubPr>
                      <m:ctrlPr>
                        <w:rPr>
                          <w:rFonts w:ascii="Cambria Math" w:eastAsiaTheme="minorEastAsia" w:hAnsi="Cambria Math" w:cs="Arial"/>
                          <w:i/>
                        </w:rPr>
                      </m:ctrlPr>
                    </m:sSubPr>
                    <m:e>
                      <m:r>
                        <w:rPr>
                          <w:rFonts w:ascii="Cambria Math" w:eastAsiaTheme="minorEastAsia" w:hAnsi="Cambria Math" w:cs="Cambria Math" w:hint="cs"/>
                          <w:szCs w:val="22"/>
                          <w:cs/>
                        </w:rPr>
                        <m:t>n</m:t>
                      </m:r>
                    </m:e>
                    <m:sub>
                      <m:r>
                        <w:rPr>
                          <w:rFonts w:ascii="Cambria Math" w:eastAsiaTheme="minorEastAsia" w:hAnsi="Cambria Math" w:cs="Arial"/>
                        </w:rPr>
                        <m:t>1</m:t>
                      </m:r>
                    </m:sub>
                  </m:sSub>
                  <m:sSub>
                    <m:sSubPr>
                      <m:ctrlPr>
                        <w:rPr>
                          <w:rFonts w:ascii="Cambria Math" w:eastAsiaTheme="minorEastAsia" w:hAnsi="Cambria Math" w:cs="Arial"/>
                          <w:i/>
                        </w:rPr>
                      </m:ctrlPr>
                    </m:sSubPr>
                    <m:e>
                      <m:r>
                        <w:rPr>
                          <w:rFonts w:ascii="Cambria Math" w:eastAsiaTheme="minorEastAsia" w:hAnsi="Cambria Math" w:cs="Cambria Math" w:hint="cs"/>
                          <w:szCs w:val="22"/>
                          <w:cs/>
                        </w:rPr>
                        <m:t>n</m:t>
                      </m:r>
                    </m:e>
                    <m:sub>
                      <m:r>
                        <w:rPr>
                          <w:rFonts w:ascii="Cambria Math" w:eastAsiaTheme="minorEastAsia" w:hAnsi="Cambria Math" w:cs="Arial"/>
                        </w:rPr>
                        <m:t>2</m:t>
                      </m:r>
                    </m:sub>
                  </m:sSub>
                  <m:r>
                    <w:rPr>
                      <w:rFonts w:ascii="Cambria Math" w:eastAsiaTheme="minorEastAsia" w:hAnsi="Cambria Math" w:cs="Arial"/>
                      <w:szCs w:val="22"/>
                      <w:cs/>
                    </w:rPr>
                    <m:t>-</m:t>
                  </m:r>
                  <m:sSub>
                    <m:sSubPr>
                      <m:ctrlPr>
                        <w:rPr>
                          <w:rFonts w:ascii="Cambria Math" w:eastAsiaTheme="minorEastAsia" w:hAnsi="Cambria Math" w:cs="Arial"/>
                          <w:i/>
                        </w:rPr>
                      </m:ctrlPr>
                    </m:sSubPr>
                    <m:e>
                      <m:r>
                        <w:rPr>
                          <w:rFonts w:ascii="Cambria Math" w:eastAsiaTheme="minorEastAsia" w:hAnsi="Cambria Math" w:cs="Cambria Math" w:hint="cs"/>
                          <w:szCs w:val="22"/>
                          <w:cs/>
                        </w:rPr>
                        <m:t>n</m:t>
                      </m:r>
                    </m:e>
                    <m:sub>
                      <m:r>
                        <w:rPr>
                          <w:rFonts w:ascii="Cambria Math" w:eastAsiaTheme="minorEastAsia" w:hAnsi="Cambria Math" w:cs="Arial"/>
                        </w:rPr>
                        <m:t>1</m:t>
                      </m:r>
                    </m:sub>
                  </m:sSub>
                  <m:r>
                    <w:rPr>
                      <w:rFonts w:ascii="Cambria Math" w:eastAsiaTheme="minorEastAsia" w:hAnsi="Cambria Math" w:cs="Arial"/>
                      <w:szCs w:val="22"/>
                      <w:cs/>
                    </w:rPr>
                    <m:t>-</m:t>
                  </m:r>
                  <m:sSub>
                    <m:sSubPr>
                      <m:ctrlPr>
                        <w:rPr>
                          <w:rFonts w:ascii="Cambria Math" w:eastAsiaTheme="minorEastAsia" w:hAnsi="Cambria Math" w:cs="Arial"/>
                          <w:i/>
                        </w:rPr>
                      </m:ctrlPr>
                    </m:sSubPr>
                    <m:e>
                      <m:r>
                        <w:rPr>
                          <w:rFonts w:ascii="Cambria Math" w:eastAsiaTheme="minorEastAsia" w:hAnsi="Cambria Math" w:cs="Cambria Math" w:hint="cs"/>
                          <w:szCs w:val="22"/>
                          <w:cs/>
                        </w:rPr>
                        <m:t>n</m:t>
                      </m:r>
                    </m:e>
                    <m:sub>
                      <m:r>
                        <w:rPr>
                          <w:rFonts w:ascii="Cambria Math" w:eastAsiaTheme="minorEastAsia" w:hAnsi="Cambria Math" w:cs="Arial"/>
                        </w:rPr>
                        <m:t>2</m:t>
                      </m:r>
                    </m:sub>
                  </m:sSub>
                </m:e>
              </m:d>
              <m:ctrlPr>
                <w:rPr>
                  <w:rFonts w:ascii="Cambria Math" w:hAnsi="Cambria Math" w:cs="Arial"/>
                  <w:i/>
                </w:rPr>
              </m:ctrlPr>
            </m:num>
            <m:den>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Cambria Math" w:hint="cs"/>
                              <w:szCs w:val="22"/>
                              <w:cs/>
                            </w:rPr>
                            <m:t>n</m:t>
                          </m:r>
                        </m:e>
                        <m:sub>
                          <m:r>
                            <w:rPr>
                              <w:rFonts w:ascii="Cambria Math" w:hAnsi="Cambria Math" w:cs="Arial"/>
                            </w:rPr>
                            <m:t>1</m:t>
                          </m:r>
                        </m:sub>
                      </m:sSub>
                      <m:r>
                        <w:rPr>
                          <w:rFonts w:ascii="Cambria Math" w:hAnsi="Cambria Math" w:cs="Arial"/>
                          <w:szCs w:val="22"/>
                          <w:cs/>
                        </w:rPr>
                        <m:t>+</m:t>
                      </m:r>
                      <m:sSub>
                        <m:sSubPr>
                          <m:ctrlPr>
                            <w:rPr>
                              <w:rFonts w:ascii="Cambria Math" w:hAnsi="Cambria Math" w:cs="Arial"/>
                              <w:i/>
                            </w:rPr>
                          </m:ctrlPr>
                        </m:sSubPr>
                        <m:e>
                          <m:r>
                            <w:rPr>
                              <w:rFonts w:ascii="Cambria Math" w:hAnsi="Cambria Math" w:cs="Cambria Math" w:hint="cs"/>
                              <w:szCs w:val="22"/>
                              <w:cs/>
                            </w:rPr>
                            <m:t>n</m:t>
                          </m:r>
                        </m:e>
                        <m:sub>
                          <m:r>
                            <w:rPr>
                              <w:rFonts w:ascii="Cambria Math" w:hAnsi="Cambria Math" w:cs="Arial"/>
                            </w:rPr>
                            <m:t>2</m:t>
                          </m:r>
                        </m:sub>
                      </m:sSub>
                    </m:e>
                  </m:d>
                </m:e>
                <m:sup>
                  <m:r>
                    <w:rPr>
                      <w:rFonts w:ascii="Cambria Math" w:hAnsi="Cambria Math" w:cs="Arial"/>
                    </w:rPr>
                    <m:t>2</m:t>
                  </m:r>
                </m:sup>
              </m:sSup>
              <m:d>
                <m:dPr>
                  <m:ctrlPr>
                    <w:rPr>
                      <w:rFonts w:ascii="Cambria Math" w:hAnsi="Cambria Math" w:cs="Arial"/>
                      <w:i/>
                    </w:rPr>
                  </m:ctrlPr>
                </m:dPr>
                <m:e>
                  <m:sSub>
                    <m:sSubPr>
                      <m:ctrlPr>
                        <w:rPr>
                          <w:rFonts w:ascii="Cambria Math" w:hAnsi="Cambria Math" w:cs="Arial"/>
                          <w:i/>
                        </w:rPr>
                      </m:ctrlPr>
                    </m:sSubPr>
                    <m:e>
                      <m:r>
                        <w:rPr>
                          <w:rFonts w:ascii="Cambria Math" w:hAnsi="Cambria Math" w:cs="Cambria Math" w:hint="cs"/>
                          <w:szCs w:val="22"/>
                          <w:cs/>
                        </w:rPr>
                        <m:t>n</m:t>
                      </m:r>
                    </m:e>
                    <m:sub>
                      <m:r>
                        <w:rPr>
                          <w:rFonts w:ascii="Cambria Math" w:hAnsi="Cambria Math" w:cs="Arial"/>
                        </w:rPr>
                        <m:t>1</m:t>
                      </m:r>
                    </m:sub>
                  </m:sSub>
                  <m:r>
                    <w:rPr>
                      <w:rFonts w:ascii="Cambria Math" w:hAnsi="Cambria Math" w:cs="Arial"/>
                      <w:szCs w:val="22"/>
                      <w:cs/>
                    </w:rPr>
                    <m:t>+</m:t>
                  </m:r>
                  <m:sSub>
                    <m:sSubPr>
                      <m:ctrlPr>
                        <w:rPr>
                          <w:rFonts w:ascii="Cambria Math" w:hAnsi="Cambria Math" w:cs="Arial"/>
                          <w:i/>
                        </w:rPr>
                      </m:ctrlPr>
                    </m:sSubPr>
                    <m:e>
                      <m:r>
                        <w:rPr>
                          <w:rFonts w:ascii="Cambria Math" w:hAnsi="Cambria Math" w:cs="Cambria Math" w:hint="cs"/>
                          <w:szCs w:val="22"/>
                          <w:cs/>
                        </w:rPr>
                        <m:t>n</m:t>
                      </m:r>
                    </m:e>
                    <m:sub>
                      <m:r>
                        <w:rPr>
                          <w:rFonts w:ascii="Cambria Math" w:hAnsi="Cambria Math" w:cs="Arial"/>
                        </w:rPr>
                        <m:t>2</m:t>
                      </m:r>
                    </m:sub>
                  </m:sSub>
                  <m:r>
                    <w:rPr>
                      <w:rFonts w:ascii="Cambria Math" w:hAnsi="Cambria Math" w:cs="Arial"/>
                      <w:szCs w:val="22"/>
                      <w:cs/>
                    </w:rPr>
                    <m:t>-</m:t>
                  </m:r>
                  <m:r>
                    <w:rPr>
                      <w:rFonts w:ascii="Cambria Math" w:hAnsi="Cambria Math" w:cs="Arial"/>
                    </w:rPr>
                    <m:t>1</m:t>
                  </m:r>
                </m:e>
              </m:d>
            </m:den>
          </m:f>
        </m:oMath>
      </m:oMathPara>
    </w:p>
    <w:p w14:paraId="426FA380" w14:textId="77777777" w:rsidR="00885559" w:rsidRPr="00DC407D" w:rsidRDefault="004B1401" w:rsidP="00885559">
      <w:pPr>
        <w:rPr>
          <w:rFonts w:eastAsiaTheme="minorEastAsia" w:cs="Arial"/>
        </w:rPr>
      </w:pPr>
      <m:oMathPara>
        <m:oMath>
          <m:acc>
            <m:accPr>
              <m:chr m:val="̅"/>
              <m:ctrlPr>
                <w:rPr>
                  <w:rFonts w:ascii="Cambria Math" w:eastAsiaTheme="minorEastAsia" w:hAnsi="Cambria Math" w:cs="Arial"/>
                  <w:i/>
                </w:rPr>
              </m:ctrlPr>
            </m:accPr>
            <m:e>
              <m:r>
                <w:rPr>
                  <w:rFonts w:ascii="Cambria Math" w:eastAsiaTheme="minorEastAsia" w:hAnsi="Cambria Math" w:cs="Cambria Math" w:hint="cs"/>
                  <w:szCs w:val="22"/>
                  <w:cs/>
                </w:rPr>
                <m:t>R</m:t>
              </m:r>
            </m:e>
          </m:acc>
          <m:r>
            <w:rPr>
              <w:rFonts w:ascii="Cambria Math" w:eastAsiaTheme="minorEastAsia" w:hAnsi="Cambria Math" w:cs="Arial"/>
              <w:szCs w:val="22"/>
              <w:cs/>
            </w:rPr>
            <m:t>=</m:t>
          </m:r>
          <m:f>
            <m:fPr>
              <m:ctrlPr>
                <w:rPr>
                  <w:rFonts w:ascii="Cambria Math" w:eastAsiaTheme="minorEastAsia" w:hAnsi="Cambria Math" w:cs="Arial"/>
                  <w:i/>
                </w:rPr>
              </m:ctrlPr>
            </m:fPr>
            <m:num>
              <m:r>
                <w:rPr>
                  <w:rFonts w:ascii="Cambria Math" w:eastAsiaTheme="minorEastAsia" w:hAnsi="Cambria Math" w:cs="Arial"/>
                </w:rPr>
                <m:t>2</m:t>
              </m:r>
              <m:sSub>
                <m:sSubPr>
                  <m:ctrlPr>
                    <w:rPr>
                      <w:rFonts w:ascii="Cambria Math" w:eastAsiaTheme="minorEastAsia" w:hAnsi="Cambria Math" w:cs="Arial"/>
                      <w:i/>
                    </w:rPr>
                  </m:ctrlPr>
                </m:sSubPr>
                <m:e>
                  <m:r>
                    <w:rPr>
                      <w:rFonts w:ascii="Cambria Math" w:eastAsiaTheme="minorEastAsia" w:hAnsi="Cambria Math" w:cs="Cambria Math" w:hint="cs"/>
                      <w:szCs w:val="22"/>
                      <w:cs/>
                    </w:rPr>
                    <m:t>n</m:t>
                  </m:r>
                </m:e>
                <m:sub>
                  <m:r>
                    <w:rPr>
                      <w:rFonts w:ascii="Cambria Math" w:eastAsiaTheme="minorEastAsia" w:hAnsi="Cambria Math" w:cs="Arial"/>
                    </w:rPr>
                    <m:t>1</m:t>
                  </m:r>
                </m:sub>
              </m:sSub>
              <m:sSub>
                <m:sSubPr>
                  <m:ctrlPr>
                    <w:rPr>
                      <w:rFonts w:ascii="Cambria Math" w:eastAsiaTheme="minorEastAsia" w:hAnsi="Cambria Math" w:cs="Arial"/>
                      <w:i/>
                    </w:rPr>
                  </m:ctrlPr>
                </m:sSubPr>
                <m:e>
                  <m:r>
                    <w:rPr>
                      <w:rFonts w:ascii="Cambria Math" w:eastAsiaTheme="minorEastAsia" w:hAnsi="Cambria Math" w:cs="Cambria Math" w:hint="cs"/>
                      <w:szCs w:val="22"/>
                      <w:cs/>
                    </w:rPr>
                    <m:t>n</m:t>
                  </m:r>
                </m:e>
                <m:sub>
                  <m:r>
                    <w:rPr>
                      <w:rFonts w:ascii="Cambria Math" w:eastAsiaTheme="minorEastAsia" w:hAnsi="Cambria Math" w:cs="Arial"/>
                    </w:rPr>
                    <m:t>2</m:t>
                  </m:r>
                </m:sub>
              </m:sSub>
            </m:num>
            <m:den>
              <m:sSub>
                <m:sSubPr>
                  <m:ctrlPr>
                    <w:rPr>
                      <w:rFonts w:ascii="Cambria Math" w:eastAsiaTheme="minorEastAsia" w:hAnsi="Cambria Math" w:cs="Arial"/>
                      <w:i/>
                    </w:rPr>
                  </m:ctrlPr>
                </m:sSubPr>
                <m:e>
                  <m:r>
                    <w:rPr>
                      <w:rFonts w:ascii="Cambria Math" w:eastAsiaTheme="minorEastAsia" w:hAnsi="Cambria Math" w:cs="Cambria Math" w:hint="cs"/>
                      <w:szCs w:val="22"/>
                      <w:cs/>
                    </w:rPr>
                    <m:t>n</m:t>
                  </m:r>
                </m:e>
                <m:sub>
                  <m:r>
                    <w:rPr>
                      <w:rFonts w:ascii="Cambria Math" w:eastAsiaTheme="minorEastAsia" w:hAnsi="Cambria Math" w:cs="Arial"/>
                    </w:rPr>
                    <m:t>1</m:t>
                  </m:r>
                </m:sub>
              </m:sSub>
              <m:r>
                <w:rPr>
                  <w:rFonts w:ascii="Cambria Math" w:eastAsiaTheme="minorEastAsia" w:hAnsi="Cambria Math" w:cs="Arial"/>
                  <w:szCs w:val="22"/>
                  <w:cs/>
                </w:rPr>
                <m:t>+</m:t>
              </m:r>
              <m:sSub>
                <m:sSubPr>
                  <m:ctrlPr>
                    <w:rPr>
                      <w:rFonts w:ascii="Cambria Math" w:eastAsiaTheme="minorEastAsia" w:hAnsi="Cambria Math" w:cs="Arial"/>
                      <w:i/>
                    </w:rPr>
                  </m:ctrlPr>
                </m:sSubPr>
                <m:e>
                  <m:r>
                    <w:rPr>
                      <w:rFonts w:ascii="Cambria Math" w:eastAsiaTheme="minorEastAsia" w:hAnsi="Cambria Math" w:cs="Cambria Math" w:hint="cs"/>
                      <w:szCs w:val="22"/>
                      <w:cs/>
                    </w:rPr>
                    <m:t>n</m:t>
                  </m:r>
                </m:e>
                <m:sub>
                  <m:r>
                    <w:rPr>
                      <w:rFonts w:ascii="Cambria Math" w:eastAsiaTheme="minorEastAsia" w:hAnsi="Cambria Math" w:cs="Arial"/>
                    </w:rPr>
                    <m:t>2</m:t>
                  </m:r>
                </m:sub>
              </m:sSub>
            </m:den>
          </m:f>
          <m:r>
            <w:rPr>
              <w:rFonts w:ascii="Cambria Math" w:eastAsiaTheme="minorEastAsia" w:hAnsi="Cambria Math" w:cs="Arial"/>
              <w:szCs w:val="22"/>
              <w:cs/>
            </w:rPr>
            <m:t>+</m:t>
          </m:r>
          <m:r>
            <w:rPr>
              <w:rFonts w:ascii="Cambria Math" w:eastAsiaTheme="minorEastAsia" w:hAnsi="Cambria Math" w:cs="Arial"/>
            </w:rPr>
            <m:t>1</m:t>
          </m:r>
        </m:oMath>
      </m:oMathPara>
    </w:p>
    <w:p w14:paraId="4FE031DA" w14:textId="77777777" w:rsidR="00885559" w:rsidRPr="00DC407D" w:rsidRDefault="00885559" w:rsidP="00885559">
      <w:pPr>
        <w:rPr>
          <w:rFonts w:eastAsiaTheme="minorEastAsia" w:cs="Arial"/>
        </w:rPr>
      </w:pPr>
      <w:r w:rsidRPr="00DC407D">
        <w:rPr>
          <w:rFonts w:eastAsiaTheme="minorEastAsia" w:cs="Arial"/>
        </w:rPr>
        <w:t xml:space="preserve">Where </w:t>
      </w:r>
      <w:r w:rsidRPr="00DC407D">
        <w:rPr>
          <w:rFonts w:eastAsiaTheme="minorEastAsia" w:cs="Arial"/>
        </w:rPr>
        <w:tab/>
      </w:r>
      <w:r w:rsidRPr="00DC407D">
        <w:rPr>
          <w:rFonts w:eastAsiaTheme="minorEastAsia" w:cs="Arial"/>
        </w:rPr>
        <w:tab/>
      </w:r>
      <m:oMath>
        <m:r>
          <w:rPr>
            <w:rFonts w:ascii="Cambria Math" w:eastAsiaTheme="minorEastAsia" w:hAnsi="Cambria Math" w:cs="Cambria Math" w:hint="cs"/>
            <w:szCs w:val="22"/>
            <w:cs/>
          </w:rPr>
          <m:t>R</m:t>
        </m:r>
      </m:oMath>
      <w:r w:rsidRPr="00DC407D">
        <w:rPr>
          <w:rFonts w:eastAsiaTheme="minorEastAsia" w:cs="Arial"/>
        </w:rPr>
        <w:tab/>
      </w:r>
      <w:r w:rsidRPr="00DC407D">
        <w:rPr>
          <w:rFonts w:eastAsiaTheme="minorEastAsia" w:cs="Arial"/>
        </w:rPr>
        <w:tab/>
        <w:t xml:space="preserve">is the observed number of </w:t>
      </w:r>
      <w:proofErr w:type="gramStart"/>
      <w:r w:rsidRPr="00DC407D">
        <w:rPr>
          <w:rFonts w:eastAsiaTheme="minorEastAsia" w:cs="Arial"/>
        </w:rPr>
        <w:t>runs</w:t>
      </w:r>
      <w:proofErr w:type="gramEnd"/>
    </w:p>
    <w:p w14:paraId="66E5558E" w14:textId="77777777" w:rsidR="00885559" w:rsidRPr="00DC407D" w:rsidRDefault="00885559" w:rsidP="00885559">
      <w:pPr>
        <w:rPr>
          <w:rFonts w:eastAsiaTheme="minorEastAsia" w:cs="Arial"/>
        </w:rPr>
      </w:pPr>
      <w:r w:rsidRPr="00DC407D">
        <w:rPr>
          <w:rFonts w:eastAsiaTheme="minorEastAsia" w:cs="Arial"/>
        </w:rPr>
        <w:tab/>
      </w:r>
      <w:r w:rsidRPr="00DC407D">
        <w:rPr>
          <w:rFonts w:eastAsiaTheme="minorEastAsia" w:cs="Arial"/>
        </w:rPr>
        <w:tab/>
      </w:r>
      <m:oMath>
        <m:sSub>
          <m:sSubPr>
            <m:ctrlPr>
              <w:rPr>
                <w:rFonts w:ascii="Cambria Math" w:eastAsiaTheme="minorEastAsia" w:hAnsi="Cambria Math" w:cs="Arial"/>
                <w:i/>
              </w:rPr>
            </m:ctrlPr>
          </m:sSubPr>
          <m:e>
            <m:r>
              <w:rPr>
                <w:rFonts w:ascii="Cambria Math" w:eastAsiaTheme="minorEastAsia" w:hAnsi="Cambria Math" w:cs="Cambria Math" w:hint="cs"/>
                <w:szCs w:val="22"/>
                <w:cs/>
              </w:rPr>
              <m:t>n</m:t>
            </m:r>
          </m:e>
          <m:sub>
            <m:r>
              <w:rPr>
                <w:rFonts w:ascii="Cambria Math" w:eastAsiaTheme="minorEastAsia" w:hAnsi="Cambria Math" w:cs="Cambria Math" w:hint="cs"/>
                <w:szCs w:val="22"/>
                <w:cs/>
              </w:rPr>
              <m:t>i</m:t>
            </m:r>
          </m:sub>
        </m:sSub>
      </m:oMath>
      <w:r w:rsidRPr="00DC407D">
        <w:rPr>
          <w:rFonts w:eastAsiaTheme="minorEastAsia" w:cs="Arial"/>
        </w:rPr>
        <w:tab/>
      </w:r>
      <w:r w:rsidRPr="00DC407D">
        <w:rPr>
          <w:rFonts w:eastAsiaTheme="minorEastAsia" w:cs="Arial"/>
        </w:rPr>
        <w:tab/>
      </w:r>
      <w:proofErr w:type="gramStart"/>
      <w:r w:rsidRPr="00DC407D">
        <w:rPr>
          <w:rFonts w:eastAsiaTheme="minorEastAsia" w:cs="Arial"/>
        </w:rPr>
        <w:t>are</w:t>
      </w:r>
      <w:proofErr w:type="gramEnd"/>
      <w:r w:rsidRPr="00DC407D">
        <w:rPr>
          <w:rFonts w:eastAsiaTheme="minorEastAsia" w:cs="Arial"/>
        </w:rPr>
        <w:t xml:space="preserve"> the number of origination and reporting date values</w:t>
      </w:r>
    </w:p>
    <w:p w14:paraId="07100EDE" w14:textId="77777777" w:rsidR="00885559" w:rsidRPr="00DC407D" w:rsidRDefault="00885559" w:rsidP="00885559">
      <w:pPr>
        <w:pStyle w:val="Heading3"/>
        <w:numPr>
          <w:ilvl w:val="2"/>
          <w:numId w:val="2"/>
        </w:numPr>
        <w:rPr>
          <w:rFonts w:cs="Arial"/>
        </w:rPr>
      </w:pPr>
      <w:r w:rsidRPr="00DC407D">
        <w:rPr>
          <w:rFonts w:cs="Arial"/>
        </w:rPr>
        <w:t>High Credit Risk Region</w:t>
      </w:r>
    </w:p>
    <w:p w14:paraId="0E170BCE" w14:textId="77777777" w:rsidR="00885559" w:rsidRPr="00DC407D" w:rsidRDefault="00885559" w:rsidP="00885559">
      <w:pPr>
        <w:rPr>
          <w:rFonts w:cs="Arial"/>
        </w:rPr>
      </w:pPr>
      <w:r w:rsidRPr="00DC407D">
        <w:rPr>
          <w:rFonts w:cs="Arial"/>
        </w:rPr>
        <w:t>The high credit risk region is our final significant increase in credit risk criteria which may be use in conjunction with other criteria</w:t>
      </w:r>
      <w:r w:rsidRPr="00DC407D">
        <w:rPr>
          <w:rFonts w:cs="Arial"/>
          <w:szCs w:val="22"/>
          <w:cs/>
        </w:rPr>
        <w:t xml:space="preserve">. </w:t>
      </w:r>
      <w:r w:rsidRPr="00DC407D">
        <w:rPr>
          <w:rFonts w:cs="Arial"/>
        </w:rPr>
        <w:t>The high credit risk region is defined as a supermaster rating threshold</w:t>
      </w:r>
      <w:r w:rsidRPr="00DC407D">
        <w:rPr>
          <w:rFonts w:cs="Arial"/>
          <w:szCs w:val="22"/>
          <w:cs/>
        </w:rPr>
        <w:t xml:space="preserve">. </w:t>
      </w:r>
      <w:r w:rsidRPr="00DC407D">
        <w:rPr>
          <w:rFonts w:cs="Arial"/>
        </w:rPr>
        <w:t xml:space="preserve">If </w:t>
      </w:r>
      <w:proofErr w:type="gramStart"/>
      <w:r w:rsidRPr="00DC407D">
        <w:rPr>
          <w:rFonts w:cs="Arial"/>
        </w:rPr>
        <w:t>a credit rating of an instrument are</w:t>
      </w:r>
      <w:proofErr w:type="gramEnd"/>
      <w:r w:rsidRPr="00DC407D">
        <w:rPr>
          <w:rFonts w:cs="Arial"/>
        </w:rPr>
        <w:t xml:space="preserve"> greater than the prespecified value then it is automatically assigned to stage</w:t>
      </w:r>
      <w:r w:rsidRPr="00DC407D">
        <w:rPr>
          <w:rFonts w:cs="Arial"/>
          <w:szCs w:val="22"/>
          <w:cs/>
        </w:rPr>
        <w:t>-</w:t>
      </w:r>
      <w:r w:rsidRPr="00DC407D">
        <w:rPr>
          <w:rFonts w:cs="Arial"/>
        </w:rPr>
        <w:t>2</w:t>
      </w:r>
      <w:r w:rsidRPr="00DC407D">
        <w:rPr>
          <w:rFonts w:cs="Arial"/>
          <w:szCs w:val="22"/>
          <w:cs/>
        </w:rPr>
        <w:t>.</w:t>
      </w:r>
    </w:p>
    <w:p w14:paraId="252C974F" w14:textId="77777777" w:rsidR="00885559" w:rsidRPr="00DC407D" w:rsidRDefault="00885559" w:rsidP="00885559">
      <w:pPr>
        <w:rPr>
          <w:rFonts w:cs="Arial"/>
        </w:rPr>
      </w:pPr>
      <w:r w:rsidRPr="00DC407D">
        <w:rPr>
          <w:rFonts w:cs="Arial"/>
        </w:rPr>
        <w:t>The conception of the high credit risk region would start with an observation of the average rating of a portfolio</w:t>
      </w:r>
      <w:r w:rsidRPr="00DC407D">
        <w:rPr>
          <w:rFonts w:cs="Arial"/>
          <w:szCs w:val="22"/>
          <w:cs/>
        </w:rPr>
        <w:t xml:space="preserve">. </w:t>
      </w:r>
      <w:r w:rsidRPr="00DC407D">
        <w:rPr>
          <w:rFonts w:cs="Arial"/>
        </w:rPr>
        <w:t>We’ll then use an associated rating downgrade threshold as the high credit risk region for the portfolio</w:t>
      </w:r>
      <w:r w:rsidRPr="00DC407D">
        <w:rPr>
          <w:rFonts w:cs="Arial"/>
          <w:szCs w:val="22"/>
          <w:cs/>
        </w:rPr>
        <w:t xml:space="preserve">. </w:t>
      </w:r>
      <w:r w:rsidRPr="00DC407D">
        <w:rPr>
          <w:rFonts w:cs="Arial"/>
        </w:rPr>
        <w:t>The setting is further validated by testing the equivalent of survival curves i</w:t>
      </w:r>
      <w:r w:rsidRPr="00DC407D">
        <w:rPr>
          <w:rFonts w:cs="Arial"/>
          <w:szCs w:val="22"/>
          <w:cs/>
        </w:rPr>
        <w:t>.</w:t>
      </w:r>
      <w:r w:rsidRPr="00DC407D">
        <w:rPr>
          <w:rFonts w:cs="Arial"/>
        </w:rPr>
        <w:t>e</w:t>
      </w:r>
      <w:r w:rsidRPr="00DC407D">
        <w:rPr>
          <w:rFonts w:cs="Arial"/>
          <w:szCs w:val="22"/>
          <w:cs/>
        </w:rPr>
        <w:t xml:space="preserve">. </w:t>
      </w:r>
      <w:r w:rsidRPr="00DC407D">
        <w:rPr>
          <w:rFonts w:cs="Arial"/>
        </w:rPr>
        <w:t>between the low credit risk and high credit risk region</w:t>
      </w:r>
      <w:r w:rsidRPr="00DC407D">
        <w:rPr>
          <w:rFonts w:cs="Arial"/>
          <w:szCs w:val="22"/>
          <w:cs/>
        </w:rPr>
        <w:t>.</w:t>
      </w:r>
    </w:p>
    <w:p w14:paraId="3AB57164" w14:textId="77777777" w:rsidR="00885559" w:rsidRPr="00DC407D" w:rsidRDefault="00885559" w:rsidP="00885559">
      <w:pPr>
        <w:rPr>
          <w:rFonts w:cs="Arial"/>
        </w:rPr>
      </w:pPr>
      <w:r w:rsidRPr="00DC407D">
        <w:rPr>
          <w:rFonts w:cs="Arial"/>
        </w:rPr>
        <w:t>The hypothesis of the equivalency of survival curve is defined as follow</w:t>
      </w:r>
    </w:p>
    <w:p w14:paraId="5DCBCBF0" w14:textId="77777777" w:rsidR="00885559" w:rsidRPr="00DC407D" w:rsidRDefault="00885559" w:rsidP="00885559">
      <w:pPr>
        <w:rPr>
          <w:rFonts w:eastAsiaTheme="minorEastAsia" w:cs="Arial"/>
          <w:i/>
          <w:iCs/>
        </w:rPr>
      </w:pPr>
      <w:r w:rsidRPr="00DC407D">
        <w:rPr>
          <w:rFonts w:eastAsiaTheme="minorEastAsia" w:cs="Arial"/>
          <w:i/>
          <w:iCs/>
        </w:rPr>
        <w:lastRenderedPageBreak/>
        <w:t>H0</w:t>
      </w:r>
      <w:r w:rsidRPr="00DC407D">
        <w:rPr>
          <w:rFonts w:eastAsiaTheme="minorEastAsia" w:cs="Arial"/>
          <w:i/>
          <w:iCs/>
          <w:szCs w:val="22"/>
          <w:cs/>
        </w:rPr>
        <w:t xml:space="preserve">: </w:t>
      </w:r>
      <w:r w:rsidRPr="00DC407D">
        <w:rPr>
          <w:rFonts w:eastAsiaTheme="minorEastAsia" w:cs="Arial"/>
          <w:i/>
          <w:iCs/>
        </w:rPr>
        <w:t>The customers with credit rating higher than the HCRR threshold have equivalent survival curve to those customers with ratings better than the threshold</w:t>
      </w:r>
      <w:r w:rsidRPr="00DC407D">
        <w:rPr>
          <w:rFonts w:eastAsiaTheme="minorEastAsia" w:cs="Arial"/>
          <w:i/>
          <w:iCs/>
          <w:szCs w:val="22"/>
          <w:cs/>
        </w:rPr>
        <w:t>.</w:t>
      </w:r>
      <m:oMath>
        <m:r>
          <w:rPr>
            <w:rFonts w:ascii="Cambria Math" w:hAnsi="Cambria Math" w:cs="Arial"/>
            <w:szCs w:val="22"/>
            <w:cs/>
          </w:rPr>
          <m:t xml:space="preserve"> </m:t>
        </m:r>
      </m:oMath>
    </w:p>
    <w:p w14:paraId="6E5BA262" w14:textId="77777777" w:rsidR="00885559" w:rsidRPr="00DC407D" w:rsidRDefault="00885559" w:rsidP="00885559">
      <w:pPr>
        <w:keepNext/>
        <w:jc w:val="center"/>
        <w:rPr>
          <w:rFonts w:cs="Arial"/>
        </w:rPr>
      </w:pPr>
      <w:r w:rsidRPr="00DC407D">
        <w:rPr>
          <w:rFonts w:cs="Arial"/>
          <w:noProof/>
        </w:rPr>
        <w:drawing>
          <wp:inline distT="0" distB="0" distL="0" distR="0" wp14:anchorId="16E90E03" wp14:editId="05CB572B">
            <wp:extent cx="3865245" cy="2590800"/>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65245" cy="2590800"/>
                    </a:xfrm>
                    <a:prstGeom prst="rect">
                      <a:avLst/>
                    </a:prstGeom>
                    <a:noFill/>
                  </pic:spPr>
                </pic:pic>
              </a:graphicData>
            </a:graphic>
          </wp:inline>
        </w:drawing>
      </w:r>
    </w:p>
    <w:p w14:paraId="5014C35A" w14:textId="77777777" w:rsidR="00806519" w:rsidRDefault="00885559" w:rsidP="00885559">
      <w:pPr>
        <w:pStyle w:val="Caption"/>
        <w:rPr>
          <w:rFonts w:cs="Arial"/>
          <w:i w:val="0"/>
          <w:iCs w:val="0"/>
        </w:rPr>
      </w:pPr>
      <w:r w:rsidRPr="00DC407D">
        <w:rPr>
          <w:rFonts w:cs="Arial"/>
        </w:rPr>
        <w:t xml:space="preserve">Figure </w:t>
      </w:r>
      <w:r w:rsidRPr="00DC407D">
        <w:rPr>
          <w:rFonts w:cs="Arial"/>
        </w:rPr>
        <w:fldChar w:fldCharType="begin"/>
      </w:r>
      <w:r w:rsidRPr="00DC407D">
        <w:rPr>
          <w:rFonts w:cs="Arial"/>
        </w:rPr>
        <w:instrText xml:space="preserve"> SEQ Figure \</w:instrText>
      </w:r>
      <w:r w:rsidRPr="00DC407D">
        <w:rPr>
          <w:rFonts w:cs="Arial"/>
          <w:bCs/>
          <w:cs/>
        </w:rPr>
        <w:instrText xml:space="preserve">* </w:instrText>
      </w:r>
      <w:r w:rsidRPr="00DC407D">
        <w:rPr>
          <w:rFonts w:cs="Arial"/>
        </w:rPr>
        <w:instrText xml:space="preserve">ARABIC </w:instrText>
      </w:r>
      <w:r w:rsidRPr="00DC407D">
        <w:rPr>
          <w:rFonts w:cs="Arial"/>
        </w:rPr>
        <w:fldChar w:fldCharType="separate"/>
      </w:r>
      <w:r w:rsidR="00CC7D55">
        <w:rPr>
          <w:rFonts w:cs="Arial"/>
          <w:noProof/>
        </w:rPr>
        <w:t>12</w:t>
      </w:r>
      <w:r w:rsidRPr="00DC407D">
        <w:rPr>
          <w:rFonts w:cs="Arial"/>
        </w:rPr>
        <w:fldChar w:fldCharType="end"/>
      </w:r>
      <w:r w:rsidRPr="00DC407D">
        <w:rPr>
          <w:rFonts w:cs="Arial"/>
        </w:rPr>
        <w:t>, Equivalency of survival curves between HCRR and non</w:t>
      </w:r>
      <w:r w:rsidRPr="00DC407D">
        <w:rPr>
          <w:rFonts w:cs="Arial"/>
          <w:bCs/>
          <w:cs/>
        </w:rPr>
        <w:t>-</w:t>
      </w:r>
      <w:r w:rsidRPr="00DC407D">
        <w:rPr>
          <w:rFonts w:cs="Arial"/>
        </w:rPr>
        <w:t>HCRR</w:t>
      </w:r>
    </w:p>
    <w:p w14:paraId="4C716E88" w14:textId="479745E3" w:rsidR="00885559" w:rsidRPr="00DC407D" w:rsidRDefault="00885559" w:rsidP="00885559">
      <w:pPr>
        <w:pStyle w:val="Caption"/>
        <w:rPr>
          <w:rFonts w:cs="Arial"/>
          <w:i w:val="0"/>
          <w:iCs w:val="0"/>
        </w:rPr>
      </w:pPr>
      <w:r>
        <w:rPr>
          <w:rFonts w:cs="Arial"/>
          <w:i w:val="0"/>
          <w:iCs w:val="0"/>
        </w:rPr>
        <w:br/>
      </w:r>
    </w:p>
    <w:p w14:paraId="36AA24A9" w14:textId="77777777" w:rsidR="00885559" w:rsidRPr="00DC407D" w:rsidRDefault="00885559" w:rsidP="00885559">
      <w:pPr>
        <w:pStyle w:val="Heading2"/>
        <w:numPr>
          <w:ilvl w:val="1"/>
          <w:numId w:val="2"/>
        </w:numPr>
        <w:rPr>
          <w:rFonts w:cs="Arial"/>
        </w:rPr>
      </w:pPr>
      <w:r w:rsidRPr="00DC407D">
        <w:rPr>
          <w:rFonts w:cs="Arial"/>
        </w:rPr>
        <w:t>Model Development Approach</w:t>
      </w:r>
    </w:p>
    <w:p w14:paraId="384D2549" w14:textId="125798F6" w:rsidR="00885559" w:rsidRPr="00DC407D" w:rsidRDefault="00885559" w:rsidP="00885559">
      <w:pPr>
        <w:rPr>
          <w:rFonts w:cs="Arial"/>
          <w:szCs w:val="22"/>
        </w:rPr>
      </w:pPr>
      <w:r w:rsidRPr="00DC407D">
        <w:rPr>
          <w:rFonts w:cs="Arial"/>
        </w:rPr>
        <w:t>For significant increase in credit risk criteria, KBank believe that the rating downgrade and the high credit risk region are the</w:t>
      </w:r>
      <w:r w:rsidRPr="00DC407D">
        <w:rPr>
          <w:rFonts w:cs="Arial"/>
          <w:szCs w:val="22"/>
          <w:cs/>
        </w:rPr>
        <w:t xml:space="preserve"> </w:t>
      </w:r>
      <w:r w:rsidRPr="00DC407D">
        <w:rPr>
          <w:rFonts w:cs="Arial"/>
        </w:rPr>
        <w:t xml:space="preserve">appropriate methodologies to be used </w:t>
      </w:r>
      <w:r w:rsidR="006E116D" w:rsidRPr="00DC407D">
        <w:rPr>
          <w:rFonts w:cs="Arial"/>
        </w:rPr>
        <w:t>as chamption criteria</w:t>
      </w:r>
      <w:r w:rsidRPr="00DC407D">
        <w:rPr>
          <w:rFonts w:cs="Arial"/>
          <w:szCs w:val="22"/>
          <w:cs/>
        </w:rPr>
        <w:t>.</w:t>
      </w:r>
      <w:r w:rsidRPr="00DC407D">
        <w:rPr>
          <w:rFonts w:cs="Arial"/>
          <w:szCs w:val="22"/>
        </w:rPr>
        <w:t xml:space="preserve"> The main reason for this is the fact that the methodology is lower in complexity in terms of both the data requirement and system implementation</w:t>
      </w:r>
      <w:r w:rsidRPr="00DC407D">
        <w:rPr>
          <w:rFonts w:cs="Arial"/>
          <w:szCs w:val="22"/>
          <w:cs/>
        </w:rPr>
        <w:t xml:space="preserve">. </w:t>
      </w:r>
      <w:r w:rsidRPr="00DC407D">
        <w:rPr>
          <w:rFonts w:cs="Arial"/>
        </w:rPr>
        <w:t>The inputs of the model and</w:t>
      </w:r>
      <w:r w:rsidR="006E116D">
        <w:rPr>
          <w:rFonts w:cs="Arial"/>
        </w:rPr>
        <w:t xml:space="preserve"> the development exercise align</w:t>
      </w:r>
      <w:r w:rsidRPr="00DC407D">
        <w:rPr>
          <w:rFonts w:cs="Arial"/>
        </w:rPr>
        <w:t xml:space="preserve"> with the bank’s current data structure</w:t>
      </w:r>
      <w:r w:rsidRPr="00DC407D">
        <w:rPr>
          <w:rFonts w:cs="Arial"/>
          <w:szCs w:val="22"/>
          <w:cs/>
        </w:rPr>
        <w:t xml:space="preserve">. </w:t>
      </w:r>
      <w:r w:rsidRPr="00DC407D">
        <w:rPr>
          <w:rFonts w:cs="Arial"/>
        </w:rPr>
        <w:t>The output of model also aligns with current business model and TFRS9 risk requirements in term of classification of instruments whose credit risk have increase significantly</w:t>
      </w:r>
      <w:r w:rsidRPr="00DC407D">
        <w:rPr>
          <w:rFonts w:cs="Arial"/>
          <w:szCs w:val="22"/>
          <w:cs/>
        </w:rPr>
        <w:t xml:space="preserve">. </w:t>
      </w:r>
      <w:r w:rsidRPr="00DC407D">
        <w:rPr>
          <w:rFonts w:cs="Arial"/>
        </w:rPr>
        <w:t>Other methodologies are explored and implemented as challenger SICR criteria</w:t>
      </w:r>
      <w:r w:rsidRPr="00DC407D">
        <w:rPr>
          <w:rFonts w:cs="Arial"/>
          <w:szCs w:val="22"/>
          <w:cs/>
        </w:rPr>
        <w:t xml:space="preserve">. </w:t>
      </w:r>
    </w:p>
    <w:p w14:paraId="029C3CB6" w14:textId="77777777" w:rsidR="00885559" w:rsidRPr="00DC407D" w:rsidRDefault="00885559" w:rsidP="00885559">
      <w:pPr>
        <w:rPr>
          <w:rFonts w:cs="Arial"/>
        </w:rPr>
      </w:pPr>
      <w:r w:rsidRPr="00DC407D">
        <w:rPr>
          <w:rFonts w:cs="Arial"/>
        </w:rPr>
        <w:t>This section briefly outline the steps that have been taken in the development of the champion SICR criteria i</w:t>
      </w:r>
      <w:r w:rsidRPr="00DC407D">
        <w:rPr>
          <w:rFonts w:cs="Arial"/>
          <w:szCs w:val="22"/>
          <w:cs/>
        </w:rPr>
        <w:t>.</w:t>
      </w:r>
      <w:r w:rsidRPr="00DC407D">
        <w:rPr>
          <w:rFonts w:cs="Arial"/>
        </w:rPr>
        <w:t>e</w:t>
      </w:r>
      <w:r w:rsidRPr="00DC407D">
        <w:rPr>
          <w:rFonts w:cs="Arial"/>
          <w:szCs w:val="22"/>
          <w:cs/>
        </w:rPr>
        <w:t xml:space="preserve">. </w:t>
      </w:r>
      <w:r w:rsidRPr="00DC407D">
        <w:rPr>
          <w:rFonts w:cs="Arial"/>
        </w:rPr>
        <w:t>rating downgrade and high credit risk region</w:t>
      </w:r>
      <w:r w:rsidRPr="00DC407D">
        <w:rPr>
          <w:rFonts w:cs="Arial"/>
          <w:szCs w:val="22"/>
          <w:cs/>
        </w:rPr>
        <w:t xml:space="preserve">. </w:t>
      </w:r>
      <w:r w:rsidRPr="00DC407D">
        <w:rPr>
          <w:rFonts w:cs="Arial"/>
          <w:szCs w:val="22"/>
        </w:rPr>
        <w:t>The development SICR model is done</w:t>
      </w:r>
      <w:r w:rsidRPr="00DC407D">
        <w:rPr>
          <w:rFonts w:cs="Arial"/>
          <w:szCs w:val="22"/>
          <w:cs/>
        </w:rPr>
        <w:t xml:space="preserve"> </w:t>
      </w:r>
      <w:r w:rsidRPr="00DC407D">
        <w:rPr>
          <w:rFonts w:cs="Arial"/>
          <w:szCs w:val="22"/>
        </w:rPr>
        <w:t>successively to the development of PD model and will be using an identical sampling data</w:t>
      </w:r>
      <w:r w:rsidRPr="00DC407D">
        <w:rPr>
          <w:rFonts w:cs="Arial"/>
          <w:szCs w:val="22"/>
          <w:cs/>
        </w:rPr>
        <w:t>.</w:t>
      </w:r>
      <w:r w:rsidRPr="00DC407D">
        <w:rPr>
          <w:rFonts w:cs="Arial"/>
          <w:szCs w:val="22"/>
        </w:rPr>
        <w:t xml:space="preserve"> Figure below outline the steps taken in the development of rating downgrade and high credit risk region</w:t>
      </w:r>
      <w:r w:rsidRPr="00DC407D">
        <w:rPr>
          <w:rFonts w:cs="Arial"/>
          <w:szCs w:val="22"/>
          <w:cs/>
        </w:rPr>
        <w:t>.</w:t>
      </w:r>
    </w:p>
    <w:p w14:paraId="3ED1C7C4" w14:textId="77777777" w:rsidR="00885559" w:rsidRPr="00DC407D" w:rsidRDefault="00885559" w:rsidP="00885559">
      <w:pPr>
        <w:keepNext/>
        <w:rPr>
          <w:rFonts w:cs="Arial"/>
        </w:rPr>
      </w:pPr>
      <w:r w:rsidRPr="00DC407D">
        <w:rPr>
          <w:rFonts w:cs="Arial"/>
          <w:noProof/>
        </w:rPr>
        <w:lastRenderedPageBreak/>
        <w:drawing>
          <wp:inline distT="0" distB="0" distL="0" distR="0" wp14:anchorId="64DBCA6F" wp14:editId="5EF1FEE8">
            <wp:extent cx="5486400" cy="1743075"/>
            <wp:effectExtent l="0" t="0" r="0" b="9525"/>
            <wp:docPr id="43" name="Diagram 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14:paraId="10E98625" w14:textId="77777777" w:rsidR="00885559" w:rsidRPr="00DC407D" w:rsidRDefault="00885559" w:rsidP="00885559">
      <w:pPr>
        <w:pStyle w:val="Caption"/>
        <w:rPr>
          <w:rFonts w:cs="Arial"/>
        </w:rPr>
      </w:pPr>
      <w:r w:rsidRPr="00DC407D">
        <w:rPr>
          <w:rFonts w:cs="Arial"/>
        </w:rPr>
        <w:t xml:space="preserve">Figure </w:t>
      </w:r>
      <w:r w:rsidRPr="00DC407D">
        <w:rPr>
          <w:rFonts w:cs="Arial"/>
        </w:rPr>
        <w:fldChar w:fldCharType="begin"/>
      </w:r>
      <w:r w:rsidRPr="00DC407D">
        <w:rPr>
          <w:rFonts w:cs="Arial"/>
        </w:rPr>
        <w:instrText xml:space="preserve"> SEQ Figure \</w:instrText>
      </w:r>
      <w:r w:rsidRPr="00DC407D">
        <w:rPr>
          <w:rFonts w:cs="Arial"/>
          <w:bCs/>
          <w:cs/>
        </w:rPr>
        <w:instrText xml:space="preserve">* </w:instrText>
      </w:r>
      <w:r w:rsidRPr="00DC407D">
        <w:rPr>
          <w:rFonts w:cs="Arial"/>
        </w:rPr>
        <w:instrText xml:space="preserve">ARABIC </w:instrText>
      </w:r>
      <w:r w:rsidRPr="00DC407D">
        <w:rPr>
          <w:rFonts w:cs="Arial"/>
        </w:rPr>
        <w:fldChar w:fldCharType="separate"/>
      </w:r>
      <w:r w:rsidR="00CC7D55">
        <w:rPr>
          <w:rFonts w:cs="Arial"/>
          <w:noProof/>
        </w:rPr>
        <w:t>13</w:t>
      </w:r>
      <w:r w:rsidRPr="00DC407D">
        <w:rPr>
          <w:rFonts w:cs="Arial"/>
        </w:rPr>
        <w:fldChar w:fldCharType="end"/>
      </w:r>
      <w:r w:rsidRPr="00DC407D">
        <w:rPr>
          <w:rFonts w:cs="Arial"/>
        </w:rPr>
        <w:t>, Steps of development</w:t>
      </w:r>
      <w:r w:rsidRPr="00DC407D">
        <w:rPr>
          <w:rFonts w:cs="Arial"/>
          <w:bCs/>
          <w:cs/>
        </w:rPr>
        <w:t xml:space="preserve">: </w:t>
      </w:r>
      <w:r w:rsidRPr="00DC407D">
        <w:rPr>
          <w:rFonts w:cs="Arial"/>
        </w:rPr>
        <w:t>stage transfer criteria</w:t>
      </w:r>
    </w:p>
    <w:p w14:paraId="69CBFF0C" w14:textId="77777777" w:rsidR="00885559" w:rsidRPr="00DC407D" w:rsidRDefault="00885559" w:rsidP="00885559">
      <w:pPr>
        <w:rPr>
          <w:rFonts w:cs="Arial"/>
        </w:rPr>
      </w:pPr>
      <w:r>
        <w:rPr>
          <w:rFonts w:cs="Arial"/>
        </w:rPr>
        <w:br/>
      </w:r>
      <w:r w:rsidRPr="00DC407D">
        <w:rPr>
          <w:rFonts w:cs="Arial"/>
        </w:rPr>
        <w:t xml:space="preserve">The development process starts with consolidation of portfolio data across time into a single data set </w:t>
      </w:r>
      <w:r w:rsidRPr="00DC407D">
        <w:rPr>
          <w:rFonts w:cs="Arial"/>
          <w:szCs w:val="22"/>
          <w:cs/>
        </w:rPr>
        <w:t>(</w:t>
      </w:r>
      <w:r w:rsidRPr="00DC407D">
        <w:rPr>
          <w:rFonts w:cs="Arial"/>
        </w:rPr>
        <w:t>these are the same data set which are used in the PD model development</w:t>
      </w:r>
      <w:r w:rsidRPr="00DC407D">
        <w:rPr>
          <w:rFonts w:cs="Arial"/>
          <w:szCs w:val="22"/>
          <w:cs/>
        </w:rPr>
        <w:t xml:space="preserve">). </w:t>
      </w:r>
      <w:r w:rsidRPr="00DC407D">
        <w:rPr>
          <w:rFonts w:cs="Arial"/>
        </w:rPr>
        <w:t>Then development samples are created by bootstrap sampling from the large data set</w:t>
      </w:r>
      <w:r w:rsidRPr="00DC407D">
        <w:rPr>
          <w:rFonts w:cs="Arial"/>
          <w:szCs w:val="22"/>
          <w:cs/>
        </w:rPr>
        <w:t xml:space="preserve">. </w:t>
      </w:r>
      <w:r w:rsidRPr="00DC407D">
        <w:rPr>
          <w:rFonts w:cs="Arial"/>
        </w:rPr>
        <w:t>We then observe the 75 to 85 percentile of migration for each of the initial rating in each of the sample</w:t>
      </w:r>
      <w:r w:rsidRPr="00DC407D">
        <w:rPr>
          <w:rFonts w:cs="Arial"/>
          <w:szCs w:val="22"/>
          <w:cs/>
        </w:rPr>
        <w:t xml:space="preserve">. </w:t>
      </w:r>
      <w:r w:rsidRPr="00DC407D">
        <w:rPr>
          <w:rFonts w:cs="Arial"/>
        </w:rPr>
        <w:t>The observed mode of the 75</w:t>
      </w:r>
      <w:r w:rsidRPr="00DC407D">
        <w:rPr>
          <w:rFonts w:cs="Arial"/>
          <w:szCs w:val="22"/>
          <w:cs/>
        </w:rPr>
        <w:t>-</w:t>
      </w:r>
      <w:r w:rsidRPr="00DC407D">
        <w:rPr>
          <w:rFonts w:cs="Arial"/>
        </w:rPr>
        <w:t xml:space="preserve">85 migration </w:t>
      </w:r>
      <w:proofErr w:type="gramStart"/>
      <w:r w:rsidRPr="00DC407D">
        <w:rPr>
          <w:rFonts w:cs="Arial"/>
        </w:rPr>
        <w:t>percentile</w:t>
      </w:r>
      <w:proofErr w:type="gramEnd"/>
      <w:r w:rsidRPr="00DC407D">
        <w:rPr>
          <w:rFonts w:cs="Arial"/>
        </w:rPr>
        <w:t xml:space="preserve"> </w:t>
      </w:r>
      <w:r w:rsidRPr="00DC407D">
        <w:rPr>
          <w:rFonts w:cs="Arial"/>
          <w:szCs w:val="22"/>
          <w:cs/>
        </w:rPr>
        <w:t>(</w:t>
      </w:r>
      <w:r w:rsidRPr="00DC407D">
        <w:rPr>
          <w:rFonts w:cs="Arial"/>
        </w:rPr>
        <w:t>based on expert opinion</w:t>
      </w:r>
      <w:r w:rsidRPr="00DC407D">
        <w:rPr>
          <w:rFonts w:cs="Arial"/>
          <w:szCs w:val="22"/>
          <w:cs/>
        </w:rPr>
        <w:t xml:space="preserve">) </w:t>
      </w:r>
      <w:r w:rsidRPr="00DC407D">
        <w:rPr>
          <w:rFonts w:cs="Arial"/>
        </w:rPr>
        <w:t>across multiple bootstrapped samples are then selected as a downgrade criteria</w:t>
      </w:r>
      <w:r w:rsidRPr="00DC407D">
        <w:rPr>
          <w:rFonts w:cs="Arial"/>
          <w:szCs w:val="22"/>
          <w:cs/>
        </w:rPr>
        <w:t>.</w:t>
      </w:r>
    </w:p>
    <w:p w14:paraId="520465BF" w14:textId="77777777" w:rsidR="00885559" w:rsidRDefault="00885559" w:rsidP="00885559">
      <w:pPr>
        <w:rPr>
          <w:rFonts w:cs="Arial"/>
        </w:rPr>
      </w:pPr>
      <w:r w:rsidRPr="00DC407D">
        <w:rPr>
          <w:rFonts w:cs="Arial"/>
        </w:rPr>
        <w:t>For the high credit risk region, we observe the average supermaster rating of an entire portfolio in the data set then we use the downgrade criteria for that rating as a high credit risk region</w:t>
      </w:r>
      <w:r w:rsidRPr="00DC407D">
        <w:rPr>
          <w:rFonts w:cs="Arial"/>
          <w:szCs w:val="22"/>
          <w:cs/>
        </w:rPr>
        <w:t xml:space="preserve">.   </w:t>
      </w:r>
    </w:p>
    <w:p w14:paraId="1160E86A" w14:textId="77777777" w:rsidR="00806519" w:rsidRPr="00DC407D" w:rsidRDefault="00806519" w:rsidP="00885559">
      <w:pPr>
        <w:rPr>
          <w:rFonts w:cs="Arial"/>
        </w:rPr>
      </w:pPr>
    </w:p>
    <w:p w14:paraId="0DC029EE" w14:textId="77777777" w:rsidR="00885559" w:rsidRPr="00DC407D" w:rsidRDefault="00885559" w:rsidP="00885559">
      <w:pPr>
        <w:pStyle w:val="Heading2"/>
        <w:numPr>
          <w:ilvl w:val="1"/>
          <w:numId w:val="2"/>
        </w:numPr>
        <w:rPr>
          <w:rFonts w:cs="Arial"/>
        </w:rPr>
      </w:pPr>
      <w:r w:rsidRPr="00DC407D">
        <w:rPr>
          <w:rFonts w:cs="Arial"/>
        </w:rPr>
        <w:t>Data Management</w:t>
      </w:r>
    </w:p>
    <w:p w14:paraId="20154543" w14:textId="77777777" w:rsidR="00885559" w:rsidRPr="00DC407D" w:rsidRDefault="00885559" w:rsidP="00885559">
      <w:pPr>
        <w:rPr>
          <w:rFonts w:cs="Arial"/>
          <w:b/>
          <w:sz w:val="28"/>
          <w:szCs w:val="22"/>
        </w:rPr>
      </w:pPr>
      <w:r w:rsidRPr="00DC407D">
        <w:rPr>
          <w:rFonts w:cs="Arial"/>
        </w:rPr>
        <w:t>For data management, please refer to the Data Management section for the modelling of the probability of default term structure</w:t>
      </w:r>
      <w:r w:rsidRPr="00DC407D">
        <w:rPr>
          <w:rFonts w:cs="Arial"/>
          <w:szCs w:val="22"/>
          <w:cs/>
        </w:rPr>
        <w:t>.</w:t>
      </w:r>
    </w:p>
    <w:p w14:paraId="6B0EDED9" w14:textId="77777777" w:rsidR="00885559" w:rsidRPr="00DC407D" w:rsidRDefault="00885559" w:rsidP="00885559">
      <w:pPr>
        <w:spacing w:line="259" w:lineRule="auto"/>
        <w:rPr>
          <w:rFonts w:cs="Arial"/>
          <w:b/>
          <w:sz w:val="28"/>
          <w:szCs w:val="22"/>
        </w:rPr>
      </w:pPr>
      <w:r w:rsidRPr="00DC407D">
        <w:rPr>
          <w:rFonts w:cs="Arial"/>
          <w:szCs w:val="22"/>
          <w:cs/>
        </w:rPr>
        <w:br w:type="page"/>
      </w:r>
    </w:p>
    <w:p w14:paraId="34881DEC" w14:textId="77777777" w:rsidR="00885559" w:rsidRPr="00DC407D" w:rsidRDefault="00885559" w:rsidP="00885559">
      <w:pPr>
        <w:pStyle w:val="Heading2"/>
        <w:numPr>
          <w:ilvl w:val="1"/>
          <w:numId w:val="2"/>
        </w:numPr>
        <w:rPr>
          <w:rFonts w:cs="Arial"/>
        </w:rPr>
      </w:pPr>
      <w:r w:rsidRPr="00DC407D">
        <w:rPr>
          <w:rFonts w:cs="Arial"/>
        </w:rPr>
        <w:lastRenderedPageBreak/>
        <w:t>Model Development</w:t>
      </w:r>
    </w:p>
    <w:p w14:paraId="64F0C092" w14:textId="77777777" w:rsidR="00885559" w:rsidRPr="00DC407D" w:rsidRDefault="00885559" w:rsidP="00885559">
      <w:pPr>
        <w:pStyle w:val="Heading3"/>
        <w:numPr>
          <w:ilvl w:val="2"/>
          <w:numId w:val="2"/>
        </w:numPr>
        <w:rPr>
          <w:rFonts w:cs="Arial"/>
        </w:rPr>
      </w:pPr>
      <w:r w:rsidRPr="00DC407D">
        <w:rPr>
          <w:rFonts w:cs="Arial"/>
        </w:rPr>
        <w:t>Rating Downgrade</w:t>
      </w:r>
    </w:p>
    <w:p w14:paraId="03189914" w14:textId="77777777" w:rsidR="00885559" w:rsidRPr="00DC407D" w:rsidRDefault="00885559" w:rsidP="00885559">
      <w:pPr>
        <w:rPr>
          <w:rFonts w:cs="Arial"/>
        </w:rPr>
      </w:pPr>
      <w:r w:rsidRPr="00DC407D">
        <w:rPr>
          <w:rFonts w:cs="Arial"/>
        </w:rPr>
        <w:t xml:space="preserve">The development of rating downgrade criteria starts with the bootstrapped sampling to observe the rating </w:t>
      </w:r>
      <w:r w:rsidRPr="00DC407D">
        <w:rPr>
          <w:rFonts w:cs="Arial"/>
          <w:szCs w:val="22"/>
          <w:cs/>
        </w:rPr>
        <w:t>(</w:t>
      </w:r>
      <w:r w:rsidRPr="00DC407D">
        <w:rPr>
          <w:rFonts w:cs="Arial"/>
        </w:rPr>
        <w:t>supermaster</w:t>
      </w:r>
      <w:r w:rsidRPr="00DC407D">
        <w:rPr>
          <w:rFonts w:cs="Arial"/>
          <w:szCs w:val="22"/>
          <w:cs/>
        </w:rPr>
        <w:t xml:space="preserve">) </w:t>
      </w:r>
      <w:r w:rsidRPr="00DC407D">
        <w:rPr>
          <w:rFonts w:cs="Arial"/>
        </w:rPr>
        <w:t>migrations</w:t>
      </w:r>
      <w:r w:rsidRPr="00DC407D">
        <w:rPr>
          <w:rFonts w:cs="Arial"/>
          <w:szCs w:val="22"/>
          <w:cs/>
        </w:rPr>
        <w:t xml:space="preserve">. </w:t>
      </w:r>
      <w:r w:rsidRPr="00DC407D">
        <w:rPr>
          <w:rFonts w:cs="Arial"/>
        </w:rPr>
        <w:t>For each initial rating, we then observe the distribution of the 12</w:t>
      </w:r>
      <w:r w:rsidRPr="00DC407D">
        <w:rPr>
          <w:rFonts w:cs="Arial"/>
          <w:szCs w:val="22"/>
          <w:cs/>
        </w:rPr>
        <w:t>-</w:t>
      </w:r>
      <w:r w:rsidRPr="00DC407D">
        <w:rPr>
          <w:rFonts w:cs="Arial"/>
        </w:rPr>
        <w:t>month rating change as per the following figure</w:t>
      </w:r>
      <w:r w:rsidRPr="00DC407D">
        <w:rPr>
          <w:rFonts w:cs="Arial"/>
          <w:szCs w:val="22"/>
          <w:cs/>
        </w:rPr>
        <w:t xml:space="preserve">. </w:t>
      </w:r>
    </w:p>
    <w:p w14:paraId="61B5474A" w14:textId="77777777" w:rsidR="00885559" w:rsidRPr="00DC407D" w:rsidRDefault="00885559" w:rsidP="00885559">
      <w:pPr>
        <w:keepNext/>
        <w:jc w:val="center"/>
        <w:rPr>
          <w:rFonts w:cs="Arial"/>
        </w:rPr>
      </w:pPr>
      <w:r w:rsidRPr="00DC407D">
        <w:rPr>
          <w:rFonts w:cs="Arial"/>
          <w:noProof/>
        </w:rPr>
        <w:drawing>
          <wp:inline distT="0" distB="0" distL="0" distR="0" wp14:anchorId="04CCEA6B" wp14:editId="4449C012">
            <wp:extent cx="4493260" cy="1938655"/>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93260" cy="1938655"/>
                    </a:xfrm>
                    <a:prstGeom prst="rect">
                      <a:avLst/>
                    </a:prstGeom>
                    <a:noFill/>
                  </pic:spPr>
                </pic:pic>
              </a:graphicData>
            </a:graphic>
          </wp:inline>
        </w:drawing>
      </w:r>
    </w:p>
    <w:p w14:paraId="027CD67A" w14:textId="77777777" w:rsidR="00885559" w:rsidRPr="00DC407D" w:rsidRDefault="00885559" w:rsidP="00885559">
      <w:pPr>
        <w:pStyle w:val="Caption"/>
        <w:rPr>
          <w:rFonts w:cs="Arial"/>
        </w:rPr>
      </w:pPr>
      <w:r w:rsidRPr="00DC407D">
        <w:rPr>
          <w:rFonts w:cs="Arial"/>
        </w:rPr>
        <w:t xml:space="preserve">Figure </w:t>
      </w:r>
      <w:r w:rsidRPr="00DC407D">
        <w:rPr>
          <w:rFonts w:cs="Arial"/>
        </w:rPr>
        <w:fldChar w:fldCharType="begin"/>
      </w:r>
      <w:r w:rsidRPr="00DC407D">
        <w:rPr>
          <w:rFonts w:cs="Arial"/>
        </w:rPr>
        <w:instrText xml:space="preserve"> SEQ Figure \</w:instrText>
      </w:r>
      <w:r w:rsidRPr="00DC407D">
        <w:rPr>
          <w:rFonts w:cs="Arial"/>
          <w:bCs/>
          <w:cs/>
        </w:rPr>
        <w:instrText xml:space="preserve">* </w:instrText>
      </w:r>
      <w:r w:rsidRPr="00DC407D">
        <w:rPr>
          <w:rFonts w:cs="Arial"/>
        </w:rPr>
        <w:instrText xml:space="preserve">ARABIC </w:instrText>
      </w:r>
      <w:r w:rsidRPr="00DC407D">
        <w:rPr>
          <w:rFonts w:cs="Arial"/>
        </w:rPr>
        <w:fldChar w:fldCharType="separate"/>
      </w:r>
      <w:r w:rsidR="00CC7D55">
        <w:rPr>
          <w:rFonts w:cs="Arial"/>
          <w:noProof/>
        </w:rPr>
        <w:t>14</w:t>
      </w:r>
      <w:r w:rsidRPr="00DC407D">
        <w:rPr>
          <w:rFonts w:cs="Arial"/>
        </w:rPr>
        <w:fldChar w:fldCharType="end"/>
      </w:r>
    </w:p>
    <w:p w14:paraId="0A3CC2B7" w14:textId="77777777" w:rsidR="00885559" w:rsidRPr="00DC407D" w:rsidRDefault="00885559" w:rsidP="00885559">
      <w:pPr>
        <w:keepNext/>
        <w:jc w:val="center"/>
        <w:rPr>
          <w:rFonts w:cs="Arial"/>
        </w:rPr>
      </w:pPr>
      <w:r w:rsidRPr="00DC407D">
        <w:rPr>
          <w:rFonts w:cs="Arial"/>
          <w:noProof/>
        </w:rPr>
        <w:drawing>
          <wp:inline distT="0" distB="0" distL="0" distR="0" wp14:anchorId="5C5A4B07" wp14:editId="0EFD393E">
            <wp:extent cx="3383280" cy="15849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83280" cy="1584960"/>
                    </a:xfrm>
                    <a:prstGeom prst="rect">
                      <a:avLst/>
                    </a:prstGeom>
                    <a:noFill/>
                  </pic:spPr>
                </pic:pic>
              </a:graphicData>
            </a:graphic>
          </wp:inline>
        </w:drawing>
      </w:r>
    </w:p>
    <w:p w14:paraId="5806A965" w14:textId="77777777" w:rsidR="00885559" w:rsidRPr="00DC407D" w:rsidRDefault="00885559" w:rsidP="00885559">
      <w:pPr>
        <w:pStyle w:val="Caption"/>
        <w:rPr>
          <w:rFonts w:cs="Arial"/>
        </w:rPr>
      </w:pPr>
      <w:r w:rsidRPr="00DC407D">
        <w:rPr>
          <w:rFonts w:cs="Arial"/>
        </w:rPr>
        <w:t xml:space="preserve">Figure </w:t>
      </w:r>
      <w:r w:rsidRPr="00DC407D">
        <w:rPr>
          <w:rFonts w:cs="Arial"/>
        </w:rPr>
        <w:fldChar w:fldCharType="begin"/>
      </w:r>
      <w:r w:rsidRPr="00DC407D">
        <w:rPr>
          <w:rFonts w:cs="Arial"/>
        </w:rPr>
        <w:instrText xml:space="preserve"> SEQ Figure \</w:instrText>
      </w:r>
      <w:r w:rsidRPr="00DC407D">
        <w:rPr>
          <w:rFonts w:cs="Arial"/>
          <w:bCs/>
          <w:cs/>
        </w:rPr>
        <w:instrText xml:space="preserve">* </w:instrText>
      </w:r>
      <w:r w:rsidRPr="00DC407D">
        <w:rPr>
          <w:rFonts w:cs="Arial"/>
        </w:rPr>
        <w:instrText xml:space="preserve">ARABIC </w:instrText>
      </w:r>
      <w:r w:rsidRPr="00DC407D">
        <w:rPr>
          <w:rFonts w:cs="Arial"/>
        </w:rPr>
        <w:fldChar w:fldCharType="separate"/>
      </w:r>
      <w:r w:rsidR="00CC7D55">
        <w:rPr>
          <w:rFonts w:cs="Arial"/>
          <w:noProof/>
        </w:rPr>
        <w:t>15</w:t>
      </w:r>
      <w:r w:rsidRPr="00DC407D">
        <w:rPr>
          <w:rFonts w:cs="Arial"/>
        </w:rPr>
        <w:fldChar w:fldCharType="end"/>
      </w:r>
      <w:r w:rsidRPr="00DC407D">
        <w:rPr>
          <w:rFonts w:cs="Arial"/>
        </w:rPr>
        <w:t>, Rating change distribution and mode of bootstrapped sample</w:t>
      </w:r>
    </w:p>
    <w:p w14:paraId="129D5A08" w14:textId="77777777" w:rsidR="00885559" w:rsidRPr="00DC407D" w:rsidRDefault="00885559" w:rsidP="00885559">
      <w:pPr>
        <w:rPr>
          <w:rFonts w:cs="Arial"/>
        </w:rPr>
      </w:pPr>
      <w:r w:rsidRPr="00DC407D">
        <w:rPr>
          <w:rFonts w:cs="Arial"/>
        </w:rPr>
        <w:t xml:space="preserve">The steps are repeated across multiple </w:t>
      </w:r>
      <w:r w:rsidRPr="00DC407D">
        <w:rPr>
          <w:rFonts w:cs="Arial"/>
          <w:szCs w:val="22"/>
          <w:cs/>
        </w:rPr>
        <w:t>(</w:t>
      </w:r>
      <w:r w:rsidRPr="00DC407D">
        <w:rPr>
          <w:rFonts w:cs="Arial"/>
        </w:rPr>
        <w:t>100</w:t>
      </w:r>
      <w:r w:rsidRPr="00DC407D">
        <w:rPr>
          <w:rFonts w:cs="Arial"/>
          <w:szCs w:val="22"/>
          <w:cs/>
        </w:rPr>
        <w:t xml:space="preserve">) </w:t>
      </w:r>
      <w:r w:rsidRPr="00DC407D">
        <w:rPr>
          <w:rFonts w:cs="Arial"/>
        </w:rPr>
        <w:t xml:space="preserve">bootstrapped samples to observe </w:t>
      </w:r>
      <w:r w:rsidRPr="00DC407D">
        <w:rPr>
          <w:rFonts w:cs="Arial"/>
          <w:szCs w:val="22"/>
          <w:cs/>
        </w:rPr>
        <w:t>(</w:t>
      </w:r>
      <w:r w:rsidRPr="00DC407D">
        <w:rPr>
          <w:rFonts w:cs="Arial"/>
        </w:rPr>
        <w:t>100</w:t>
      </w:r>
      <w:r w:rsidRPr="00DC407D">
        <w:rPr>
          <w:rFonts w:cs="Arial"/>
          <w:szCs w:val="22"/>
          <w:cs/>
        </w:rPr>
        <w:t xml:space="preserve">) </w:t>
      </w:r>
      <w:r w:rsidRPr="00DC407D">
        <w:rPr>
          <w:rFonts w:cs="Arial"/>
        </w:rPr>
        <w:t>of 80</w:t>
      </w:r>
      <w:r w:rsidRPr="00DC407D">
        <w:rPr>
          <w:rFonts w:cs="Arial"/>
          <w:vertAlign w:val="superscript"/>
        </w:rPr>
        <w:t>th</w:t>
      </w:r>
      <w:r w:rsidRPr="00DC407D">
        <w:rPr>
          <w:rFonts w:cs="Arial"/>
        </w:rPr>
        <w:t xml:space="preserve"> percentile of the 12</w:t>
      </w:r>
      <w:r w:rsidRPr="00DC407D">
        <w:rPr>
          <w:rFonts w:cs="Arial"/>
          <w:szCs w:val="22"/>
          <w:cs/>
        </w:rPr>
        <w:t>-</w:t>
      </w:r>
      <w:r w:rsidRPr="00DC407D">
        <w:rPr>
          <w:rFonts w:cs="Arial"/>
        </w:rPr>
        <w:t>month rating change</w:t>
      </w:r>
      <w:r w:rsidRPr="00DC407D">
        <w:rPr>
          <w:rFonts w:cs="Arial"/>
          <w:szCs w:val="22"/>
          <w:cs/>
        </w:rPr>
        <w:t xml:space="preserve">. </w:t>
      </w:r>
      <w:r w:rsidRPr="00DC407D">
        <w:rPr>
          <w:rFonts w:cs="Arial"/>
        </w:rPr>
        <w:t>The mode of these 80</w:t>
      </w:r>
      <w:r w:rsidRPr="00DC407D">
        <w:rPr>
          <w:rFonts w:cs="Arial"/>
          <w:vertAlign w:val="superscript"/>
        </w:rPr>
        <w:t>th</w:t>
      </w:r>
      <w:r w:rsidRPr="00DC407D">
        <w:rPr>
          <w:rFonts w:cs="Arial"/>
        </w:rPr>
        <w:t xml:space="preserve"> percentile numbers is then chosen </w:t>
      </w:r>
      <w:proofErr w:type="gramStart"/>
      <w:r w:rsidRPr="00DC407D">
        <w:rPr>
          <w:rFonts w:cs="Arial"/>
        </w:rPr>
        <w:t>as a downgrade criteria</w:t>
      </w:r>
      <w:proofErr w:type="gramEnd"/>
      <w:r w:rsidRPr="00DC407D">
        <w:rPr>
          <w:rFonts w:cs="Arial"/>
          <w:szCs w:val="22"/>
          <w:cs/>
        </w:rPr>
        <w:t xml:space="preserve">. </w:t>
      </w:r>
      <w:r w:rsidRPr="00DC407D">
        <w:rPr>
          <w:rFonts w:cs="Arial"/>
        </w:rPr>
        <w:t xml:space="preserve">The </w:t>
      </w:r>
      <w:proofErr w:type="gramStart"/>
      <w:r w:rsidRPr="00DC407D">
        <w:rPr>
          <w:rFonts w:cs="Arial"/>
        </w:rPr>
        <w:t>result of this exercise are</w:t>
      </w:r>
      <w:proofErr w:type="gramEnd"/>
      <w:r w:rsidRPr="00DC407D">
        <w:rPr>
          <w:rFonts w:cs="Arial"/>
        </w:rPr>
        <w:t xml:space="preserve"> the number of downgrade rating change for each of the initial </w:t>
      </w:r>
      <w:r w:rsidRPr="00DC407D">
        <w:rPr>
          <w:rFonts w:cs="Arial"/>
          <w:szCs w:val="22"/>
          <w:cs/>
        </w:rPr>
        <w:t>(</w:t>
      </w:r>
      <w:r w:rsidRPr="00DC407D">
        <w:rPr>
          <w:rFonts w:cs="Arial"/>
        </w:rPr>
        <w:t>origination</w:t>
      </w:r>
      <w:r w:rsidRPr="00DC407D">
        <w:rPr>
          <w:rFonts w:cs="Arial"/>
          <w:szCs w:val="22"/>
          <w:cs/>
        </w:rPr>
        <w:t xml:space="preserve">) </w:t>
      </w:r>
      <w:r w:rsidRPr="00DC407D">
        <w:rPr>
          <w:rFonts w:cs="Arial"/>
        </w:rPr>
        <w:t>rating</w:t>
      </w:r>
      <w:r w:rsidRPr="00DC407D">
        <w:rPr>
          <w:rFonts w:cs="Arial"/>
          <w:szCs w:val="22"/>
          <w:cs/>
        </w:rPr>
        <w:t>.</w:t>
      </w:r>
      <w:r w:rsidRPr="00DC407D">
        <w:rPr>
          <w:rFonts w:cs="Arial"/>
        </w:rPr>
        <w:t xml:space="preserve"> The result is then overridden with </w:t>
      </w:r>
      <w:proofErr w:type="gramStart"/>
      <w:r w:rsidRPr="00DC407D">
        <w:rPr>
          <w:rFonts w:cs="Arial"/>
        </w:rPr>
        <w:t>few expert judgement</w:t>
      </w:r>
      <w:proofErr w:type="gramEnd"/>
      <w:r w:rsidRPr="00DC407D">
        <w:rPr>
          <w:rFonts w:cs="Arial"/>
        </w:rPr>
        <w:t xml:space="preserve"> to maintian</w:t>
      </w:r>
      <w:r w:rsidRPr="00DC407D">
        <w:rPr>
          <w:rFonts w:cs="Arial"/>
          <w:szCs w:val="22"/>
          <w:cs/>
        </w:rPr>
        <w:t xml:space="preserve"> </w:t>
      </w:r>
      <w:r w:rsidRPr="00DC407D">
        <w:rPr>
          <w:rFonts w:cs="Arial"/>
        </w:rPr>
        <w:t>the monotonicity of the downgrade for each of the initial rating</w:t>
      </w:r>
      <w:r w:rsidRPr="00DC407D">
        <w:rPr>
          <w:rFonts w:cs="Arial"/>
          <w:szCs w:val="22"/>
          <w:cs/>
        </w:rPr>
        <w:t xml:space="preserve">. </w:t>
      </w:r>
      <w:r w:rsidRPr="00DC407D">
        <w:rPr>
          <w:rFonts w:cs="Arial"/>
        </w:rPr>
        <w:t>The results are as follow</w:t>
      </w:r>
    </w:p>
    <w:p w14:paraId="3993A100" w14:textId="77777777" w:rsidR="00885559" w:rsidRPr="00DC407D" w:rsidRDefault="00885559" w:rsidP="00885559">
      <w:pPr>
        <w:rPr>
          <w:rFonts w:cs="Arial"/>
        </w:rPr>
      </w:pPr>
      <w:r w:rsidRPr="00DC407D">
        <w:rPr>
          <w:rFonts w:cs="Arial"/>
          <w:szCs w:val="22"/>
          <w:cs/>
        </w:rPr>
        <w:t xml:space="preserve"> </w:t>
      </w:r>
    </w:p>
    <w:p w14:paraId="6F944A66" w14:textId="77777777" w:rsidR="00885559" w:rsidRPr="00DC407D" w:rsidRDefault="00885559" w:rsidP="00885559">
      <w:pPr>
        <w:keepNext/>
        <w:jc w:val="center"/>
        <w:rPr>
          <w:rFonts w:cs="Arial"/>
        </w:rPr>
      </w:pPr>
      <w:r w:rsidRPr="00DC407D">
        <w:rPr>
          <w:rFonts w:cs="Arial"/>
          <w:noProof/>
        </w:rPr>
        <w:lastRenderedPageBreak/>
        <w:drawing>
          <wp:inline distT="0" distB="0" distL="0" distR="0" wp14:anchorId="2389B001" wp14:editId="7431DDD8">
            <wp:extent cx="4261485" cy="2036445"/>
            <wp:effectExtent l="0" t="0" r="5715"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61485" cy="2036445"/>
                    </a:xfrm>
                    <a:prstGeom prst="rect">
                      <a:avLst/>
                    </a:prstGeom>
                    <a:noFill/>
                  </pic:spPr>
                </pic:pic>
              </a:graphicData>
            </a:graphic>
          </wp:inline>
        </w:drawing>
      </w:r>
    </w:p>
    <w:p w14:paraId="26F71D3F" w14:textId="77777777" w:rsidR="00885559" w:rsidRPr="00DC407D" w:rsidRDefault="00885559" w:rsidP="00885559">
      <w:pPr>
        <w:pStyle w:val="Caption"/>
        <w:rPr>
          <w:rFonts w:cs="Arial"/>
        </w:rPr>
      </w:pPr>
      <w:r w:rsidRPr="00DC407D">
        <w:rPr>
          <w:rFonts w:cs="Arial"/>
        </w:rPr>
        <w:t xml:space="preserve">Figure </w:t>
      </w:r>
      <w:r w:rsidRPr="00DC407D">
        <w:rPr>
          <w:rFonts w:cs="Arial"/>
        </w:rPr>
        <w:fldChar w:fldCharType="begin"/>
      </w:r>
      <w:r w:rsidRPr="00DC407D">
        <w:rPr>
          <w:rFonts w:cs="Arial"/>
        </w:rPr>
        <w:instrText xml:space="preserve"> SEQ Figure \</w:instrText>
      </w:r>
      <w:r w:rsidRPr="00DC407D">
        <w:rPr>
          <w:rFonts w:cs="Arial"/>
          <w:bCs/>
          <w:cs/>
        </w:rPr>
        <w:instrText xml:space="preserve">* </w:instrText>
      </w:r>
      <w:r w:rsidRPr="00DC407D">
        <w:rPr>
          <w:rFonts w:cs="Arial"/>
        </w:rPr>
        <w:instrText xml:space="preserve">ARABIC </w:instrText>
      </w:r>
      <w:r w:rsidRPr="00DC407D">
        <w:rPr>
          <w:rFonts w:cs="Arial"/>
        </w:rPr>
        <w:fldChar w:fldCharType="separate"/>
      </w:r>
      <w:r w:rsidR="00CC7D55">
        <w:rPr>
          <w:rFonts w:cs="Arial"/>
          <w:noProof/>
        </w:rPr>
        <w:t>16</w:t>
      </w:r>
      <w:r w:rsidRPr="00DC407D">
        <w:rPr>
          <w:rFonts w:cs="Arial"/>
        </w:rPr>
        <w:fldChar w:fldCharType="end"/>
      </w:r>
      <w:r w:rsidRPr="00DC407D">
        <w:rPr>
          <w:rFonts w:cs="Arial"/>
        </w:rPr>
        <w:t>, Final rating downgrade criteria</w:t>
      </w:r>
      <w:r>
        <w:rPr>
          <w:rFonts w:cs="Arial"/>
        </w:rPr>
        <w:br/>
      </w:r>
    </w:p>
    <w:p w14:paraId="7129CCD4" w14:textId="77777777" w:rsidR="00885559" w:rsidRPr="00DC407D" w:rsidRDefault="00885559" w:rsidP="00885559">
      <w:pPr>
        <w:pStyle w:val="Heading3"/>
        <w:numPr>
          <w:ilvl w:val="2"/>
          <w:numId w:val="2"/>
        </w:numPr>
        <w:rPr>
          <w:rFonts w:cs="Arial"/>
        </w:rPr>
      </w:pPr>
      <w:r w:rsidRPr="00DC407D">
        <w:rPr>
          <w:rFonts w:cs="Arial"/>
        </w:rPr>
        <w:t>High Credit Risk Region</w:t>
      </w:r>
    </w:p>
    <w:p w14:paraId="6BA3E423" w14:textId="536A02AC" w:rsidR="00885559" w:rsidRPr="00DC407D" w:rsidRDefault="00885559" w:rsidP="00885559">
      <w:pPr>
        <w:rPr>
          <w:rFonts w:cs="Arial"/>
        </w:rPr>
      </w:pPr>
      <w:r w:rsidRPr="00DC407D">
        <w:rPr>
          <w:rFonts w:cs="Arial"/>
        </w:rPr>
        <w:t xml:space="preserve">As mentioned previously, the high credit risk region is essentially the rating downgrade </w:t>
      </w:r>
      <w:r w:rsidRPr="00DC407D">
        <w:rPr>
          <w:rFonts w:cs="Arial"/>
          <w:szCs w:val="22"/>
          <w:cs/>
        </w:rPr>
        <w:t>(</w:t>
      </w:r>
      <w:r w:rsidRPr="00DC407D">
        <w:rPr>
          <w:rFonts w:cs="Arial"/>
        </w:rPr>
        <w:t>change</w:t>
      </w:r>
      <w:r w:rsidRPr="00DC407D">
        <w:rPr>
          <w:rFonts w:cs="Arial"/>
          <w:szCs w:val="22"/>
          <w:cs/>
        </w:rPr>
        <w:t xml:space="preserve">) </w:t>
      </w:r>
      <w:r w:rsidRPr="00DC407D">
        <w:rPr>
          <w:rFonts w:cs="Arial"/>
        </w:rPr>
        <w:t>of the average portfolio rating which in this case is rating 4</w:t>
      </w:r>
      <w:r w:rsidRPr="00DC407D">
        <w:rPr>
          <w:rFonts w:cs="Arial"/>
          <w:szCs w:val="22"/>
          <w:cs/>
        </w:rPr>
        <w:t xml:space="preserve">. </w:t>
      </w:r>
      <w:r w:rsidRPr="00DC407D">
        <w:rPr>
          <w:rFonts w:cs="Arial"/>
        </w:rPr>
        <w:t>The high credit risk region is thus rating 8 or greater</w:t>
      </w:r>
      <w:r w:rsidRPr="00DC407D">
        <w:rPr>
          <w:rFonts w:cs="Arial"/>
          <w:szCs w:val="22"/>
          <w:cs/>
        </w:rPr>
        <w:t xml:space="preserve">. </w:t>
      </w:r>
      <w:r w:rsidRPr="00DC407D">
        <w:rPr>
          <w:rFonts w:cs="Arial"/>
        </w:rPr>
        <w:t xml:space="preserve">The distribution of customer that falls under and in the high credit risk region </w:t>
      </w:r>
      <w:r w:rsidR="006E116D">
        <w:rPr>
          <w:rFonts w:cs="Arial"/>
        </w:rPr>
        <w:t>is</w:t>
      </w:r>
      <w:r w:rsidRPr="00DC407D">
        <w:rPr>
          <w:rFonts w:cs="Arial"/>
        </w:rPr>
        <w:t xml:space="preserve"> shown in the table below</w:t>
      </w:r>
      <w:r w:rsidRPr="00DC407D">
        <w:rPr>
          <w:rFonts w:cs="Arial"/>
          <w:szCs w:val="22"/>
          <w:cs/>
        </w:rPr>
        <w:t>.</w:t>
      </w:r>
    </w:p>
    <w:p w14:paraId="09740E20" w14:textId="73DB830A" w:rsidR="00885559" w:rsidRPr="00DC407D" w:rsidRDefault="00EE425A" w:rsidP="00885559">
      <w:pPr>
        <w:keepNext/>
        <w:jc w:val="center"/>
        <w:rPr>
          <w:rFonts w:cs="Arial"/>
        </w:rPr>
      </w:pPr>
      <w:ins w:id="9" w:author="Lalita Limtongsittikoon" w:date="2019-06-25T13:32:00Z">
        <w:r>
          <w:rPr>
            <w:rFonts w:cs="Arial"/>
            <w:noProof/>
            <w:rPrChange w:id="10" w:author="Unknown">
              <w:rPr>
                <w:i/>
                <w:iCs/>
                <w:noProof/>
                <w:color w:val="44546A" w:themeColor="text2"/>
                <w:sz w:val="18"/>
                <w:szCs w:val="22"/>
              </w:rPr>
            </w:rPrChange>
          </w:rPr>
          <mc:AlternateContent>
            <mc:Choice Requires="wps">
              <w:drawing>
                <wp:anchor distT="0" distB="0" distL="114300" distR="114300" simplePos="0" relativeHeight="251706368" behindDoc="0" locked="0" layoutInCell="1" allowOverlap="1" wp14:anchorId="473EFC16" wp14:editId="047E3761">
                  <wp:simplePos x="0" y="0"/>
                  <wp:positionH relativeFrom="column">
                    <wp:posOffset>858741</wp:posOffset>
                  </wp:positionH>
                  <wp:positionV relativeFrom="paragraph">
                    <wp:posOffset>193537</wp:posOffset>
                  </wp:positionV>
                  <wp:extent cx="2361537" cy="1358817"/>
                  <wp:effectExtent l="0" t="0" r="1270" b="0"/>
                  <wp:wrapNone/>
                  <wp:docPr id="58" name="Rectangle 58"/>
                  <wp:cNvGraphicFramePr/>
                  <a:graphic xmlns:a="http://schemas.openxmlformats.org/drawingml/2006/main">
                    <a:graphicData uri="http://schemas.microsoft.com/office/word/2010/wordprocessingShape">
                      <wps:wsp>
                        <wps:cNvSpPr/>
                        <wps:spPr>
                          <a:xfrm>
                            <a:off x="0" y="0"/>
                            <a:ext cx="2361537" cy="135881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8" o:spid="_x0000_s1026" style="position:absolute;margin-left:67.6pt;margin-top:15.25pt;width:185.95pt;height:10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" fillcolor="white [3212]" stroked="f" strokeweight="1pt"/>
              </w:pict>
            </mc:Fallback>
          </mc:AlternateContent>
        </w:r>
      </w:ins>
      <w:r w:rsidR="00885559" w:rsidRPr="00DC407D">
        <w:rPr>
          <w:rFonts w:cs="Arial"/>
          <w:noProof/>
        </w:rPr>
        <w:drawing>
          <wp:inline distT="0" distB="0" distL="0" distR="0" wp14:anchorId="38188C40" wp14:editId="20C93291">
            <wp:extent cx="5578475" cy="1737360"/>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78475" cy="1737360"/>
                    </a:xfrm>
                    <a:prstGeom prst="rect">
                      <a:avLst/>
                    </a:prstGeom>
                    <a:noFill/>
                  </pic:spPr>
                </pic:pic>
              </a:graphicData>
            </a:graphic>
          </wp:inline>
        </w:drawing>
      </w:r>
    </w:p>
    <w:p w14:paraId="444E9B65" w14:textId="77777777" w:rsidR="00885559" w:rsidRPr="00DC407D" w:rsidRDefault="00885559" w:rsidP="00885559">
      <w:pPr>
        <w:pStyle w:val="Caption"/>
        <w:rPr>
          <w:rFonts w:cs="Arial"/>
        </w:rPr>
      </w:pPr>
      <w:r w:rsidRPr="00DC407D">
        <w:rPr>
          <w:rFonts w:cs="Arial"/>
        </w:rPr>
        <w:t xml:space="preserve">Figure </w:t>
      </w:r>
      <w:r w:rsidRPr="00DC407D">
        <w:rPr>
          <w:rFonts w:cs="Arial"/>
        </w:rPr>
        <w:fldChar w:fldCharType="begin"/>
      </w:r>
      <w:r w:rsidRPr="00DC407D">
        <w:rPr>
          <w:rFonts w:cs="Arial"/>
        </w:rPr>
        <w:instrText xml:space="preserve"> SEQ Figure \</w:instrText>
      </w:r>
      <w:r w:rsidRPr="00DC407D">
        <w:rPr>
          <w:rFonts w:cs="Arial"/>
          <w:bCs/>
          <w:cs/>
        </w:rPr>
        <w:instrText xml:space="preserve">* </w:instrText>
      </w:r>
      <w:r w:rsidRPr="00DC407D">
        <w:rPr>
          <w:rFonts w:cs="Arial"/>
        </w:rPr>
        <w:instrText xml:space="preserve">ARABIC </w:instrText>
      </w:r>
      <w:r w:rsidRPr="00DC407D">
        <w:rPr>
          <w:rFonts w:cs="Arial"/>
        </w:rPr>
        <w:fldChar w:fldCharType="separate"/>
      </w:r>
      <w:r w:rsidR="00CC7D55">
        <w:rPr>
          <w:rFonts w:cs="Arial"/>
          <w:noProof/>
        </w:rPr>
        <w:t>17</w:t>
      </w:r>
      <w:r w:rsidRPr="00DC407D">
        <w:rPr>
          <w:rFonts w:cs="Arial"/>
        </w:rPr>
        <w:fldChar w:fldCharType="end"/>
      </w:r>
      <w:r w:rsidRPr="00DC407D">
        <w:rPr>
          <w:rFonts w:cs="Arial"/>
        </w:rPr>
        <w:t>, Final high credit risk region criteria</w:t>
      </w:r>
    </w:p>
    <w:p w14:paraId="16AC4D42" w14:textId="77777777" w:rsidR="00885559" w:rsidRDefault="00885559" w:rsidP="00885559">
      <w:pPr>
        <w:rPr>
          <w:rFonts w:cs="Arial"/>
        </w:rPr>
      </w:pPr>
    </w:p>
    <w:p w14:paraId="6B1C8F1A" w14:textId="77777777" w:rsidR="00885559" w:rsidRPr="00CC7D55" w:rsidRDefault="00885559" w:rsidP="00885559">
      <w:pPr>
        <w:rPr>
          <w:rFonts w:cstheme="minorBidi" w:hint="cs"/>
        </w:rPr>
      </w:pPr>
      <w:r w:rsidRPr="00DC407D">
        <w:rPr>
          <w:rFonts w:cs="Arial"/>
        </w:rPr>
        <w:t>We validate this setting by considering the survival curves of each segment i</w:t>
      </w:r>
      <w:r w:rsidRPr="00DC407D">
        <w:rPr>
          <w:rFonts w:cs="Arial"/>
          <w:szCs w:val="22"/>
          <w:cs/>
        </w:rPr>
        <w:t>.</w:t>
      </w:r>
      <w:r w:rsidRPr="00DC407D">
        <w:rPr>
          <w:rFonts w:cs="Arial"/>
        </w:rPr>
        <w:t>e</w:t>
      </w:r>
      <w:r w:rsidRPr="00DC407D">
        <w:rPr>
          <w:rFonts w:cs="Arial"/>
          <w:szCs w:val="22"/>
          <w:cs/>
        </w:rPr>
        <w:t xml:space="preserve">. </w:t>
      </w:r>
      <w:r w:rsidRPr="00DC407D">
        <w:rPr>
          <w:rFonts w:cs="Arial"/>
        </w:rPr>
        <w:t>low credit risk region vs</w:t>
      </w:r>
      <w:r w:rsidRPr="00DC407D">
        <w:rPr>
          <w:rFonts w:cs="Arial"/>
          <w:szCs w:val="22"/>
          <w:cs/>
        </w:rPr>
        <w:t xml:space="preserve">. </w:t>
      </w:r>
      <w:r w:rsidRPr="00DC407D">
        <w:rPr>
          <w:rFonts w:cs="Arial"/>
        </w:rPr>
        <w:t>high credit risk region</w:t>
      </w:r>
      <w:r w:rsidRPr="00DC407D">
        <w:rPr>
          <w:rFonts w:cs="Arial"/>
          <w:szCs w:val="22"/>
          <w:cs/>
        </w:rPr>
        <w:t xml:space="preserve">. </w:t>
      </w:r>
      <w:r w:rsidRPr="00DC407D">
        <w:rPr>
          <w:rFonts w:cs="Arial"/>
        </w:rPr>
        <w:t>The validation results show that the survival curves are vastly different and the high credit risk region setting is appropriate</w:t>
      </w:r>
      <w:r w:rsidRPr="00DC407D">
        <w:rPr>
          <w:rFonts w:cs="Arial"/>
          <w:szCs w:val="22"/>
          <w:cs/>
        </w:rPr>
        <w:t xml:space="preserve">.  </w:t>
      </w:r>
      <w:r w:rsidRPr="00DC407D">
        <w:rPr>
          <w:rFonts w:cs="Arial"/>
        </w:rPr>
        <w:t>Results of validation are shown below</w:t>
      </w:r>
      <w:r w:rsidRPr="00DC407D">
        <w:rPr>
          <w:rFonts w:cs="Arial"/>
          <w:szCs w:val="22"/>
          <w:cs/>
        </w:rPr>
        <w:t xml:space="preserve">. </w:t>
      </w:r>
      <w:bookmarkStart w:id="11" w:name="_GoBack"/>
      <w:bookmarkEnd w:id="11"/>
    </w:p>
    <w:p w14:paraId="41AAC624" w14:textId="77777777" w:rsidR="00885559" w:rsidRPr="00DC407D" w:rsidRDefault="00885559" w:rsidP="00885559">
      <w:pPr>
        <w:keepNext/>
        <w:jc w:val="center"/>
        <w:rPr>
          <w:rFonts w:cs="Arial"/>
        </w:rPr>
      </w:pPr>
      <w:r w:rsidRPr="00DC407D">
        <w:rPr>
          <w:rFonts w:cs="Arial"/>
          <w:noProof/>
        </w:rPr>
        <w:lastRenderedPageBreak/>
        <w:drawing>
          <wp:inline distT="0" distB="0" distL="0" distR="0" wp14:anchorId="61A5AACF" wp14:editId="2B96A1A4">
            <wp:extent cx="2109470" cy="2487295"/>
            <wp:effectExtent l="0" t="0" r="508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09470" cy="2487295"/>
                    </a:xfrm>
                    <a:prstGeom prst="rect">
                      <a:avLst/>
                    </a:prstGeom>
                    <a:noFill/>
                  </pic:spPr>
                </pic:pic>
              </a:graphicData>
            </a:graphic>
          </wp:inline>
        </w:drawing>
      </w:r>
    </w:p>
    <w:p w14:paraId="4F8029EB" w14:textId="77777777" w:rsidR="00885559" w:rsidRDefault="00885559" w:rsidP="00885559">
      <w:pPr>
        <w:pStyle w:val="Caption"/>
        <w:tabs>
          <w:tab w:val="center" w:pos="4513"/>
          <w:tab w:val="left" w:pos="6165"/>
        </w:tabs>
        <w:jc w:val="both"/>
        <w:rPr>
          <w:rFonts w:cs="Arial"/>
        </w:rPr>
      </w:pPr>
      <w:r w:rsidRPr="00DC407D">
        <w:rPr>
          <w:rFonts w:cs="Arial"/>
        </w:rPr>
        <w:tab/>
      </w:r>
    </w:p>
    <w:p w14:paraId="02D50A38" w14:textId="77777777" w:rsidR="00BE0D3B" w:rsidRPr="00794E4D" w:rsidRDefault="00885559" w:rsidP="00885559">
      <w:pPr>
        <w:pStyle w:val="Caption"/>
        <w:tabs>
          <w:tab w:val="center" w:pos="4513"/>
          <w:tab w:val="left" w:pos="6165"/>
        </w:tabs>
        <w:rPr>
          <w:rFonts w:cs="Arial"/>
        </w:rPr>
      </w:pPr>
      <w:r w:rsidRPr="00DC407D">
        <w:rPr>
          <w:rFonts w:cs="Arial"/>
        </w:rPr>
        <w:t xml:space="preserve">Figure </w:t>
      </w:r>
      <w:r w:rsidRPr="00DC407D">
        <w:rPr>
          <w:rFonts w:cs="Arial"/>
        </w:rPr>
        <w:fldChar w:fldCharType="begin"/>
      </w:r>
      <w:r w:rsidRPr="00DC407D">
        <w:rPr>
          <w:rFonts w:cs="Arial"/>
        </w:rPr>
        <w:instrText xml:space="preserve"> SEQ Figure \</w:instrText>
      </w:r>
      <w:r w:rsidRPr="00DC407D">
        <w:rPr>
          <w:rFonts w:cs="Arial"/>
          <w:bCs/>
          <w:cs/>
        </w:rPr>
        <w:instrText xml:space="preserve">* </w:instrText>
      </w:r>
      <w:r w:rsidRPr="00DC407D">
        <w:rPr>
          <w:rFonts w:cs="Arial"/>
        </w:rPr>
        <w:instrText xml:space="preserve">ARABIC </w:instrText>
      </w:r>
      <w:r w:rsidRPr="00DC407D">
        <w:rPr>
          <w:rFonts w:cs="Arial"/>
        </w:rPr>
        <w:fldChar w:fldCharType="separate"/>
      </w:r>
      <w:r w:rsidR="00CC7D55">
        <w:rPr>
          <w:rFonts w:cs="Arial"/>
          <w:noProof/>
        </w:rPr>
        <w:t>18</w:t>
      </w:r>
      <w:r w:rsidRPr="00DC407D">
        <w:rPr>
          <w:rFonts w:cs="Arial"/>
        </w:rPr>
        <w:fldChar w:fldCharType="end"/>
      </w:r>
      <w:r w:rsidRPr="00DC407D">
        <w:rPr>
          <w:rFonts w:cs="Arial"/>
        </w:rPr>
        <w:t>, Validation of HCRR,</w:t>
      </w:r>
      <w:r>
        <w:rPr>
          <w:rFonts w:cs="Arial"/>
        </w:rPr>
        <w:t xml:space="preserve"> equivalency of survival curves</w:t>
      </w:r>
    </w:p>
    <w:sectPr w:rsidR="00BE0D3B" w:rsidRPr="00794E4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D37CC85" w14:textId="77777777" w:rsidR="00CC7D55" w:rsidRDefault="00CC7D55" w:rsidP="00030062">
      <w:pPr>
        <w:spacing w:after="0" w:line="240" w:lineRule="auto"/>
      </w:pPr>
      <w:r>
        <w:separator/>
      </w:r>
    </w:p>
  </w:endnote>
  <w:endnote w:type="continuationSeparator" w:id="0">
    <w:p w14:paraId="6D4FAD78" w14:textId="77777777" w:rsidR="00CC7D55" w:rsidRDefault="00CC7D55" w:rsidP="000300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Browallia New">
    <w:panose1 w:val="020B0604020202020204"/>
    <w:charset w:val="00"/>
    <w:family w:val="swiss"/>
    <w:pitch w:val="variable"/>
    <w:sig w:usb0="81000003" w:usb1="00000000" w:usb2="00000000" w:usb3="00000000" w:csb0="00010001" w:csb1="00000000"/>
  </w:font>
  <w:font w:name="Cordia New">
    <w:panose1 w:val="020B0304020202020204"/>
    <w:charset w:val="00"/>
    <w:family w:val="swiss"/>
    <w:pitch w:val="variable"/>
    <w:sig w:usb0="81000003" w:usb1="00000000" w:usb2="00000000" w:usb3="00000000" w:csb0="00010001" w:csb1="00000000"/>
  </w:font>
  <w:font w:name="Arial Unicode MS">
    <w:panose1 w:val="020B0604020202020204"/>
    <w:charset w:val="80"/>
    <w:family w:val="swiss"/>
    <w:pitch w:val="variable"/>
    <w:sig w:usb0="F7FFAFFF" w:usb1="E9DFFFFF" w:usb2="0000003F" w:usb3="00000000" w:csb0="003F01FF" w:csb1="00000000"/>
  </w:font>
  <w:font w:name="Angsana New">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ABF960A" w14:textId="77777777" w:rsidR="00CC7D55" w:rsidRDefault="00CC7D55" w:rsidP="00030062">
      <w:pPr>
        <w:spacing w:after="0" w:line="240" w:lineRule="auto"/>
      </w:pPr>
      <w:r>
        <w:separator/>
      </w:r>
    </w:p>
  </w:footnote>
  <w:footnote w:type="continuationSeparator" w:id="0">
    <w:p w14:paraId="52396F21" w14:textId="77777777" w:rsidR="00CC7D55" w:rsidRDefault="00CC7D55" w:rsidP="00030062">
      <w:pPr>
        <w:spacing w:after="0" w:line="240" w:lineRule="auto"/>
      </w:pPr>
      <w:r>
        <w:continuationSeparator/>
      </w:r>
    </w:p>
  </w:footnote>
  <w:footnote w:id="1">
    <w:p w14:paraId="35D29DFD" w14:textId="77777777" w:rsidR="00CC7D55" w:rsidRPr="00E51887" w:rsidRDefault="00CC7D55" w:rsidP="00030062">
      <w:pPr>
        <w:pStyle w:val="FootnoteText"/>
        <w:rPr>
          <w:rFonts w:asciiTheme="majorHAnsi" w:hAnsiTheme="majorHAnsi"/>
          <w:sz w:val="16"/>
          <w:szCs w:val="16"/>
        </w:rPr>
      </w:pPr>
      <w:r w:rsidRPr="00E51887">
        <w:rPr>
          <w:rStyle w:val="FootnoteReference"/>
          <w:rFonts w:asciiTheme="majorHAnsi" w:hAnsiTheme="majorHAnsi"/>
          <w:sz w:val="16"/>
        </w:rPr>
        <w:footnoteRef/>
      </w:r>
      <w:r w:rsidRPr="00E51887">
        <w:rPr>
          <w:rFonts w:asciiTheme="majorHAnsi" w:hAnsiTheme="majorHAnsi"/>
          <w:sz w:val="16"/>
        </w:rPr>
        <w:t>http</w:t>
      </w:r>
      <w:r w:rsidRPr="00E51887">
        <w:rPr>
          <w:rFonts w:asciiTheme="majorHAnsi" w:hAnsiTheme="majorHAnsi" w:cs="Angsana New"/>
          <w:sz w:val="16"/>
          <w:szCs w:val="16"/>
          <w:cs/>
          <w:lang w:bidi="th-TH"/>
        </w:rPr>
        <w:t>://</w:t>
      </w:r>
      <w:r w:rsidRPr="00E51887">
        <w:rPr>
          <w:rFonts w:asciiTheme="majorHAnsi" w:hAnsiTheme="majorHAnsi"/>
          <w:sz w:val="16"/>
        </w:rPr>
        <w:t>www</w:t>
      </w:r>
      <w:r w:rsidRPr="00E51887">
        <w:rPr>
          <w:rFonts w:asciiTheme="majorHAnsi" w:hAnsiTheme="majorHAnsi" w:cs="Angsana New"/>
          <w:sz w:val="16"/>
          <w:szCs w:val="16"/>
          <w:cs/>
          <w:lang w:bidi="th-TH"/>
        </w:rPr>
        <w:t>.</w:t>
      </w:r>
      <w:r>
        <w:rPr>
          <w:rFonts w:asciiTheme="majorHAnsi" w:hAnsiTheme="majorHAnsi"/>
          <w:sz w:val="16"/>
        </w:rPr>
        <w:t>IFRS</w:t>
      </w:r>
      <w:r w:rsidRPr="00E51887">
        <w:rPr>
          <w:rFonts w:asciiTheme="majorHAnsi" w:hAnsiTheme="majorHAnsi" w:cs="Angsana New"/>
          <w:sz w:val="16"/>
          <w:szCs w:val="16"/>
          <w:cs/>
          <w:lang w:bidi="th-TH"/>
        </w:rPr>
        <w:t>.</w:t>
      </w:r>
      <w:r w:rsidRPr="00E51887">
        <w:rPr>
          <w:rFonts w:asciiTheme="majorHAnsi" w:hAnsiTheme="majorHAnsi"/>
          <w:sz w:val="16"/>
        </w:rPr>
        <w:t>org</w:t>
      </w:r>
      <w:r w:rsidRPr="00E51887">
        <w:rPr>
          <w:rFonts w:asciiTheme="majorHAnsi" w:hAnsiTheme="majorHAnsi" w:cs="Angsana New"/>
          <w:sz w:val="16"/>
          <w:szCs w:val="16"/>
          <w:cs/>
          <w:lang w:bidi="th-TH"/>
        </w:rPr>
        <w:t>/</w:t>
      </w:r>
      <w:r w:rsidRPr="00E51887">
        <w:rPr>
          <w:rFonts w:asciiTheme="majorHAnsi" w:hAnsiTheme="majorHAnsi"/>
          <w:sz w:val="16"/>
        </w:rPr>
        <w:t>current</w:t>
      </w:r>
      <w:r w:rsidRPr="00E51887">
        <w:rPr>
          <w:rFonts w:asciiTheme="majorHAnsi" w:hAnsiTheme="majorHAnsi" w:cs="Angsana New"/>
          <w:sz w:val="16"/>
          <w:szCs w:val="16"/>
          <w:cs/>
          <w:lang w:bidi="th-TH"/>
        </w:rPr>
        <w:t>-</w:t>
      </w:r>
      <w:r w:rsidRPr="00E51887">
        <w:rPr>
          <w:rFonts w:asciiTheme="majorHAnsi" w:hAnsiTheme="majorHAnsi"/>
          <w:sz w:val="16"/>
        </w:rPr>
        <w:t>projects</w:t>
      </w:r>
      <w:r w:rsidRPr="00E51887">
        <w:rPr>
          <w:rFonts w:asciiTheme="majorHAnsi" w:hAnsiTheme="majorHAnsi" w:cs="Angsana New"/>
          <w:sz w:val="16"/>
          <w:szCs w:val="16"/>
          <w:cs/>
          <w:lang w:bidi="th-TH"/>
        </w:rPr>
        <w:t>/</w:t>
      </w:r>
      <w:r w:rsidRPr="00E51887">
        <w:rPr>
          <w:rFonts w:asciiTheme="majorHAnsi" w:hAnsiTheme="majorHAnsi"/>
          <w:sz w:val="16"/>
        </w:rPr>
        <w:t>iasb</w:t>
      </w:r>
      <w:r w:rsidRPr="00E51887">
        <w:rPr>
          <w:rFonts w:asciiTheme="majorHAnsi" w:hAnsiTheme="majorHAnsi" w:cs="Angsana New"/>
          <w:sz w:val="16"/>
          <w:szCs w:val="16"/>
          <w:cs/>
          <w:lang w:bidi="th-TH"/>
        </w:rPr>
        <w:t>-</w:t>
      </w:r>
      <w:r w:rsidRPr="00E51887">
        <w:rPr>
          <w:rFonts w:asciiTheme="majorHAnsi" w:hAnsiTheme="majorHAnsi"/>
          <w:sz w:val="16"/>
        </w:rPr>
        <w:t>projects</w:t>
      </w:r>
      <w:r w:rsidRPr="00E51887">
        <w:rPr>
          <w:rFonts w:asciiTheme="majorHAnsi" w:hAnsiTheme="majorHAnsi" w:cs="Angsana New"/>
          <w:sz w:val="16"/>
          <w:szCs w:val="16"/>
          <w:cs/>
          <w:lang w:bidi="th-TH"/>
        </w:rPr>
        <w:t>/</w:t>
      </w:r>
      <w:r w:rsidRPr="00E51887">
        <w:rPr>
          <w:rFonts w:asciiTheme="majorHAnsi" w:hAnsiTheme="majorHAnsi"/>
          <w:sz w:val="16"/>
        </w:rPr>
        <w:t>financial</w:t>
      </w:r>
      <w:r w:rsidRPr="00E51887">
        <w:rPr>
          <w:rFonts w:asciiTheme="majorHAnsi" w:hAnsiTheme="majorHAnsi" w:cs="Angsana New"/>
          <w:sz w:val="16"/>
          <w:szCs w:val="16"/>
          <w:cs/>
          <w:lang w:bidi="th-TH"/>
        </w:rPr>
        <w:t>-</w:t>
      </w:r>
      <w:r w:rsidRPr="00E51887">
        <w:rPr>
          <w:rFonts w:asciiTheme="majorHAnsi" w:hAnsiTheme="majorHAnsi"/>
          <w:sz w:val="16"/>
        </w:rPr>
        <w:t>instruments</w:t>
      </w:r>
      <w:r w:rsidRPr="00E51887">
        <w:rPr>
          <w:rFonts w:asciiTheme="majorHAnsi" w:hAnsiTheme="majorHAnsi" w:cs="Angsana New"/>
          <w:sz w:val="16"/>
          <w:szCs w:val="16"/>
          <w:cs/>
          <w:lang w:bidi="th-TH"/>
        </w:rPr>
        <w:t>-</w:t>
      </w:r>
      <w:r w:rsidRPr="00E51887">
        <w:rPr>
          <w:rFonts w:asciiTheme="majorHAnsi" w:hAnsiTheme="majorHAnsi"/>
          <w:sz w:val="16"/>
        </w:rPr>
        <w:t>a</w:t>
      </w:r>
      <w:r w:rsidRPr="00E51887">
        <w:rPr>
          <w:rFonts w:asciiTheme="majorHAnsi" w:hAnsiTheme="majorHAnsi" w:cs="Angsana New"/>
          <w:sz w:val="16"/>
          <w:szCs w:val="16"/>
          <w:cs/>
          <w:lang w:bidi="th-TH"/>
        </w:rPr>
        <w:t>-</w:t>
      </w:r>
      <w:r w:rsidRPr="00E51887">
        <w:rPr>
          <w:rFonts w:asciiTheme="majorHAnsi" w:hAnsiTheme="majorHAnsi"/>
          <w:sz w:val="16"/>
        </w:rPr>
        <w:t>replacement</w:t>
      </w:r>
      <w:r w:rsidRPr="00E51887">
        <w:rPr>
          <w:rFonts w:asciiTheme="majorHAnsi" w:hAnsiTheme="majorHAnsi" w:cs="Angsana New"/>
          <w:sz w:val="16"/>
          <w:szCs w:val="16"/>
          <w:cs/>
          <w:lang w:bidi="th-TH"/>
        </w:rPr>
        <w:t>-</w:t>
      </w:r>
      <w:r w:rsidRPr="00E51887">
        <w:rPr>
          <w:rFonts w:asciiTheme="majorHAnsi" w:hAnsiTheme="majorHAnsi"/>
          <w:sz w:val="16"/>
        </w:rPr>
        <w:t>of</w:t>
      </w:r>
      <w:r w:rsidRPr="00E51887">
        <w:rPr>
          <w:rFonts w:asciiTheme="majorHAnsi" w:hAnsiTheme="majorHAnsi" w:cs="Angsana New"/>
          <w:sz w:val="16"/>
          <w:szCs w:val="16"/>
          <w:cs/>
          <w:lang w:bidi="th-TH"/>
        </w:rPr>
        <w:t>-</w:t>
      </w:r>
      <w:r w:rsidRPr="00E51887">
        <w:rPr>
          <w:rFonts w:asciiTheme="majorHAnsi" w:hAnsiTheme="majorHAnsi"/>
          <w:sz w:val="16"/>
        </w:rPr>
        <w:t>ias</w:t>
      </w:r>
      <w:r w:rsidRPr="00E51887">
        <w:rPr>
          <w:rFonts w:asciiTheme="majorHAnsi" w:hAnsiTheme="majorHAnsi" w:cs="Angsana New"/>
          <w:sz w:val="16"/>
          <w:szCs w:val="16"/>
          <w:cs/>
          <w:lang w:bidi="th-TH"/>
        </w:rPr>
        <w:t>-</w:t>
      </w:r>
      <w:r w:rsidRPr="00E51887">
        <w:rPr>
          <w:rFonts w:asciiTheme="majorHAnsi" w:hAnsiTheme="majorHAnsi"/>
          <w:sz w:val="16"/>
        </w:rPr>
        <w:t>39</w:t>
      </w:r>
      <w:r w:rsidRPr="00E51887">
        <w:rPr>
          <w:rFonts w:asciiTheme="majorHAnsi" w:hAnsiTheme="majorHAnsi" w:cs="Angsana New"/>
          <w:sz w:val="16"/>
          <w:szCs w:val="16"/>
          <w:cs/>
          <w:lang w:bidi="th-TH"/>
        </w:rPr>
        <w:t>-</w:t>
      </w:r>
      <w:r w:rsidRPr="00E51887">
        <w:rPr>
          <w:rFonts w:asciiTheme="majorHAnsi" w:hAnsiTheme="majorHAnsi"/>
          <w:sz w:val="16"/>
        </w:rPr>
        <w:t>financial</w:t>
      </w:r>
      <w:r w:rsidRPr="00E51887">
        <w:rPr>
          <w:rFonts w:asciiTheme="majorHAnsi" w:hAnsiTheme="majorHAnsi" w:cs="Angsana New"/>
          <w:sz w:val="16"/>
          <w:szCs w:val="16"/>
          <w:cs/>
          <w:lang w:bidi="th-TH"/>
        </w:rPr>
        <w:t>-</w:t>
      </w:r>
      <w:r w:rsidRPr="00E51887">
        <w:rPr>
          <w:rFonts w:asciiTheme="majorHAnsi" w:hAnsiTheme="majorHAnsi"/>
          <w:sz w:val="16"/>
          <w:szCs w:val="16"/>
        </w:rPr>
        <w:t>instruments</w:t>
      </w:r>
      <w:r w:rsidRPr="00E51887">
        <w:rPr>
          <w:rFonts w:asciiTheme="majorHAnsi" w:hAnsiTheme="majorHAnsi" w:cs="Angsana New"/>
          <w:sz w:val="16"/>
          <w:szCs w:val="16"/>
          <w:cs/>
          <w:lang w:bidi="th-TH"/>
        </w:rPr>
        <w:t>-</w:t>
      </w:r>
      <w:r w:rsidRPr="00E51887">
        <w:rPr>
          <w:rFonts w:asciiTheme="majorHAnsi" w:hAnsiTheme="majorHAnsi"/>
          <w:sz w:val="16"/>
          <w:szCs w:val="16"/>
        </w:rPr>
        <w:t>recognitio</w:t>
      </w:r>
      <w:r w:rsidRPr="00E51887">
        <w:rPr>
          <w:rFonts w:asciiTheme="majorHAnsi" w:hAnsiTheme="majorHAnsi" w:cs="Angsana New"/>
          <w:sz w:val="16"/>
          <w:szCs w:val="16"/>
          <w:cs/>
          <w:lang w:bidi="th-TH"/>
        </w:rPr>
        <w:t>/</w:t>
      </w:r>
      <w:r w:rsidRPr="00E51887">
        <w:rPr>
          <w:rFonts w:asciiTheme="majorHAnsi" w:hAnsiTheme="majorHAnsi"/>
          <w:sz w:val="16"/>
          <w:szCs w:val="16"/>
        </w:rPr>
        <w:t>documents</w:t>
      </w:r>
      <w:r w:rsidRPr="00E51887">
        <w:rPr>
          <w:rFonts w:asciiTheme="majorHAnsi" w:hAnsiTheme="majorHAnsi" w:cs="Angsana New"/>
          <w:sz w:val="16"/>
          <w:szCs w:val="16"/>
          <w:cs/>
          <w:lang w:bidi="th-TH"/>
        </w:rPr>
        <w:t>/</w:t>
      </w:r>
      <w:r>
        <w:rPr>
          <w:rFonts w:asciiTheme="majorHAnsi" w:hAnsiTheme="majorHAnsi"/>
          <w:sz w:val="16"/>
          <w:szCs w:val="16"/>
        </w:rPr>
        <w:t>IFRS</w:t>
      </w:r>
      <w:r w:rsidRPr="00E51887">
        <w:rPr>
          <w:rFonts w:asciiTheme="majorHAnsi" w:hAnsiTheme="majorHAnsi" w:cs="Angsana New"/>
          <w:sz w:val="16"/>
          <w:szCs w:val="16"/>
          <w:cs/>
          <w:lang w:bidi="th-TH"/>
        </w:rPr>
        <w:t>-</w:t>
      </w:r>
      <w:r w:rsidRPr="00E51887">
        <w:rPr>
          <w:rFonts w:asciiTheme="majorHAnsi" w:hAnsiTheme="majorHAnsi"/>
          <w:sz w:val="16"/>
          <w:szCs w:val="16"/>
        </w:rPr>
        <w:t>9</w:t>
      </w:r>
      <w:r w:rsidRPr="00E51887">
        <w:rPr>
          <w:rFonts w:asciiTheme="majorHAnsi" w:hAnsiTheme="majorHAnsi" w:cs="Angsana New"/>
          <w:sz w:val="16"/>
          <w:szCs w:val="16"/>
          <w:cs/>
          <w:lang w:bidi="th-TH"/>
        </w:rPr>
        <w:t>-</w:t>
      </w:r>
      <w:r w:rsidRPr="00E51887">
        <w:rPr>
          <w:rFonts w:asciiTheme="majorHAnsi" w:hAnsiTheme="majorHAnsi"/>
          <w:sz w:val="16"/>
          <w:szCs w:val="16"/>
        </w:rPr>
        <w:t>project</w:t>
      </w:r>
      <w:r w:rsidRPr="00E51887">
        <w:rPr>
          <w:rFonts w:asciiTheme="majorHAnsi" w:hAnsiTheme="majorHAnsi" w:cs="Angsana New"/>
          <w:sz w:val="16"/>
          <w:szCs w:val="16"/>
          <w:cs/>
          <w:lang w:bidi="th-TH"/>
        </w:rPr>
        <w:t>-</w:t>
      </w:r>
      <w:r w:rsidRPr="00E51887">
        <w:rPr>
          <w:rFonts w:asciiTheme="majorHAnsi" w:hAnsiTheme="majorHAnsi"/>
          <w:sz w:val="16"/>
          <w:szCs w:val="16"/>
        </w:rPr>
        <w:t>summary</w:t>
      </w:r>
      <w:r w:rsidRPr="00E51887">
        <w:rPr>
          <w:rFonts w:asciiTheme="majorHAnsi" w:hAnsiTheme="majorHAnsi" w:cs="Angsana New"/>
          <w:sz w:val="16"/>
          <w:szCs w:val="16"/>
          <w:cs/>
          <w:lang w:bidi="th-TH"/>
        </w:rPr>
        <w:t>-</w:t>
      </w:r>
      <w:r w:rsidRPr="00E51887">
        <w:rPr>
          <w:rFonts w:asciiTheme="majorHAnsi" w:hAnsiTheme="majorHAnsi"/>
          <w:sz w:val="16"/>
          <w:szCs w:val="16"/>
        </w:rPr>
        <w:t>july</w:t>
      </w:r>
      <w:r w:rsidRPr="00E51887">
        <w:rPr>
          <w:rFonts w:asciiTheme="majorHAnsi" w:hAnsiTheme="majorHAnsi" w:cs="Angsana New"/>
          <w:sz w:val="16"/>
          <w:szCs w:val="16"/>
          <w:cs/>
          <w:lang w:bidi="th-TH"/>
        </w:rPr>
        <w:t>-</w:t>
      </w:r>
      <w:r w:rsidRPr="00E51887">
        <w:rPr>
          <w:rFonts w:asciiTheme="majorHAnsi" w:hAnsiTheme="majorHAnsi"/>
          <w:sz w:val="16"/>
          <w:szCs w:val="16"/>
        </w:rPr>
        <w:t>2014</w:t>
      </w:r>
      <w:r w:rsidRPr="00E51887">
        <w:rPr>
          <w:rFonts w:asciiTheme="majorHAnsi" w:hAnsiTheme="majorHAnsi" w:cs="Angsana New"/>
          <w:sz w:val="16"/>
          <w:szCs w:val="16"/>
          <w:cs/>
          <w:lang w:bidi="th-TH"/>
        </w:rPr>
        <w:t>.</w:t>
      </w:r>
      <w:r w:rsidRPr="00E51887">
        <w:rPr>
          <w:rFonts w:asciiTheme="majorHAnsi" w:hAnsiTheme="majorHAnsi"/>
          <w:sz w:val="16"/>
          <w:szCs w:val="16"/>
        </w:rPr>
        <w:t>pdf</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57D89"/>
    <w:multiLevelType w:val="hybridMultilevel"/>
    <w:tmpl w:val="A852DE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217E49"/>
    <w:multiLevelType w:val="hybridMultilevel"/>
    <w:tmpl w:val="F330F902"/>
    <w:lvl w:ilvl="0" w:tplc="58D69F3C">
      <w:start w:val="1"/>
      <w:numFmt w:val="bullet"/>
      <w:lvlText w:val="•"/>
      <w:lvlJc w:val="left"/>
      <w:pPr>
        <w:tabs>
          <w:tab w:val="num" w:pos="720"/>
        </w:tabs>
        <w:ind w:left="720" w:hanging="360"/>
      </w:pPr>
      <w:rPr>
        <w:rFonts w:ascii="Arial" w:hAnsi="Arial" w:hint="default"/>
      </w:rPr>
    </w:lvl>
    <w:lvl w:ilvl="1" w:tplc="595A5426" w:tentative="1">
      <w:start w:val="1"/>
      <w:numFmt w:val="bullet"/>
      <w:lvlText w:val="•"/>
      <w:lvlJc w:val="left"/>
      <w:pPr>
        <w:tabs>
          <w:tab w:val="num" w:pos="1440"/>
        </w:tabs>
        <w:ind w:left="1440" w:hanging="360"/>
      </w:pPr>
      <w:rPr>
        <w:rFonts w:ascii="Arial" w:hAnsi="Arial" w:hint="default"/>
      </w:rPr>
    </w:lvl>
    <w:lvl w:ilvl="2" w:tplc="945ADA94" w:tentative="1">
      <w:start w:val="1"/>
      <w:numFmt w:val="bullet"/>
      <w:lvlText w:val="•"/>
      <w:lvlJc w:val="left"/>
      <w:pPr>
        <w:tabs>
          <w:tab w:val="num" w:pos="2160"/>
        </w:tabs>
        <w:ind w:left="2160" w:hanging="360"/>
      </w:pPr>
      <w:rPr>
        <w:rFonts w:ascii="Arial" w:hAnsi="Arial" w:hint="default"/>
      </w:rPr>
    </w:lvl>
    <w:lvl w:ilvl="3" w:tplc="F6F0FFA8" w:tentative="1">
      <w:start w:val="1"/>
      <w:numFmt w:val="bullet"/>
      <w:lvlText w:val="•"/>
      <w:lvlJc w:val="left"/>
      <w:pPr>
        <w:tabs>
          <w:tab w:val="num" w:pos="2880"/>
        </w:tabs>
        <w:ind w:left="2880" w:hanging="360"/>
      </w:pPr>
      <w:rPr>
        <w:rFonts w:ascii="Arial" w:hAnsi="Arial" w:hint="default"/>
      </w:rPr>
    </w:lvl>
    <w:lvl w:ilvl="4" w:tplc="83166DA2" w:tentative="1">
      <w:start w:val="1"/>
      <w:numFmt w:val="bullet"/>
      <w:lvlText w:val="•"/>
      <w:lvlJc w:val="left"/>
      <w:pPr>
        <w:tabs>
          <w:tab w:val="num" w:pos="3600"/>
        </w:tabs>
        <w:ind w:left="3600" w:hanging="360"/>
      </w:pPr>
      <w:rPr>
        <w:rFonts w:ascii="Arial" w:hAnsi="Arial" w:hint="default"/>
      </w:rPr>
    </w:lvl>
    <w:lvl w:ilvl="5" w:tplc="473AD938" w:tentative="1">
      <w:start w:val="1"/>
      <w:numFmt w:val="bullet"/>
      <w:lvlText w:val="•"/>
      <w:lvlJc w:val="left"/>
      <w:pPr>
        <w:tabs>
          <w:tab w:val="num" w:pos="4320"/>
        </w:tabs>
        <w:ind w:left="4320" w:hanging="360"/>
      </w:pPr>
      <w:rPr>
        <w:rFonts w:ascii="Arial" w:hAnsi="Arial" w:hint="default"/>
      </w:rPr>
    </w:lvl>
    <w:lvl w:ilvl="6" w:tplc="E30CD868" w:tentative="1">
      <w:start w:val="1"/>
      <w:numFmt w:val="bullet"/>
      <w:lvlText w:val="•"/>
      <w:lvlJc w:val="left"/>
      <w:pPr>
        <w:tabs>
          <w:tab w:val="num" w:pos="5040"/>
        </w:tabs>
        <w:ind w:left="5040" w:hanging="360"/>
      </w:pPr>
      <w:rPr>
        <w:rFonts w:ascii="Arial" w:hAnsi="Arial" w:hint="default"/>
      </w:rPr>
    </w:lvl>
    <w:lvl w:ilvl="7" w:tplc="A78E69E2" w:tentative="1">
      <w:start w:val="1"/>
      <w:numFmt w:val="bullet"/>
      <w:lvlText w:val="•"/>
      <w:lvlJc w:val="left"/>
      <w:pPr>
        <w:tabs>
          <w:tab w:val="num" w:pos="5760"/>
        </w:tabs>
        <w:ind w:left="5760" w:hanging="360"/>
      </w:pPr>
      <w:rPr>
        <w:rFonts w:ascii="Arial" w:hAnsi="Arial" w:hint="default"/>
      </w:rPr>
    </w:lvl>
    <w:lvl w:ilvl="8" w:tplc="7E1C8518" w:tentative="1">
      <w:start w:val="1"/>
      <w:numFmt w:val="bullet"/>
      <w:lvlText w:val="•"/>
      <w:lvlJc w:val="left"/>
      <w:pPr>
        <w:tabs>
          <w:tab w:val="num" w:pos="6480"/>
        </w:tabs>
        <w:ind w:left="6480" w:hanging="360"/>
      </w:pPr>
      <w:rPr>
        <w:rFonts w:ascii="Arial" w:hAnsi="Arial" w:hint="default"/>
      </w:rPr>
    </w:lvl>
  </w:abstractNum>
  <w:abstractNum w:abstractNumId="2">
    <w:nsid w:val="0AAA574C"/>
    <w:multiLevelType w:val="hybridMultilevel"/>
    <w:tmpl w:val="8796F4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02C20BD"/>
    <w:multiLevelType w:val="hybridMultilevel"/>
    <w:tmpl w:val="B6EE5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3504F3"/>
    <w:multiLevelType w:val="hybridMultilevel"/>
    <w:tmpl w:val="25F6C89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4867E01"/>
    <w:multiLevelType w:val="multilevel"/>
    <w:tmpl w:val="049ACA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lang w:bidi="th-TH"/>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77A4B0F"/>
    <w:multiLevelType w:val="hybridMultilevel"/>
    <w:tmpl w:val="92B250AC"/>
    <w:lvl w:ilvl="0" w:tplc="3E5A8C6E">
      <w:start w:val="1"/>
      <w:numFmt w:val="bullet"/>
      <w:lvlText w:val="-"/>
      <w:lvlJc w:val="left"/>
      <w:pPr>
        <w:tabs>
          <w:tab w:val="num" w:pos="720"/>
        </w:tabs>
        <w:ind w:left="720" w:hanging="360"/>
      </w:pPr>
      <w:rPr>
        <w:rFonts w:ascii="Tahoma" w:hAnsi="Tahoma" w:hint="default"/>
      </w:rPr>
    </w:lvl>
    <w:lvl w:ilvl="1" w:tplc="D26E7C2C" w:tentative="1">
      <w:start w:val="1"/>
      <w:numFmt w:val="bullet"/>
      <w:lvlText w:val="-"/>
      <w:lvlJc w:val="left"/>
      <w:pPr>
        <w:tabs>
          <w:tab w:val="num" w:pos="1440"/>
        </w:tabs>
        <w:ind w:left="1440" w:hanging="360"/>
      </w:pPr>
      <w:rPr>
        <w:rFonts w:ascii="Tahoma" w:hAnsi="Tahoma" w:hint="default"/>
      </w:rPr>
    </w:lvl>
    <w:lvl w:ilvl="2" w:tplc="2A521356" w:tentative="1">
      <w:start w:val="1"/>
      <w:numFmt w:val="bullet"/>
      <w:lvlText w:val="-"/>
      <w:lvlJc w:val="left"/>
      <w:pPr>
        <w:tabs>
          <w:tab w:val="num" w:pos="2160"/>
        </w:tabs>
        <w:ind w:left="2160" w:hanging="360"/>
      </w:pPr>
      <w:rPr>
        <w:rFonts w:ascii="Tahoma" w:hAnsi="Tahoma" w:hint="default"/>
      </w:rPr>
    </w:lvl>
    <w:lvl w:ilvl="3" w:tplc="5190905E" w:tentative="1">
      <w:start w:val="1"/>
      <w:numFmt w:val="bullet"/>
      <w:lvlText w:val="-"/>
      <w:lvlJc w:val="left"/>
      <w:pPr>
        <w:tabs>
          <w:tab w:val="num" w:pos="2880"/>
        </w:tabs>
        <w:ind w:left="2880" w:hanging="360"/>
      </w:pPr>
      <w:rPr>
        <w:rFonts w:ascii="Tahoma" w:hAnsi="Tahoma" w:hint="default"/>
      </w:rPr>
    </w:lvl>
    <w:lvl w:ilvl="4" w:tplc="F594B514" w:tentative="1">
      <w:start w:val="1"/>
      <w:numFmt w:val="bullet"/>
      <w:lvlText w:val="-"/>
      <w:lvlJc w:val="left"/>
      <w:pPr>
        <w:tabs>
          <w:tab w:val="num" w:pos="3600"/>
        </w:tabs>
        <w:ind w:left="3600" w:hanging="360"/>
      </w:pPr>
      <w:rPr>
        <w:rFonts w:ascii="Tahoma" w:hAnsi="Tahoma" w:hint="default"/>
      </w:rPr>
    </w:lvl>
    <w:lvl w:ilvl="5" w:tplc="6B96BA52" w:tentative="1">
      <w:start w:val="1"/>
      <w:numFmt w:val="bullet"/>
      <w:lvlText w:val="-"/>
      <w:lvlJc w:val="left"/>
      <w:pPr>
        <w:tabs>
          <w:tab w:val="num" w:pos="4320"/>
        </w:tabs>
        <w:ind w:left="4320" w:hanging="360"/>
      </w:pPr>
      <w:rPr>
        <w:rFonts w:ascii="Tahoma" w:hAnsi="Tahoma" w:hint="default"/>
      </w:rPr>
    </w:lvl>
    <w:lvl w:ilvl="6" w:tplc="76FE70B6" w:tentative="1">
      <w:start w:val="1"/>
      <w:numFmt w:val="bullet"/>
      <w:lvlText w:val="-"/>
      <w:lvlJc w:val="left"/>
      <w:pPr>
        <w:tabs>
          <w:tab w:val="num" w:pos="5040"/>
        </w:tabs>
        <w:ind w:left="5040" w:hanging="360"/>
      </w:pPr>
      <w:rPr>
        <w:rFonts w:ascii="Tahoma" w:hAnsi="Tahoma" w:hint="default"/>
      </w:rPr>
    </w:lvl>
    <w:lvl w:ilvl="7" w:tplc="7C0427B2" w:tentative="1">
      <w:start w:val="1"/>
      <w:numFmt w:val="bullet"/>
      <w:lvlText w:val="-"/>
      <w:lvlJc w:val="left"/>
      <w:pPr>
        <w:tabs>
          <w:tab w:val="num" w:pos="5760"/>
        </w:tabs>
        <w:ind w:left="5760" w:hanging="360"/>
      </w:pPr>
      <w:rPr>
        <w:rFonts w:ascii="Tahoma" w:hAnsi="Tahoma" w:hint="default"/>
      </w:rPr>
    </w:lvl>
    <w:lvl w:ilvl="8" w:tplc="3A8EC3D8" w:tentative="1">
      <w:start w:val="1"/>
      <w:numFmt w:val="bullet"/>
      <w:lvlText w:val="-"/>
      <w:lvlJc w:val="left"/>
      <w:pPr>
        <w:tabs>
          <w:tab w:val="num" w:pos="6480"/>
        </w:tabs>
        <w:ind w:left="6480" w:hanging="360"/>
      </w:pPr>
      <w:rPr>
        <w:rFonts w:ascii="Tahoma" w:hAnsi="Tahoma" w:hint="default"/>
      </w:rPr>
    </w:lvl>
  </w:abstractNum>
  <w:abstractNum w:abstractNumId="7">
    <w:nsid w:val="1948141D"/>
    <w:multiLevelType w:val="multilevel"/>
    <w:tmpl w:val="049ACA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lang w:bidi="th-TH"/>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A126A02"/>
    <w:multiLevelType w:val="hybridMultilevel"/>
    <w:tmpl w:val="3CA2A2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1D133C"/>
    <w:multiLevelType w:val="multilevel"/>
    <w:tmpl w:val="049ACA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lang w:bidi="th-TH"/>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CC02D7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D876C73"/>
    <w:multiLevelType w:val="hybridMultilevel"/>
    <w:tmpl w:val="43B86324"/>
    <w:lvl w:ilvl="0" w:tplc="0BEA6C96">
      <w:start w:val="29"/>
      <w:numFmt w:val="bullet"/>
      <w:lvlText w:val=""/>
      <w:lvlJc w:val="left"/>
      <w:pPr>
        <w:ind w:left="720" w:hanging="360"/>
      </w:pPr>
      <w:rPr>
        <w:rFonts w:ascii="Wingdings" w:eastAsiaTheme="minorHAnsi" w:hAnsi="Wingdings" w:cs="Browalli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4421E14"/>
    <w:multiLevelType w:val="multilevel"/>
    <w:tmpl w:val="049ACA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lang w:bidi="th-TH"/>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5FA1078"/>
    <w:multiLevelType w:val="hybridMultilevel"/>
    <w:tmpl w:val="26C6D9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84236AA"/>
    <w:multiLevelType w:val="hybridMultilevel"/>
    <w:tmpl w:val="F618B4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E070638"/>
    <w:multiLevelType w:val="hybridMultilevel"/>
    <w:tmpl w:val="58202C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4735F72"/>
    <w:multiLevelType w:val="hybridMultilevel"/>
    <w:tmpl w:val="BF0A8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C2053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1F049EA"/>
    <w:multiLevelType w:val="hybridMultilevel"/>
    <w:tmpl w:val="2728AE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6462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888546B"/>
    <w:multiLevelType w:val="multilevel"/>
    <w:tmpl w:val="049ACA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lang w:bidi="th-TH"/>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8FF17D3"/>
    <w:multiLevelType w:val="hybridMultilevel"/>
    <w:tmpl w:val="696CE0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20A1C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4BD1632"/>
    <w:multiLevelType w:val="hybridMultilevel"/>
    <w:tmpl w:val="73EA51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B1219ED"/>
    <w:multiLevelType w:val="multilevel"/>
    <w:tmpl w:val="049ACA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lang w:bidi="th-TH"/>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BCB449B"/>
    <w:multiLevelType w:val="multilevel"/>
    <w:tmpl w:val="049ACA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lang w:bidi="th-TH"/>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67404D57"/>
    <w:multiLevelType w:val="hybridMultilevel"/>
    <w:tmpl w:val="D8501638"/>
    <w:lvl w:ilvl="0" w:tplc="B1F8FAD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67E101F0"/>
    <w:multiLevelType w:val="multilevel"/>
    <w:tmpl w:val="049ACA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lang w:bidi="th-TH"/>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71244ACB"/>
    <w:multiLevelType w:val="hybridMultilevel"/>
    <w:tmpl w:val="394EEF42"/>
    <w:lvl w:ilvl="0" w:tplc="6AD84CA6">
      <w:start w:val="1"/>
      <w:numFmt w:val="bullet"/>
      <w:lvlText w:val="•"/>
      <w:lvlJc w:val="left"/>
      <w:pPr>
        <w:tabs>
          <w:tab w:val="num" w:pos="720"/>
        </w:tabs>
        <w:ind w:left="720" w:hanging="360"/>
      </w:pPr>
      <w:rPr>
        <w:rFonts w:ascii="Arial" w:hAnsi="Arial" w:hint="default"/>
      </w:rPr>
    </w:lvl>
    <w:lvl w:ilvl="1" w:tplc="DE70F402" w:tentative="1">
      <w:start w:val="1"/>
      <w:numFmt w:val="bullet"/>
      <w:lvlText w:val="•"/>
      <w:lvlJc w:val="left"/>
      <w:pPr>
        <w:tabs>
          <w:tab w:val="num" w:pos="1440"/>
        </w:tabs>
        <w:ind w:left="1440" w:hanging="360"/>
      </w:pPr>
      <w:rPr>
        <w:rFonts w:ascii="Arial" w:hAnsi="Arial" w:hint="default"/>
      </w:rPr>
    </w:lvl>
    <w:lvl w:ilvl="2" w:tplc="999A2710" w:tentative="1">
      <w:start w:val="1"/>
      <w:numFmt w:val="bullet"/>
      <w:lvlText w:val="•"/>
      <w:lvlJc w:val="left"/>
      <w:pPr>
        <w:tabs>
          <w:tab w:val="num" w:pos="2160"/>
        </w:tabs>
        <w:ind w:left="2160" w:hanging="360"/>
      </w:pPr>
      <w:rPr>
        <w:rFonts w:ascii="Arial" w:hAnsi="Arial" w:hint="default"/>
      </w:rPr>
    </w:lvl>
    <w:lvl w:ilvl="3" w:tplc="E5488DB0" w:tentative="1">
      <w:start w:val="1"/>
      <w:numFmt w:val="bullet"/>
      <w:lvlText w:val="•"/>
      <w:lvlJc w:val="left"/>
      <w:pPr>
        <w:tabs>
          <w:tab w:val="num" w:pos="2880"/>
        </w:tabs>
        <w:ind w:left="2880" w:hanging="360"/>
      </w:pPr>
      <w:rPr>
        <w:rFonts w:ascii="Arial" w:hAnsi="Arial" w:hint="default"/>
      </w:rPr>
    </w:lvl>
    <w:lvl w:ilvl="4" w:tplc="05E0B58C" w:tentative="1">
      <w:start w:val="1"/>
      <w:numFmt w:val="bullet"/>
      <w:lvlText w:val="•"/>
      <w:lvlJc w:val="left"/>
      <w:pPr>
        <w:tabs>
          <w:tab w:val="num" w:pos="3600"/>
        </w:tabs>
        <w:ind w:left="3600" w:hanging="360"/>
      </w:pPr>
      <w:rPr>
        <w:rFonts w:ascii="Arial" w:hAnsi="Arial" w:hint="default"/>
      </w:rPr>
    </w:lvl>
    <w:lvl w:ilvl="5" w:tplc="3AAA08BA" w:tentative="1">
      <w:start w:val="1"/>
      <w:numFmt w:val="bullet"/>
      <w:lvlText w:val="•"/>
      <w:lvlJc w:val="left"/>
      <w:pPr>
        <w:tabs>
          <w:tab w:val="num" w:pos="4320"/>
        </w:tabs>
        <w:ind w:left="4320" w:hanging="360"/>
      </w:pPr>
      <w:rPr>
        <w:rFonts w:ascii="Arial" w:hAnsi="Arial" w:hint="default"/>
      </w:rPr>
    </w:lvl>
    <w:lvl w:ilvl="6" w:tplc="23BA19A2" w:tentative="1">
      <w:start w:val="1"/>
      <w:numFmt w:val="bullet"/>
      <w:lvlText w:val="•"/>
      <w:lvlJc w:val="left"/>
      <w:pPr>
        <w:tabs>
          <w:tab w:val="num" w:pos="5040"/>
        </w:tabs>
        <w:ind w:left="5040" w:hanging="360"/>
      </w:pPr>
      <w:rPr>
        <w:rFonts w:ascii="Arial" w:hAnsi="Arial" w:hint="default"/>
      </w:rPr>
    </w:lvl>
    <w:lvl w:ilvl="7" w:tplc="D98C8A18" w:tentative="1">
      <w:start w:val="1"/>
      <w:numFmt w:val="bullet"/>
      <w:lvlText w:val="•"/>
      <w:lvlJc w:val="left"/>
      <w:pPr>
        <w:tabs>
          <w:tab w:val="num" w:pos="5760"/>
        </w:tabs>
        <w:ind w:left="5760" w:hanging="360"/>
      </w:pPr>
      <w:rPr>
        <w:rFonts w:ascii="Arial" w:hAnsi="Arial" w:hint="default"/>
      </w:rPr>
    </w:lvl>
    <w:lvl w:ilvl="8" w:tplc="29ECB7B8" w:tentative="1">
      <w:start w:val="1"/>
      <w:numFmt w:val="bullet"/>
      <w:lvlText w:val="•"/>
      <w:lvlJc w:val="left"/>
      <w:pPr>
        <w:tabs>
          <w:tab w:val="num" w:pos="6480"/>
        </w:tabs>
        <w:ind w:left="6480" w:hanging="360"/>
      </w:pPr>
      <w:rPr>
        <w:rFonts w:ascii="Arial" w:hAnsi="Arial" w:hint="default"/>
      </w:rPr>
    </w:lvl>
  </w:abstractNum>
  <w:abstractNum w:abstractNumId="29">
    <w:nsid w:val="7237008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7EB23ED4"/>
    <w:multiLevelType w:val="hybridMultilevel"/>
    <w:tmpl w:val="0DE447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7"/>
  </w:num>
  <w:num w:numId="3">
    <w:abstractNumId w:val="23"/>
  </w:num>
  <w:num w:numId="4">
    <w:abstractNumId w:val="19"/>
  </w:num>
  <w:num w:numId="5">
    <w:abstractNumId w:val="22"/>
  </w:num>
  <w:num w:numId="6">
    <w:abstractNumId w:val="17"/>
  </w:num>
  <w:num w:numId="7">
    <w:abstractNumId w:val="10"/>
  </w:num>
  <w:num w:numId="8">
    <w:abstractNumId w:val="2"/>
  </w:num>
  <w:num w:numId="9">
    <w:abstractNumId w:val="4"/>
  </w:num>
  <w:num w:numId="10">
    <w:abstractNumId w:val="26"/>
  </w:num>
  <w:num w:numId="11">
    <w:abstractNumId w:val="9"/>
  </w:num>
  <w:num w:numId="12">
    <w:abstractNumId w:val="3"/>
  </w:num>
  <w:num w:numId="13">
    <w:abstractNumId w:val="11"/>
  </w:num>
  <w:num w:numId="14">
    <w:abstractNumId w:val="14"/>
  </w:num>
  <w:num w:numId="15">
    <w:abstractNumId w:val="15"/>
  </w:num>
  <w:num w:numId="16">
    <w:abstractNumId w:val="21"/>
  </w:num>
  <w:num w:numId="17">
    <w:abstractNumId w:val="16"/>
  </w:num>
  <w:num w:numId="18">
    <w:abstractNumId w:val="25"/>
  </w:num>
  <w:num w:numId="19">
    <w:abstractNumId w:val="5"/>
  </w:num>
  <w:num w:numId="20">
    <w:abstractNumId w:val="13"/>
  </w:num>
  <w:num w:numId="21">
    <w:abstractNumId w:val="30"/>
  </w:num>
  <w:num w:numId="22">
    <w:abstractNumId w:val="18"/>
  </w:num>
  <w:num w:numId="23">
    <w:abstractNumId w:val="6"/>
  </w:num>
  <w:num w:numId="24">
    <w:abstractNumId w:val="24"/>
  </w:num>
  <w:num w:numId="25">
    <w:abstractNumId w:val="12"/>
  </w:num>
  <w:num w:numId="26">
    <w:abstractNumId w:val="20"/>
  </w:num>
  <w:num w:numId="27">
    <w:abstractNumId w:val="27"/>
  </w:num>
  <w:num w:numId="28">
    <w:abstractNumId w:val="1"/>
  </w:num>
  <w:num w:numId="29">
    <w:abstractNumId w:val="28"/>
  </w:num>
  <w:num w:numId="30">
    <w:abstractNumId w:val="0"/>
  </w:num>
  <w:num w:numId="3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revisionView w:markup="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0D3B"/>
    <w:rsid w:val="00030062"/>
    <w:rsid w:val="000350B9"/>
    <w:rsid w:val="000428CF"/>
    <w:rsid w:val="00043EA5"/>
    <w:rsid w:val="00047AC5"/>
    <w:rsid w:val="000578A3"/>
    <w:rsid w:val="00061C15"/>
    <w:rsid w:val="00063DCD"/>
    <w:rsid w:val="00067A07"/>
    <w:rsid w:val="0007024A"/>
    <w:rsid w:val="000914A7"/>
    <w:rsid w:val="000A4E6A"/>
    <w:rsid w:val="000B4DD6"/>
    <w:rsid w:val="000B7046"/>
    <w:rsid w:val="000D7CC3"/>
    <w:rsid w:val="000E2554"/>
    <w:rsid w:val="000F278A"/>
    <w:rsid w:val="000F3811"/>
    <w:rsid w:val="000F55D3"/>
    <w:rsid w:val="000F5CC6"/>
    <w:rsid w:val="00103398"/>
    <w:rsid w:val="001213DC"/>
    <w:rsid w:val="00123AE7"/>
    <w:rsid w:val="00123E17"/>
    <w:rsid w:val="00127D19"/>
    <w:rsid w:val="00145DA5"/>
    <w:rsid w:val="0014748F"/>
    <w:rsid w:val="00153C77"/>
    <w:rsid w:val="001544F0"/>
    <w:rsid w:val="00160873"/>
    <w:rsid w:val="00162585"/>
    <w:rsid w:val="00173555"/>
    <w:rsid w:val="00176F4D"/>
    <w:rsid w:val="001843B7"/>
    <w:rsid w:val="001940D7"/>
    <w:rsid w:val="001A177C"/>
    <w:rsid w:val="001A60C9"/>
    <w:rsid w:val="001C22A3"/>
    <w:rsid w:val="001F0048"/>
    <w:rsid w:val="00201C23"/>
    <w:rsid w:val="00204AD9"/>
    <w:rsid w:val="00205A22"/>
    <w:rsid w:val="00206B60"/>
    <w:rsid w:val="002253DD"/>
    <w:rsid w:val="002429A2"/>
    <w:rsid w:val="00251C86"/>
    <w:rsid w:val="00252BF2"/>
    <w:rsid w:val="00255DE7"/>
    <w:rsid w:val="00285B27"/>
    <w:rsid w:val="00294632"/>
    <w:rsid w:val="002971C0"/>
    <w:rsid w:val="002A79BC"/>
    <w:rsid w:val="002D5FAE"/>
    <w:rsid w:val="002D6EE4"/>
    <w:rsid w:val="002F5B73"/>
    <w:rsid w:val="003140F3"/>
    <w:rsid w:val="003158C0"/>
    <w:rsid w:val="0034551C"/>
    <w:rsid w:val="00366B23"/>
    <w:rsid w:val="003917EE"/>
    <w:rsid w:val="003B5150"/>
    <w:rsid w:val="003C1771"/>
    <w:rsid w:val="003E6F2E"/>
    <w:rsid w:val="00416F52"/>
    <w:rsid w:val="00422538"/>
    <w:rsid w:val="004320F8"/>
    <w:rsid w:val="00453700"/>
    <w:rsid w:val="004617D5"/>
    <w:rsid w:val="00461941"/>
    <w:rsid w:val="00464827"/>
    <w:rsid w:val="004671E3"/>
    <w:rsid w:val="00485FDB"/>
    <w:rsid w:val="004B1401"/>
    <w:rsid w:val="004B2DBF"/>
    <w:rsid w:val="004C7943"/>
    <w:rsid w:val="004C7D1D"/>
    <w:rsid w:val="00502533"/>
    <w:rsid w:val="00507825"/>
    <w:rsid w:val="00537A84"/>
    <w:rsid w:val="00564866"/>
    <w:rsid w:val="00565BDC"/>
    <w:rsid w:val="00581FDD"/>
    <w:rsid w:val="005862FB"/>
    <w:rsid w:val="0059344F"/>
    <w:rsid w:val="005A0535"/>
    <w:rsid w:val="005B3742"/>
    <w:rsid w:val="005F462A"/>
    <w:rsid w:val="0060369D"/>
    <w:rsid w:val="00604E71"/>
    <w:rsid w:val="00607BBD"/>
    <w:rsid w:val="00624590"/>
    <w:rsid w:val="00624CDB"/>
    <w:rsid w:val="00632B53"/>
    <w:rsid w:val="006353CC"/>
    <w:rsid w:val="0065168C"/>
    <w:rsid w:val="0066768E"/>
    <w:rsid w:val="0067001F"/>
    <w:rsid w:val="006B1302"/>
    <w:rsid w:val="006C76AB"/>
    <w:rsid w:val="006D1BD1"/>
    <w:rsid w:val="006D36BF"/>
    <w:rsid w:val="006D4E4D"/>
    <w:rsid w:val="006E116D"/>
    <w:rsid w:val="007452E1"/>
    <w:rsid w:val="00777C77"/>
    <w:rsid w:val="00780F6B"/>
    <w:rsid w:val="00782421"/>
    <w:rsid w:val="007901A0"/>
    <w:rsid w:val="00794CEE"/>
    <w:rsid w:val="00794E4D"/>
    <w:rsid w:val="007E2191"/>
    <w:rsid w:val="007F6000"/>
    <w:rsid w:val="00806519"/>
    <w:rsid w:val="00812DE8"/>
    <w:rsid w:val="00833461"/>
    <w:rsid w:val="0084112D"/>
    <w:rsid w:val="008434A4"/>
    <w:rsid w:val="00847B12"/>
    <w:rsid w:val="008528DE"/>
    <w:rsid w:val="00855208"/>
    <w:rsid w:val="008720C1"/>
    <w:rsid w:val="00875A07"/>
    <w:rsid w:val="00883E9A"/>
    <w:rsid w:val="00885559"/>
    <w:rsid w:val="008A0A35"/>
    <w:rsid w:val="008A12C7"/>
    <w:rsid w:val="008B5DFE"/>
    <w:rsid w:val="008E55F4"/>
    <w:rsid w:val="008F5B20"/>
    <w:rsid w:val="008F713E"/>
    <w:rsid w:val="009119D0"/>
    <w:rsid w:val="00916D73"/>
    <w:rsid w:val="00920D12"/>
    <w:rsid w:val="00925407"/>
    <w:rsid w:val="00933E46"/>
    <w:rsid w:val="00934BA4"/>
    <w:rsid w:val="009500F9"/>
    <w:rsid w:val="00951A8B"/>
    <w:rsid w:val="00971D38"/>
    <w:rsid w:val="00983FB2"/>
    <w:rsid w:val="0099189D"/>
    <w:rsid w:val="009A22D2"/>
    <w:rsid w:val="009D12DC"/>
    <w:rsid w:val="009D37E0"/>
    <w:rsid w:val="009D74DF"/>
    <w:rsid w:val="009E054F"/>
    <w:rsid w:val="009E5ED1"/>
    <w:rsid w:val="009E75F2"/>
    <w:rsid w:val="009F1A7C"/>
    <w:rsid w:val="00A02C2A"/>
    <w:rsid w:val="00A14C9F"/>
    <w:rsid w:val="00A17E48"/>
    <w:rsid w:val="00A23E64"/>
    <w:rsid w:val="00A363BA"/>
    <w:rsid w:val="00A562DD"/>
    <w:rsid w:val="00A76296"/>
    <w:rsid w:val="00A8362A"/>
    <w:rsid w:val="00AA3391"/>
    <w:rsid w:val="00AB29DE"/>
    <w:rsid w:val="00AC191E"/>
    <w:rsid w:val="00AD3007"/>
    <w:rsid w:val="00AD7EE4"/>
    <w:rsid w:val="00B1220F"/>
    <w:rsid w:val="00B13A49"/>
    <w:rsid w:val="00B21AD4"/>
    <w:rsid w:val="00B54E10"/>
    <w:rsid w:val="00B55F1D"/>
    <w:rsid w:val="00B804EB"/>
    <w:rsid w:val="00B846D0"/>
    <w:rsid w:val="00B952FA"/>
    <w:rsid w:val="00B95604"/>
    <w:rsid w:val="00BB79AF"/>
    <w:rsid w:val="00BC57A6"/>
    <w:rsid w:val="00BD2BA1"/>
    <w:rsid w:val="00BD2D03"/>
    <w:rsid w:val="00BE0D3B"/>
    <w:rsid w:val="00BF7907"/>
    <w:rsid w:val="00C00079"/>
    <w:rsid w:val="00C024EF"/>
    <w:rsid w:val="00C04025"/>
    <w:rsid w:val="00C11179"/>
    <w:rsid w:val="00C24ECC"/>
    <w:rsid w:val="00C30866"/>
    <w:rsid w:val="00C352A1"/>
    <w:rsid w:val="00C54298"/>
    <w:rsid w:val="00C66FDF"/>
    <w:rsid w:val="00C73B35"/>
    <w:rsid w:val="00C80CC3"/>
    <w:rsid w:val="00C86A6D"/>
    <w:rsid w:val="00C9354A"/>
    <w:rsid w:val="00C94B6F"/>
    <w:rsid w:val="00CC7D55"/>
    <w:rsid w:val="00CD7325"/>
    <w:rsid w:val="00D11732"/>
    <w:rsid w:val="00D47050"/>
    <w:rsid w:val="00D4785A"/>
    <w:rsid w:val="00D53F20"/>
    <w:rsid w:val="00D60C41"/>
    <w:rsid w:val="00D86306"/>
    <w:rsid w:val="00D87A19"/>
    <w:rsid w:val="00D91017"/>
    <w:rsid w:val="00D9632E"/>
    <w:rsid w:val="00DA5439"/>
    <w:rsid w:val="00DA669C"/>
    <w:rsid w:val="00DA79A3"/>
    <w:rsid w:val="00DB63EC"/>
    <w:rsid w:val="00DC3A2F"/>
    <w:rsid w:val="00E42FBC"/>
    <w:rsid w:val="00E4538A"/>
    <w:rsid w:val="00E4553A"/>
    <w:rsid w:val="00E67D92"/>
    <w:rsid w:val="00E827CF"/>
    <w:rsid w:val="00E837C2"/>
    <w:rsid w:val="00E95BD7"/>
    <w:rsid w:val="00EB562C"/>
    <w:rsid w:val="00EE425A"/>
    <w:rsid w:val="00EF3729"/>
    <w:rsid w:val="00F06A41"/>
    <w:rsid w:val="00F33CE0"/>
    <w:rsid w:val="00F411FA"/>
    <w:rsid w:val="00F63795"/>
    <w:rsid w:val="00F656C8"/>
    <w:rsid w:val="00F87B57"/>
    <w:rsid w:val="00FA038D"/>
    <w:rsid w:val="00FB7AC0"/>
    <w:rsid w:val="00FC190D"/>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33"/>
    <o:shapelayout v:ext="edit">
      <o:idmap v:ext="edit" data="1"/>
    </o:shapelayout>
  </w:shapeDefaults>
  <w:decimalSymbol w:val="."/>
  <w:listSeparator w:val=","/>
  <w14:docId w14:val="5487B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4E4D"/>
    <w:pPr>
      <w:spacing w:line="360" w:lineRule="auto"/>
      <w:jc w:val="both"/>
    </w:pPr>
    <w:rPr>
      <w:rFonts w:ascii="Arial" w:hAnsi="Arial" w:cs="Arial Unicode MS"/>
    </w:rPr>
  </w:style>
  <w:style w:type="paragraph" w:styleId="Heading1">
    <w:name w:val="heading 1"/>
    <w:basedOn w:val="Normal"/>
    <w:next w:val="Normal"/>
    <w:link w:val="Heading1Char"/>
    <w:qFormat/>
    <w:rsid w:val="000428CF"/>
    <w:pPr>
      <w:keepNext/>
      <w:keepLines/>
      <w:spacing w:before="240" w:after="240"/>
      <w:outlineLvl w:val="0"/>
    </w:pPr>
    <w:rPr>
      <w:rFonts w:eastAsiaTheme="majorEastAsia" w:cstheme="majorBidi"/>
      <w:b/>
      <w:sz w:val="32"/>
      <w:szCs w:val="40"/>
    </w:rPr>
  </w:style>
  <w:style w:type="paragraph" w:styleId="Heading2">
    <w:name w:val="heading 2"/>
    <w:basedOn w:val="Normal"/>
    <w:next w:val="Normal"/>
    <w:link w:val="Heading2Char"/>
    <w:uiPriority w:val="9"/>
    <w:unhideWhenUsed/>
    <w:qFormat/>
    <w:rsid w:val="00E67D92"/>
    <w:pPr>
      <w:outlineLvl w:val="1"/>
    </w:pPr>
    <w:rPr>
      <w:rFonts w:cs="Angsana New"/>
      <w:b/>
      <w:sz w:val="28"/>
      <w:szCs w:val="22"/>
    </w:rPr>
  </w:style>
  <w:style w:type="paragraph" w:styleId="Heading3">
    <w:name w:val="heading 3"/>
    <w:basedOn w:val="Normal"/>
    <w:next w:val="Normal"/>
    <w:link w:val="Heading3Char"/>
    <w:uiPriority w:val="9"/>
    <w:unhideWhenUsed/>
    <w:qFormat/>
    <w:rsid w:val="00E67D92"/>
    <w:pPr>
      <w:keepNext/>
      <w:keepLines/>
      <w:spacing w:before="240" w:after="240"/>
      <w:outlineLvl w:val="2"/>
    </w:pPr>
    <w:rPr>
      <w:rFonts w:eastAsiaTheme="majorEastAsia" w:cstheme="majorBidi"/>
      <w:b/>
      <w:sz w:val="24"/>
      <w:szCs w:val="30"/>
    </w:rPr>
  </w:style>
  <w:style w:type="paragraph" w:styleId="Heading4">
    <w:name w:val="heading 4"/>
    <w:basedOn w:val="Normal"/>
    <w:next w:val="Normal"/>
    <w:link w:val="Heading4Char"/>
    <w:uiPriority w:val="9"/>
    <w:unhideWhenUsed/>
    <w:qFormat/>
    <w:rsid w:val="00C352A1"/>
    <w:pPr>
      <w:keepNext/>
      <w:keepLines/>
      <w:spacing w:before="40" w:after="0"/>
      <w:outlineLvl w:val="3"/>
    </w:pPr>
    <w:rPr>
      <w:rFonts w:eastAsiaTheme="majorEastAsia" w:cstheme="majorBidi"/>
      <w:iCs/>
      <w:u w:val="single"/>
    </w:rPr>
  </w:style>
  <w:style w:type="paragraph" w:styleId="Heading5">
    <w:name w:val="heading 5"/>
    <w:basedOn w:val="Normal"/>
    <w:next w:val="Normal"/>
    <w:link w:val="Heading5Char"/>
    <w:uiPriority w:val="9"/>
    <w:unhideWhenUsed/>
    <w:qFormat/>
    <w:rsid w:val="00C80CC3"/>
    <w:pPr>
      <w:keepNext/>
      <w:keepLines/>
      <w:spacing w:before="40" w:after="0"/>
      <w:outlineLvl w:val="4"/>
    </w:pPr>
    <w:rPr>
      <w:rFonts w:eastAsiaTheme="majorEastAsia" w:cstheme="majorBidi"/>
      <w:i/>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E0D3B"/>
    <w:pPr>
      <w:spacing w:after="0" w:line="240" w:lineRule="auto"/>
    </w:pPr>
    <w:rPr>
      <w:rFonts w:ascii="Arial" w:hAnsi="Arial"/>
    </w:rPr>
  </w:style>
  <w:style w:type="character" w:customStyle="1" w:styleId="Heading1Char">
    <w:name w:val="Heading 1 Char"/>
    <w:basedOn w:val="DefaultParagraphFont"/>
    <w:link w:val="Heading1"/>
    <w:rsid w:val="000428CF"/>
    <w:rPr>
      <w:rFonts w:ascii="Arial" w:eastAsiaTheme="majorEastAsia" w:hAnsi="Arial" w:cstheme="majorBidi"/>
      <w:b/>
      <w:sz w:val="32"/>
      <w:szCs w:val="40"/>
    </w:rPr>
  </w:style>
  <w:style w:type="character" w:customStyle="1" w:styleId="Heading2Char">
    <w:name w:val="Heading 2 Char"/>
    <w:basedOn w:val="DefaultParagraphFont"/>
    <w:link w:val="Heading2"/>
    <w:uiPriority w:val="9"/>
    <w:rsid w:val="00E67D92"/>
    <w:rPr>
      <w:rFonts w:ascii="Arial" w:hAnsi="Arial" w:cs="Angsana New"/>
      <w:b/>
      <w:sz w:val="28"/>
      <w:szCs w:val="22"/>
    </w:rPr>
  </w:style>
  <w:style w:type="paragraph" w:styleId="Title">
    <w:name w:val="Title"/>
    <w:basedOn w:val="Normal"/>
    <w:next w:val="Normal"/>
    <w:link w:val="TitleChar"/>
    <w:uiPriority w:val="10"/>
    <w:qFormat/>
    <w:rsid w:val="000428CF"/>
    <w:pPr>
      <w:spacing w:after="0" w:line="240" w:lineRule="auto"/>
      <w:contextualSpacing/>
      <w:jc w:val="center"/>
    </w:pPr>
    <w:rPr>
      <w:rFonts w:eastAsiaTheme="majorEastAsia" w:cstheme="majorBidi"/>
      <w:b/>
      <w:spacing w:val="-10"/>
      <w:kern w:val="28"/>
      <w:sz w:val="56"/>
      <w:szCs w:val="71"/>
    </w:rPr>
  </w:style>
  <w:style w:type="character" w:customStyle="1" w:styleId="TitleChar">
    <w:name w:val="Title Char"/>
    <w:basedOn w:val="DefaultParagraphFont"/>
    <w:link w:val="Title"/>
    <w:uiPriority w:val="10"/>
    <w:rsid w:val="000428CF"/>
    <w:rPr>
      <w:rFonts w:ascii="Arial" w:eastAsiaTheme="majorEastAsia" w:hAnsi="Arial" w:cstheme="majorBidi"/>
      <w:b/>
      <w:spacing w:val="-10"/>
      <w:kern w:val="28"/>
      <w:sz w:val="56"/>
      <w:szCs w:val="71"/>
    </w:rPr>
  </w:style>
  <w:style w:type="paragraph" w:styleId="ListParagraph">
    <w:name w:val="List Paragraph"/>
    <w:basedOn w:val="Normal"/>
    <w:uiPriority w:val="34"/>
    <w:qFormat/>
    <w:rsid w:val="008528DE"/>
    <w:pPr>
      <w:ind w:left="720"/>
      <w:contextualSpacing/>
    </w:pPr>
  </w:style>
  <w:style w:type="character" w:customStyle="1" w:styleId="Heading3Char">
    <w:name w:val="Heading 3 Char"/>
    <w:basedOn w:val="DefaultParagraphFont"/>
    <w:link w:val="Heading3"/>
    <w:uiPriority w:val="9"/>
    <w:rsid w:val="00E67D92"/>
    <w:rPr>
      <w:rFonts w:ascii="Arial" w:eastAsiaTheme="majorEastAsia" w:hAnsi="Arial" w:cstheme="majorBidi"/>
      <w:b/>
      <w:sz w:val="24"/>
      <w:szCs w:val="30"/>
    </w:rPr>
  </w:style>
  <w:style w:type="paragraph" w:styleId="FootnoteText">
    <w:name w:val="footnote text"/>
    <w:basedOn w:val="Normal"/>
    <w:link w:val="FootnoteTextChar"/>
    <w:uiPriority w:val="99"/>
    <w:unhideWhenUsed/>
    <w:rsid w:val="00030062"/>
    <w:pPr>
      <w:spacing w:after="0" w:line="240" w:lineRule="auto"/>
    </w:pPr>
    <w:rPr>
      <w:rFonts w:cs="Arial"/>
      <w:sz w:val="20"/>
      <w:szCs w:val="20"/>
      <w:lang w:val="en-GB" w:bidi="ar-SA"/>
    </w:rPr>
  </w:style>
  <w:style w:type="character" w:customStyle="1" w:styleId="FootnoteTextChar">
    <w:name w:val="Footnote Text Char"/>
    <w:basedOn w:val="DefaultParagraphFont"/>
    <w:link w:val="FootnoteText"/>
    <w:uiPriority w:val="99"/>
    <w:rsid w:val="00030062"/>
    <w:rPr>
      <w:rFonts w:ascii="Arial" w:hAnsi="Arial" w:cs="Arial"/>
      <w:sz w:val="20"/>
      <w:szCs w:val="20"/>
      <w:lang w:val="en-GB" w:bidi="ar-SA"/>
    </w:rPr>
  </w:style>
  <w:style w:type="character" w:styleId="FootnoteReference">
    <w:name w:val="footnote reference"/>
    <w:basedOn w:val="DefaultParagraphFont"/>
    <w:uiPriority w:val="99"/>
    <w:unhideWhenUsed/>
    <w:rsid w:val="00030062"/>
    <w:rPr>
      <w:vertAlign w:val="superscript"/>
    </w:rPr>
  </w:style>
  <w:style w:type="paragraph" w:styleId="Caption">
    <w:name w:val="caption"/>
    <w:basedOn w:val="Normal"/>
    <w:next w:val="Normal"/>
    <w:uiPriority w:val="35"/>
    <w:unhideWhenUsed/>
    <w:qFormat/>
    <w:rsid w:val="004617D5"/>
    <w:pPr>
      <w:spacing w:after="200" w:line="240" w:lineRule="auto"/>
      <w:jc w:val="center"/>
    </w:pPr>
    <w:rPr>
      <w:i/>
      <w:iCs/>
      <w:color w:val="44546A" w:themeColor="text2"/>
      <w:sz w:val="18"/>
      <w:szCs w:val="22"/>
    </w:rPr>
  </w:style>
  <w:style w:type="character" w:customStyle="1" w:styleId="Heading4Char">
    <w:name w:val="Heading 4 Char"/>
    <w:basedOn w:val="DefaultParagraphFont"/>
    <w:link w:val="Heading4"/>
    <w:uiPriority w:val="9"/>
    <w:rsid w:val="00C352A1"/>
    <w:rPr>
      <w:rFonts w:ascii="Arial" w:eastAsiaTheme="majorEastAsia" w:hAnsi="Arial" w:cstheme="majorBidi"/>
      <w:iCs/>
      <w:u w:val="single"/>
    </w:rPr>
  </w:style>
  <w:style w:type="paragraph" w:customStyle="1" w:styleId="HeadingA">
    <w:name w:val="Heading A"/>
    <w:basedOn w:val="Heading1"/>
    <w:rsid w:val="00A8362A"/>
    <w:pPr>
      <w:pageBreakBefore/>
      <w:pBdr>
        <w:top w:val="single" w:sz="18" w:space="1" w:color="auto"/>
      </w:pBdr>
      <w:tabs>
        <w:tab w:val="num" w:pos="432"/>
      </w:tabs>
      <w:overflowPunct w:val="0"/>
      <w:autoSpaceDE w:val="0"/>
      <w:autoSpaceDN w:val="0"/>
      <w:adjustRightInd w:val="0"/>
      <w:spacing w:before="142" w:after="113" w:line="240" w:lineRule="auto"/>
      <w:ind w:left="652" w:hanging="652"/>
      <w:textAlignment w:val="baseline"/>
      <w:outlineLvl w:val="9"/>
    </w:pPr>
    <w:rPr>
      <w:rFonts w:eastAsia="Times New Roman" w:cs="Angsana New"/>
      <w:b w:val="0"/>
      <w:kern w:val="28"/>
      <w:sz w:val="36"/>
      <w:szCs w:val="20"/>
      <w:lang w:bidi="ar-SA"/>
    </w:rPr>
  </w:style>
  <w:style w:type="paragraph" w:customStyle="1" w:styleId="HeadingB">
    <w:name w:val="Heading B"/>
    <w:basedOn w:val="Heading2"/>
    <w:rsid w:val="00A8362A"/>
    <w:pPr>
      <w:keepNext/>
      <w:pBdr>
        <w:top w:val="single" w:sz="6" w:space="1" w:color="auto"/>
      </w:pBdr>
      <w:tabs>
        <w:tab w:val="num" w:pos="432"/>
      </w:tabs>
      <w:overflowPunct w:val="0"/>
      <w:autoSpaceDE w:val="0"/>
      <w:autoSpaceDN w:val="0"/>
      <w:adjustRightInd w:val="0"/>
      <w:spacing w:before="425" w:after="113" w:line="240" w:lineRule="auto"/>
      <w:ind w:left="652" w:hanging="652"/>
      <w:textAlignment w:val="baseline"/>
      <w:outlineLvl w:val="9"/>
    </w:pPr>
    <w:rPr>
      <w:rFonts w:eastAsia="Times New Roman"/>
      <w:b w:val="0"/>
      <w:szCs w:val="20"/>
      <w:lang w:val="x-none" w:eastAsia="x-none" w:bidi="ar-SA"/>
    </w:rPr>
  </w:style>
  <w:style w:type="paragraph" w:styleId="BalloonText">
    <w:name w:val="Balloon Text"/>
    <w:basedOn w:val="Normal"/>
    <w:link w:val="BalloonTextChar"/>
    <w:uiPriority w:val="99"/>
    <w:semiHidden/>
    <w:unhideWhenUsed/>
    <w:rsid w:val="00B804EB"/>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B804EB"/>
    <w:rPr>
      <w:rFonts w:ascii="Tahoma" w:hAnsi="Tahoma" w:cs="Angsana New"/>
      <w:sz w:val="16"/>
      <w:szCs w:val="20"/>
    </w:rPr>
  </w:style>
  <w:style w:type="character" w:styleId="PlaceholderText">
    <w:name w:val="Placeholder Text"/>
    <w:basedOn w:val="DefaultParagraphFont"/>
    <w:uiPriority w:val="99"/>
    <w:semiHidden/>
    <w:rsid w:val="006B1302"/>
    <w:rPr>
      <w:color w:val="808080"/>
    </w:rPr>
  </w:style>
  <w:style w:type="character" w:customStyle="1" w:styleId="Heading5Char">
    <w:name w:val="Heading 5 Char"/>
    <w:basedOn w:val="DefaultParagraphFont"/>
    <w:link w:val="Heading5"/>
    <w:uiPriority w:val="9"/>
    <w:rsid w:val="00C80CC3"/>
    <w:rPr>
      <w:rFonts w:ascii="Arial" w:eastAsiaTheme="majorEastAsia" w:hAnsi="Arial" w:cstheme="majorBidi"/>
      <w:i/>
      <w:sz w:val="28"/>
    </w:rPr>
  </w:style>
  <w:style w:type="table" w:styleId="TableGrid">
    <w:name w:val="Table Grid"/>
    <w:aliases w:val="Table SDLC"/>
    <w:basedOn w:val="TableNormal"/>
    <w:uiPriority w:val="39"/>
    <w:rsid w:val="00C80CC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C80CC3"/>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C80CC3"/>
    <w:pPr>
      <w:tabs>
        <w:tab w:val="center" w:pos="4513"/>
        <w:tab w:val="right" w:pos="9026"/>
      </w:tabs>
      <w:spacing w:after="0" w:line="240" w:lineRule="auto"/>
    </w:pPr>
    <w:rPr>
      <w:rFonts w:asciiTheme="minorHAnsi" w:hAnsiTheme="minorHAnsi"/>
    </w:rPr>
  </w:style>
  <w:style w:type="character" w:customStyle="1" w:styleId="HeaderChar">
    <w:name w:val="Header Char"/>
    <w:basedOn w:val="DefaultParagraphFont"/>
    <w:link w:val="Header"/>
    <w:uiPriority w:val="99"/>
    <w:rsid w:val="00C80CC3"/>
  </w:style>
  <w:style w:type="paragraph" w:styleId="Footer">
    <w:name w:val="footer"/>
    <w:basedOn w:val="Normal"/>
    <w:link w:val="FooterChar"/>
    <w:uiPriority w:val="99"/>
    <w:unhideWhenUsed/>
    <w:rsid w:val="00C80CC3"/>
    <w:pPr>
      <w:tabs>
        <w:tab w:val="center" w:pos="4513"/>
        <w:tab w:val="right" w:pos="9026"/>
      </w:tabs>
      <w:spacing w:after="0" w:line="240" w:lineRule="auto"/>
    </w:pPr>
    <w:rPr>
      <w:rFonts w:asciiTheme="minorHAnsi" w:hAnsiTheme="minorHAnsi"/>
    </w:rPr>
  </w:style>
  <w:style w:type="character" w:customStyle="1" w:styleId="FooterChar">
    <w:name w:val="Footer Char"/>
    <w:basedOn w:val="DefaultParagraphFont"/>
    <w:link w:val="Footer"/>
    <w:uiPriority w:val="99"/>
    <w:rsid w:val="00C80CC3"/>
  </w:style>
  <w:style w:type="character" w:styleId="CommentReference">
    <w:name w:val="annotation reference"/>
    <w:basedOn w:val="DefaultParagraphFont"/>
    <w:uiPriority w:val="99"/>
    <w:semiHidden/>
    <w:unhideWhenUsed/>
    <w:rsid w:val="00C80CC3"/>
    <w:rPr>
      <w:sz w:val="16"/>
      <w:szCs w:val="16"/>
    </w:rPr>
  </w:style>
  <w:style w:type="paragraph" w:styleId="CommentText">
    <w:name w:val="annotation text"/>
    <w:basedOn w:val="Normal"/>
    <w:link w:val="CommentTextChar"/>
    <w:uiPriority w:val="99"/>
    <w:semiHidden/>
    <w:unhideWhenUsed/>
    <w:rsid w:val="00C80CC3"/>
    <w:pPr>
      <w:spacing w:line="240" w:lineRule="auto"/>
    </w:pPr>
    <w:rPr>
      <w:rFonts w:cs="Angsana New"/>
      <w:sz w:val="20"/>
      <w:szCs w:val="25"/>
    </w:rPr>
  </w:style>
  <w:style w:type="character" w:customStyle="1" w:styleId="CommentTextChar">
    <w:name w:val="Comment Text Char"/>
    <w:basedOn w:val="DefaultParagraphFont"/>
    <w:link w:val="CommentText"/>
    <w:uiPriority w:val="99"/>
    <w:semiHidden/>
    <w:rsid w:val="00C80CC3"/>
    <w:rPr>
      <w:rFonts w:ascii="Arial" w:hAnsi="Arial" w:cs="Angsana New"/>
      <w:sz w:val="20"/>
      <w:szCs w:val="25"/>
    </w:rPr>
  </w:style>
  <w:style w:type="paragraph" w:styleId="CommentSubject">
    <w:name w:val="annotation subject"/>
    <w:basedOn w:val="CommentText"/>
    <w:next w:val="CommentText"/>
    <w:link w:val="CommentSubjectChar"/>
    <w:uiPriority w:val="99"/>
    <w:semiHidden/>
    <w:unhideWhenUsed/>
    <w:rsid w:val="00C80CC3"/>
    <w:rPr>
      <w:b/>
      <w:bCs/>
    </w:rPr>
  </w:style>
  <w:style w:type="character" w:customStyle="1" w:styleId="CommentSubjectChar">
    <w:name w:val="Comment Subject Char"/>
    <w:basedOn w:val="CommentTextChar"/>
    <w:link w:val="CommentSubject"/>
    <w:uiPriority w:val="99"/>
    <w:semiHidden/>
    <w:rsid w:val="00C80CC3"/>
    <w:rPr>
      <w:rFonts w:ascii="Arial" w:hAnsi="Arial" w:cs="Angsana New"/>
      <w:b/>
      <w:bCs/>
      <w:sz w:val="20"/>
      <w:szCs w:val="25"/>
    </w:rPr>
  </w:style>
  <w:style w:type="character" w:customStyle="1" w:styleId="NoSpacingChar">
    <w:name w:val="No Spacing Char"/>
    <w:basedOn w:val="DefaultParagraphFont"/>
    <w:link w:val="NoSpacing"/>
    <w:uiPriority w:val="1"/>
    <w:rsid w:val="00777C77"/>
    <w:rPr>
      <w:rFonts w:ascii="Arial" w:hAnsi="Arial"/>
    </w:rPr>
  </w:style>
  <w:style w:type="table" w:styleId="LightList-Accent1">
    <w:name w:val="Light List Accent 1"/>
    <w:basedOn w:val="TableNormal"/>
    <w:uiPriority w:val="61"/>
    <w:rsid w:val="009119D0"/>
    <w:pPr>
      <w:spacing w:after="0" w:line="240" w:lineRule="auto"/>
    </w:p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4E4D"/>
    <w:pPr>
      <w:spacing w:line="360" w:lineRule="auto"/>
      <w:jc w:val="both"/>
    </w:pPr>
    <w:rPr>
      <w:rFonts w:ascii="Arial" w:hAnsi="Arial" w:cs="Arial Unicode MS"/>
    </w:rPr>
  </w:style>
  <w:style w:type="paragraph" w:styleId="Heading1">
    <w:name w:val="heading 1"/>
    <w:basedOn w:val="Normal"/>
    <w:next w:val="Normal"/>
    <w:link w:val="Heading1Char"/>
    <w:qFormat/>
    <w:rsid w:val="000428CF"/>
    <w:pPr>
      <w:keepNext/>
      <w:keepLines/>
      <w:spacing w:before="240" w:after="240"/>
      <w:outlineLvl w:val="0"/>
    </w:pPr>
    <w:rPr>
      <w:rFonts w:eastAsiaTheme="majorEastAsia" w:cstheme="majorBidi"/>
      <w:b/>
      <w:sz w:val="32"/>
      <w:szCs w:val="40"/>
    </w:rPr>
  </w:style>
  <w:style w:type="paragraph" w:styleId="Heading2">
    <w:name w:val="heading 2"/>
    <w:basedOn w:val="Normal"/>
    <w:next w:val="Normal"/>
    <w:link w:val="Heading2Char"/>
    <w:uiPriority w:val="9"/>
    <w:unhideWhenUsed/>
    <w:qFormat/>
    <w:rsid w:val="00E67D92"/>
    <w:pPr>
      <w:outlineLvl w:val="1"/>
    </w:pPr>
    <w:rPr>
      <w:rFonts w:cs="Angsana New"/>
      <w:b/>
      <w:sz w:val="28"/>
      <w:szCs w:val="22"/>
    </w:rPr>
  </w:style>
  <w:style w:type="paragraph" w:styleId="Heading3">
    <w:name w:val="heading 3"/>
    <w:basedOn w:val="Normal"/>
    <w:next w:val="Normal"/>
    <w:link w:val="Heading3Char"/>
    <w:uiPriority w:val="9"/>
    <w:unhideWhenUsed/>
    <w:qFormat/>
    <w:rsid w:val="00E67D92"/>
    <w:pPr>
      <w:keepNext/>
      <w:keepLines/>
      <w:spacing w:before="240" w:after="240"/>
      <w:outlineLvl w:val="2"/>
    </w:pPr>
    <w:rPr>
      <w:rFonts w:eastAsiaTheme="majorEastAsia" w:cstheme="majorBidi"/>
      <w:b/>
      <w:sz w:val="24"/>
      <w:szCs w:val="30"/>
    </w:rPr>
  </w:style>
  <w:style w:type="paragraph" w:styleId="Heading4">
    <w:name w:val="heading 4"/>
    <w:basedOn w:val="Normal"/>
    <w:next w:val="Normal"/>
    <w:link w:val="Heading4Char"/>
    <w:uiPriority w:val="9"/>
    <w:unhideWhenUsed/>
    <w:qFormat/>
    <w:rsid w:val="00C352A1"/>
    <w:pPr>
      <w:keepNext/>
      <w:keepLines/>
      <w:spacing w:before="40" w:after="0"/>
      <w:outlineLvl w:val="3"/>
    </w:pPr>
    <w:rPr>
      <w:rFonts w:eastAsiaTheme="majorEastAsia" w:cstheme="majorBidi"/>
      <w:iCs/>
      <w:u w:val="single"/>
    </w:rPr>
  </w:style>
  <w:style w:type="paragraph" w:styleId="Heading5">
    <w:name w:val="heading 5"/>
    <w:basedOn w:val="Normal"/>
    <w:next w:val="Normal"/>
    <w:link w:val="Heading5Char"/>
    <w:uiPriority w:val="9"/>
    <w:unhideWhenUsed/>
    <w:qFormat/>
    <w:rsid w:val="00C80CC3"/>
    <w:pPr>
      <w:keepNext/>
      <w:keepLines/>
      <w:spacing w:before="40" w:after="0"/>
      <w:outlineLvl w:val="4"/>
    </w:pPr>
    <w:rPr>
      <w:rFonts w:eastAsiaTheme="majorEastAsia" w:cstheme="majorBidi"/>
      <w:i/>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E0D3B"/>
    <w:pPr>
      <w:spacing w:after="0" w:line="240" w:lineRule="auto"/>
    </w:pPr>
    <w:rPr>
      <w:rFonts w:ascii="Arial" w:hAnsi="Arial"/>
    </w:rPr>
  </w:style>
  <w:style w:type="character" w:customStyle="1" w:styleId="Heading1Char">
    <w:name w:val="Heading 1 Char"/>
    <w:basedOn w:val="DefaultParagraphFont"/>
    <w:link w:val="Heading1"/>
    <w:rsid w:val="000428CF"/>
    <w:rPr>
      <w:rFonts w:ascii="Arial" w:eastAsiaTheme="majorEastAsia" w:hAnsi="Arial" w:cstheme="majorBidi"/>
      <w:b/>
      <w:sz w:val="32"/>
      <w:szCs w:val="40"/>
    </w:rPr>
  </w:style>
  <w:style w:type="character" w:customStyle="1" w:styleId="Heading2Char">
    <w:name w:val="Heading 2 Char"/>
    <w:basedOn w:val="DefaultParagraphFont"/>
    <w:link w:val="Heading2"/>
    <w:uiPriority w:val="9"/>
    <w:rsid w:val="00E67D92"/>
    <w:rPr>
      <w:rFonts w:ascii="Arial" w:hAnsi="Arial" w:cs="Angsana New"/>
      <w:b/>
      <w:sz w:val="28"/>
      <w:szCs w:val="22"/>
    </w:rPr>
  </w:style>
  <w:style w:type="paragraph" w:styleId="Title">
    <w:name w:val="Title"/>
    <w:basedOn w:val="Normal"/>
    <w:next w:val="Normal"/>
    <w:link w:val="TitleChar"/>
    <w:uiPriority w:val="10"/>
    <w:qFormat/>
    <w:rsid w:val="000428CF"/>
    <w:pPr>
      <w:spacing w:after="0" w:line="240" w:lineRule="auto"/>
      <w:contextualSpacing/>
      <w:jc w:val="center"/>
    </w:pPr>
    <w:rPr>
      <w:rFonts w:eastAsiaTheme="majorEastAsia" w:cstheme="majorBidi"/>
      <w:b/>
      <w:spacing w:val="-10"/>
      <w:kern w:val="28"/>
      <w:sz w:val="56"/>
      <w:szCs w:val="71"/>
    </w:rPr>
  </w:style>
  <w:style w:type="character" w:customStyle="1" w:styleId="TitleChar">
    <w:name w:val="Title Char"/>
    <w:basedOn w:val="DefaultParagraphFont"/>
    <w:link w:val="Title"/>
    <w:uiPriority w:val="10"/>
    <w:rsid w:val="000428CF"/>
    <w:rPr>
      <w:rFonts w:ascii="Arial" w:eastAsiaTheme="majorEastAsia" w:hAnsi="Arial" w:cstheme="majorBidi"/>
      <w:b/>
      <w:spacing w:val="-10"/>
      <w:kern w:val="28"/>
      <w:sz w:val="56"/>
      <w:szCs w:val="71"/>
    </w:rPr>
  </w:style>
  <w:style w:type="paragraph" w:styleId="ListParagraph">
    <w:name w:val="List Paragraph"/>
    <w:basedOn w:val="Normal"/>
    <w:uiPriority w:val="34"/>
    <w:qFormat/>
    <w:rsid w:val="008528DE"/>
    <w:pPr>
      <w:ind w:left="720"/>
      <w:contextualSpacing/>
    </w:pPr>
  </w:style>
  <w:style w:type="character" w:customStyle="1" w:styleId="Heading3Char">
    <w:name w:val="Heading 3 Char"/>
    <w:basedOn w:val="DefaultParagraphFont"/>
    <w:link w:val="Heading3"/>
    <w:uiPriority w:val="9"/>
    <w:rsid w:val="00E67D92"/>
    <w:rPr>
      <w:rFonts w:ascii="Arial" w:eastAsiaTheme="majorEastAsia" w:hAnsi="Arial" w:cstheme="majorBidi"/>
      <w:b/>
      <w:sz w:val="24"/>
      <w:szCs w:val="30"/>
    </w:rPr>
  </w:style>
  <w:style w:type="paragraph" w:styleId="FootnoteText">
    <w:name w:val="footnote text"/>
    <w:basedOn w:val="Normal"/>
    <w:link w:val="FootnoteTextChar"/>
    <w:uiPriority w:val="99"/>
    <w:unhideWhenUsed/>
    <w:rsid w:val="00030062"/>
    <w:pPr>
      <w:spacing w:after="0" w:line="240" w:lineRule="auto"/>
    </w:pPr>
    <w:rPr>
      <w:rFonts w:cs="Arial"/>
      <w:sz w:val="20"/>
      <w:szCs w:val="20"/>
      <w:lang w:val="en-GB" w:bidi="ar-SA"/>
    </w:rPr>
  </w:style>
  <w:style w:type="character" w:customStyle="1" w:styleId="FootnoteTextChar">
    <w:name w:val="Footnote Text Char"/>
    <w:basedOn w:val="DefaultParagraphFont"/>
    <w:link w:val="FootnoteText"/>
    <w:uiPriority w:val="99"/>
    <w:rsid w:val="00030062"/>
    <w:rPr>
      <w:rFonts w:ascii="Arial" w:hAnsi="Arial" w:cs="Arial"/>
      <w:sz w:val="20"/>
      <w:szCs w:val="20"/>
      <w:lang w:val="en-GB" w:bidi="ar-SA"/>
    </w:rPr>
  </w:style>
  <w:style w:type="character" w:styleId="FootnoteReference">
    <w:name w:val="footnote reference"/>
    <w:basedOn w:val="DefaultParagraphFont"/>
    <w:uiPriority w:val="99"/>
    <w:unhideWhenUsed/>
    <w:rsid w:val="00030062"/>
    <w:rPr>
      <w:vertAlign w:val="superscript"/>
    </w:rPr>
  </w:style>
  <w:style w:type="paragraph" w:styleId="Caption">
    <w:name w:val="caption"/>
    <w:basedOn w:val="Normal"/>
    <w:next w:val="Normal"/>
    <w:uiPriority w:val="35"/>
    <w:unhideWhenUsed/>
    <w:qFormat/>
    <w:rsid w:val="004617D5"/>
    <w:pPr>
      <w:spacing w:after="200" w:line="240" w:lineRule="auto"/>
      <w:jc w:val="center"/>
    </w:pPr>
    <w:rPr>
      <w:i/>
      <w:iCs/>
      <w:color w:val="44546A" w:themeColor="text2"/>
      <w:sz w:val="18"/>
      <w:szCs w:val="22"/>
    </w:rPr>
  </w:style>
  <w:style w:type="character" w:customStyle="1" w:styleId="Heading4Char">
    <w:name w:val="Heading 4 Char"/>
    <w:basedOn w:val="DefaultParagraphFont"/>
    <w:link w:val="Heading4"/>
    <w:uiPriority w:val="9"/>
    <w:rsid w:val="00C352A1"/>
    <w:rPr>
      <w:rFonts w:ascii="Arial" w:eastAsiaTheme="majorEastAsia" w:hAnsi="Arial" w:cstheme="majorBidi"/>
      <w:iCs/>
      <w:u w:val="single"/>
    </w:rPr>
  </w:style>
  <w:style w:type="paragraph" w:customStyle="1" w:styleId="HeadingA">
    <w:name w:val="Heading A"/>
    <w:basedOn w:val="Heading1"/>
    <w:rsid w:val="00A8362A"/>
    <w:pPr>
      <w:pageBreakBefore/>
      <w:pBdr>
        <w:top w:val="single" w:sz="18" w:space="1" w:color="auto"/>
      </w:pBdr>
      <w:tabs>
        <w:tab w:val="num" w:pos="432"/>
      </w:tabs>
      <w:overflowPunct w:val="0"/>
      <w:autoSpaceDE w:val="0"/>
      <w:autoSpaceDN w:val="0"/>
      <w:adjustRightInd w:val="0"/>
      <w:spacing w:before="142" w:after="113" w:line="240" w:lineRule="auto"/>
      <w:ind w:left="652" w:hanging="652"/>
      <w:textAlignment w:val="baseline"/>
      <w:outlineLvl w:val="9"/>
    </w:pPr>
    <w:rPr>
      <w:rFonts w:eastAsia="Times New Roman" w:cs="Angsana New"/>
      <w:b w:val="0"/>
      <w:kern w:val="28"/>
      <w:sz w:val="36"/>
      <w:szCs w:val="20"/>
      <w:lang w:bidi="ar-SA"/>
    </w:rPr>
  </w:style>
  <w:style w:type="paragraph" w:customStyle="1" w:styleId="HeadingB">
    <w:name w:val="Heading B"/>
    <w:basedOn w:val="Heading2"/>
    <w:rsid w:val="00A8362A"/>
    <w:pPr>
      <w:keepNext/>
      <w:pBdr>
        <w:top w:val="single" w:sz="6" w:space="1" w:color="auto"/>
      </w:pBdr>
      <w:tabs>
        <w:tab w:val="num" w:pos="432"/>
      </w:tabs>
      <w:overflowPunct w:val="0"/>
      <w:autoSpaceDE w:val="0"/>
      <w:autoSpaceDN w:val="0"/>
      <w:adjustRightInd w:val="0"/>
      <w:spacing w:before="425" w:after="113" w:line="240" w:lineRule="auto"/>
      <w:ind w:left="652" w:hanging="652"/>
      <w:textAlignment w:val="baseline"/>
      <w:outlineLvl w:val="9"/>
    </w:pPr>
    <w:rPr>
      <w:rFonts w:eastAsia="Times New Roman"/>
      <w:b w:val="0"/>
      <w:szCs w:val="20"/>
      <w:lang w:val="x-none" w:eastAsia="x-none" w:bidi="ar-SA"/>
    </w:rPr>
  </w:style>
  <w:style w:type="paragraph" w:styleId="BalloonText">
    <w:name w:val="Balloon Text"/>
    <w:basedOn w:val="Normal"/>
    <w:link w:val="BalloonTextChar"/>
    <w:uiPriority w:val="99"/>
    <w:semiHidden/>
    <w:unhideWhenUsed/>
    <w:rsid w:val="00B804EB"/>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B804EB"/>
    <w:rPr>
      <w:rFonts w:ascii="Tahoma" w:hAnsi="Tahoma" w:cs="Angsana New"/>
      <w:sz w:val="16"/>
      <w:szCs w:val="20"/>
    </w:rPr>
  </w:style>
  <w:style w:type="character" w:styleId="PlaceholderText">
    <w:name w:val="Placeholder Text"/>
    <w:basedOn w:val="DefaultParagraphFont"/>
    <w:uiPriority w:val="99"/>
    <w:semiHidden/>
    <w:rsid w:val="006B1302"/>
    <w:rPr>
      <w:color w:val="808080"/>
    </w:rPr>
  </w:style>
  <w:style w:type="character" w:customStyle="1" w:styleId="Heading5Char">
    <w:name w:val="Heading 5 Char"/>
    <w:basedOn w:val="DefaultParagraphFont"/>
    <w:link w:val="Heading5"/>
    <w:uiPriority w:val="9"/>
    <w:rsid w:val="00C80CC3"/>
    <w:rPr>
      <w:rFonts w:ascii="Arial" w:eastAsiaTheme="majorEastAsia" w:hAnsi="Arial" w:cstheme="majorBidi"/>
      <w:i/>
      <w:sz w:val="28"/>
    </w:rPr>
  </w:style>
  <w:style w:type="table" w:styleId="TableGrid">
    <w:name w:val="Table Grid"/>
    <w:aliases w:val="Table SDLC"/>
    <w:basedOn w:val="TableNormal"/>
    <w:uiPriority w:val="39"/>
    <w:rsid w:val="00C80CC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C80CC3"/>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C80CC3"/>
    <w:pPr>
      <w:tabs>
        <w:tab w:val="center" w:pos="4513"/>
        <w:tab w:val="right" w:pos="9026"/>
      </w:tabs>
      <w:spacing w:after="0" w:line="240" w:lineRule="auto"/>
    </w:pPr>
    <w:rPr>
      <w:rFonts w:asciiTheme="minorHAnsi" w:hAnsiTheme="minorHAnsi"/>
    </w:rPr>
  </w:style>
  <w:style w:type="character" w:customStyle="1" w:styleId="HeaderChar">
    <w:name w:val="Header Char"/>
    <w:basedOn w:val="DefaultParagraphFont"/>
    <w:link w:val="Header"/>
    <w:uiPriority w:val="99"/>
    <w:rsid w:val="00C80CC3"/>
  </w:style>
  <w:style w:type="paragraph" w:styleId="Footer">
    <w:name w:val="footer"/>
    <w:basedOn w:val="Normal"/>
    <w:link w:val="FooterChar"/>
    <w:uiPriority w:val="99"/>
    <w:unhideWhenUsed/>
    <w:rsid w:val="00C80CC3"/>
    <w:pPr>
      <w:tabs>
        <w:tab w:val="center" w:pos="4513"/>
        <w:tab w:val="right" w:pos="9026"/>
      </w:tabs>
      <w:spacing w:after="0" w:line="240" w:lineRule="auto"/>
    </w:pPr>
    <w:rPr>
      <w:rFonts w:asciiTheme="minorHAnsi" w:hAnsiTheme="minorHAnsi"/>
    </w:rPr>
  </w:style>
  <w:style w:type="character" w:customStyle="1" w:styleId="FooterChar">
    <w:name w:val="Footer Char"/>
    <w:basedOn w:val="DefaultParagraphFont"/>
    <w:link w:val="Footer"/>
    <w:uiPriority w:val="99"/>
    <w:rsid w:val="00C80CC3"/>
  </w:style>
  <w:style w:type="character" w:styleId="CommentReference">
    <w:name w:val="annotation reference"/>
    <w:basedOn w:val="DefaultParagraphFont"/>
    <w:uiPriority w:val="99"/>
    <w:semiHidden/>
    <w:unhideWhenUsed/>
    <w:rsid w:val="00C80CC3"/>
    <w:rPr>
      <w:sz w:val="16"/>
      <w:szCs w:val="16"/>
    </w:rPr>
  </w:style>
  <w:style w:type="paragraph" w:styleId="CommentText">
    <w:name w:val="annotation text"/>
    <w:basedOn w:val="Normal"/>
    <w:link w:val="CommentTextChar"/>
    <w:uiPriority w:val="99"/>
    <w:semiHidden/>
    <w:unhideWhenUsed/>
    <w:rsid w:val="00C80CC3"/>
    <w:pPr>
      <w:spacing w:line="240" w:lineRule="auto"/>
    </w:pPr>
    <w:rPr>
      <w:rFonts w:cs="Angsana New"/>
      <w:sz w:val="20"/>
      <w:szCs w:val="25"/>
    </w:rPr>
  </w:style>
  <w:style w:type="character" w:customStyle="1" w:styleId="CommentTextChar">
    <w:name w:val="Comment Text Char"/>
    <w:basedOn w:val="DefaultParagraphFont"/>
    <w:link w:val="CommentText"/>
    <w:uiPriority w:val="99"/>
    <w:semiHidden/>
    <w:rsid w:val="00C80CC3"/>
    <w:rPr>
      <w:rFonts w:ascii="Arial" w:hAnsi="Arial" w:cs="Angsana New"/>
      <w:sz w:val="20"/>
      <w:szCs w:val="25"/>
    </w:rPr>
  </w:style>
  <w:style w:type="paragraph" w:styleId="CommentSubject">
    <w:name w:val="annotation subject"/>
    <w:basedOn w:val="CommentText"/>
    <w:next w:val="CommentText"/>
    <w:link w:val="CommentSubjectChar"/>
    <w:uiPriority w:val="99"/>
    <w:semiHidden/>
    <w:unhideWhenUsed/>
    <w:rsid w:val="00C80CC3"/>
    <w:rPr>
      <w:b/>
      <w:bCs/>
    </w:rPr>
  </w:style>
  <w:style w:type="character" w:customStyle="1" w:styleId="CommentSubjectChar">
    <w:name w:val="Comment Subject Char"/>
    <w:basedOn w:val="CommentTextChar"/>
    <w:link w:val="CommentSubject"/>
    <w:uiPriority w:val="99"/>
    <w:semiHidden/>
    <w:rsid w:val="00C80CC3"/>
    <w:rPr>
      <w:rFonts w:ascii="Arial" w:hAnsi="Arial" w:cs="Angsana New"/>
      <w:b/>
      <w:bCs/>
      <w:sz w:val="20"/>
      <w:szCs w:val="25"/>
    </w:rPr>
  </w:style>
  <w:style w:type="character" w:customStyle="1" w:styleId="NoSpacingChar">
    <w:name w:val="No Spacing Char"/>
    <w:basedOn w:val="DefaultParagraphFont"/>
    <w:link w:val="NoSpacing"/>
    <w:uiPriority w:val="1"/>
    <w:rsid w:val="00777C77"/>
    <w:rPr>
      <w:rFonts w:ascii="Arial" w:hAnsi="Arial"/>
    </w:rPr>
  </w:style>
  <w:style w:type="table" w:styleId="LightList-Accent1">
    <w:name w:val="Light List Accent 1"/>
    <w:basedOn w:val="TableNormal"/>
    <w:uiPriority w:val="61"/>
    <w:rsid w:val="009119D0"/>
    <w:pPr>
      <w:spacing w:after="0" w:line="240" w:lineRule="auto"/>
    </w:p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546804">
      <w:bodyDiv w:val="1"/>
      <w:marLeft w:val="0"/>
      <w:marRight w:val="0"/>
      <w:marTop w:val="0"/>
      <w:marBottom w:val="0"/>
      <w:divBdr>
        <w:top w:val="none" w:sz="0" w:space="0" w:color="auto"/>
        <w:left w:val="none" w:sz="0" w:space="0" w:color="auto"/>
        <w:bottom w:val="none" w:sz="0" w:space="0" w:color="auto"/>
        <w:right w:val="none" w:sz="0" w:space="0" w:color="auto"/>
      </w:divBdr>
    </w:div>
    <w:div w:id="109856660">
      <w:bodyDiv w:val="1"/>
      <w:marLeft w:val="0"/>
      <w:marRight w:val="0"/>
      <w:marTop w:val="0"/>
      <w:marBottom w:val="0"/>
      <w:divBdr>
        <w:top w:val="none" w:sz="0" w:space="0" w:color="auto"/>
        <w:left w:val="none" w:sz="0" w:space="0" w:color="auto"/>
        <w:bottom w:val="none" w:sz="0" w:space="0" w:color="auto"/>
        <w:right w:val="none" w:sz="0" w:space="0" w:color="auto"/>
      </w:divBdr>
    </w:div>
    <w:div w:id="301229889">
      <w:bodyDiv w:val="1"/>
      <w:marLeft w:val="0"/>
      <w:marRight w:val="0"/>
      <w:marTop w:val="0"/>
      <w:marBottom w:val="0"/>
      <w:divBdr>
        <w:top w:val="none" w:sz="0" w:space="0" w:color="auto"/>
        <w:left w:val="none" w:sz="0" w:space="0" w:color="auto"/>
        <w:bottom w:val="none" w:sz="0" w:space="0" w:color="auto"/>
        <w:right w:val="none" w:sz="0" w:space="0" w:color="auto"/>
      </w:divBdr>
    </w:div>
    <w:div w:id="325322148">
      <w:bodyDiv w:val="1"/>
      <w:marLeft w:val="0"/>
      <w:marRight w:val="0"/>
      <w:marTop w:val="0"/>
      <w:marBottom w:val="0"/>
      <w:divBdr>
        <w:top w:val="none" w:sz="0" w:space="0" w:color="auto"/>
        <w:left w:val="none" w:sz="0" w:space="0" w:color="auto"/>
        <w:bottom w:val="none" w:sz="0" w:space="0" w:color="auto"/>
        <w:right w:val="none" w:sz="0" w:space="0" w:color="auto"/>
      </w:divBdr>
    </w:div>
    <w:div w:id="529998378">
      <w:bodyDiv w:val="1"/>
      <w:marLeft w:val="0"/>
      <w:marRight w:val="0"/>
      <w:marTop w:val="0"/>
      <w:marBottom w:val="0"/>
      <w:divBdr>
        <w:top w:val="none" w:sz="0" w:space="0" w:color="auto"/>
        <w:left w:val="none" w:sz="0" w:space="0" w:color="auto"/>
        <w:bottom w:val="none" w:sz="0" w:space="0" w:color="auto"/>
        <w:right w:val="none" w:sz="0" w:space="0" w:color="auto"/>
      </w:divBdr>
    </w:div>
    <w:div w:id="1007633180">
      <w:bodyDiv w:val="1"/>
      <w:marLeft w:val="0"/>
      <w:marRight w:val="0"/>
      <w:marTop w:val="0"/>
      <w:marBottom w:val="0"/>
      <w:divBdr>
        <w:top w:val="none" w:sz="0" w:space="0" w:color="auto"/>
        <w:left w:val="none" w:sz="0" w:space="0" w:color="auto"/>
        <w:bottom w:val="none" w:sz="0" w:space="0" w:color="auto"/>
        <w:right w:val="none" w:sz="0" w:space="0" w:color="auto"/>
      </w:divBdr>
    </w:div>
    <w:div w:id="1056587207">
      <w:bodyDiv w:val="1"/>
      <w:marLeft w:val="0"/>
      <w:marRight w:val="0"/>
      <w:marTop w:val="0"/>
      <w:marBottom w:val="0"/>
      <w:divBdr>
        <w:top w:val="none" w:sz="0" w:space="0" w:color="auto"/>
        <w:left w:val="none" w:sz="0" w:space="0" w:color="auto"/>
        <w:bottom w:val="none" w:sz="0" w:space="0" w:color="auto"/>
        <w:right w:val="none" w:sz="0" w:space="0" w:color="auto"/>
      </w:divBdr>
    </w:div>
    <w:div w:id="1074276226">
      <w:bodyDiv w:val="1"/>
      <w:marLeft w:val="0"/>
      <w:marRight w:val="0"/>
      <w:marTop w:val="0"/>
      <w:marBottom w:val="0"/>
      <w:divBdr>
        <w:top w:val="none" w:sz="0" w:space="0" w:color="auto"/>
        <w:left w:val="none" w:sz="0" w:space="0" w:color="auto"/>
        <w:bottom w:val="none" w:sz="0" w:space="0" w:color="auto"/>
        <w:right w:val="none" w:sz="0" w:space="0" w:color="auto"/>
      </w:divBdr>
    </w:div>
    <w:div w:id="1238368959">
      <w:bodyDiv w:val="1"/>
      <w:marLeft w:val="0"/>
      <w:marRight w:val="0"/>
      <w:marTop w:val="0"/>
      <w:marBottom w:val="0"/>
      <w:divBdr>
        <w:top w:val="none" w:sz="0" w:space="0" w:color="auto"/>
        <w:left w:val="none" w:sz="0" w:space="0" w:color="auto"/>
        <w:bottom w:val="none" w:sz="0" w:space="0" w:color="auto"/>
        <w:right w:val="none" w:sz="0" w:space="0" w:color="auto"/>
      </w:divBdr>
    </w:div>
    <w:div w:id="1382941273">
      <w:bodyDiv w:val="1"/>
      <w:marLeft w:val="0"/>
      <w:marRight w:val="0"/>
      <w:marTop w:val="0"/>
      <w:marBottom w:val="0"/>
      <w:divBdr>
        <w:top w:val="none" w:sz="0" w:space="0" w:color="auto"/>
        <w:left w:val="none" w:sz="0" w:space="0" w:color="auto"/>
        <w:bottom w:val="none" w:sz="0" w:space="0" w:color="auto"/>
        <w:right w:val="none" w:sz="0" w:space="0" w:color="auto"/>
      </w:divBdr>
    </w:div>
    <w:div w:id="1594122394">
      <w:bodyDiv w:val="1"/>
      <w:marLeft w:val="0"/>
      <w:marRight w:val="0"/>
      <w:marTop w:val="0"/>
      <w:marBottom w:val="0"/>
      <w:divBdr>
        <w:top w:val="none" w:sz="0" w:space="0" w:color="auto"/>
        <w:left w:val="none" w:sz="0" w:space="0" w:color="auto"/>
        <w:bottom w:val="none" w:sz="0" w:space="0" w:color="auto"/>
        <w:right w:val="none" w:sz="0" w:space="0" w:color="auto"/>
      </w:divBdr>
    </w:div>
    <w:div w:id="1737505280">
      <w:bodyDiv w:val="1"/>
      <w:marLeft w:val="0"/>
      <w:marRight w:val="0"/>
      <w:marTop w:val="0"/>
      <w:marBottom w:val="0"/>
      <w:divBdr>
        <w:top w:val="none" w:sz="0" w:space="0" w:color="auto"/>
        <w:left w:val="none" w:sz="0" w:space="0" w:color="auto"/>
        <w:bottom w:val="none" w:sz="0" w:space="0" w:color="auto"/>
        <w:right w:val="none" w:sz="0" w:space="0" w:color="auto"/>
      </w:divBdr>
    </w:div>
    <w:div w:id="1779448310">
      <w:bodyDiv w:val="1"/>
      <w:marLeft w:val="0"/>
      <w:marRight w:val="0"/>
      <w:marTop w:val="0"/>
      <w:marBottom w:val="0"/>
      <w:divBdr>
        <w:top w:val="none" w:sz="0" w:space="0" w:color="auto"/>
        <w:left w:val="none" w:sz="0" w:space="0" w:color="auto"/>
        <w:bottom w:val="none" w:sz="0" w:space="0" w:color="auto"/>
        <w:right w:val="none" w:sz="0" w:space="0" w:color="auto"/>
      </w:divBdr>
    </w:div>
    <w:div w:id="2011790773">
      <w:bodyDiv w:val="1"/>
      <w:marLeft w:val="0"/>
      <w:marRight w:val="0"/>
      <w:marTop w:val="0"/>
      <w:marBottom w:val="0"/>
      <w:divBdr>
        <w:top w:val="none" w:sz="0" w:space="0" w:color="auto"/>
        <w:left w:val="none" w:sz="0" w:space="0" w:color="auto"/>
        <w:bottom w:val="none" w:sz="0" w:space="0" w:color="auto"/>
        <w:right w:val="none" w:sz="0" w:space="0" w:color="auto"/>
      </w:divBdr>
    </w:div>
    <w:div w:id="2051492797">
      <w:bodyDiv w:val="1"/>
      <w:marLeft w:val="0"/>
      <w:marRight w:val="0"/>
      <w:marTop w:val="0"/>
      <w:marBottom w:val="0"/>
      <w:divBdr>
        <w:top w:val="none" w:sz="0" w:space="0" w:color="auto"/>
        <w:left w:val="none" w:sz="0" w:space="0" w:color="auto"/>
        <w:bottom w:val="none" w:sz="0" w:space="0" w:color="auto"/>
        <w:right w:val="none" w:sz="0" w:space="0" w:color="auto"/>
      </w:divBdr>
    </w:div>
    <w:div w:id="2098476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diagramLayout" Target="diagrams/layout1.xml"/><Relationship Id="rId26" Type="http://schemas.openxmlformats.org/officeDocument/2006/relationships/image" Target="media/image8.wmf"/><Relationship Id="rId39" Type="http://schemas.openxmlformats.org/officeDocument/2006/relationships/diagramData" Target="diagrams/data2.xml"/><Relationship Id="rId21" Type="http://schemas.microsoft.com/office/2007/relationships/diagramDrawing" Target="diagrams/drawing1.xml"/><Relationship Id="rId34" Type="http://schemas.openxmlformats.org/officeDocument/2006/relationships/image" Target="media/image14.png"/><Relationship Id="rId42" Type="http://schemas.openxmlformats.org/officeDocument/2006/relationships/diagramColors" Target="diagrams/colors2.xml"/><Relationship Id="rId47" Type="http://schemas.openxmlformats.org/officeDocument/2006/relationships/image" Target="media/image22.png"/><Relationship Id="rId50"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package" Target="embeddings/Microsoft_PowerPoint_Slide3.sldx"/><Relationship Id="rId11" Type="http://schemas.openxmlformats.org/officeDocument/2006/relationships/image" Target="media/image3.wmf"/><Relationship Id="rId24" Type="http://schemas.openxmlformats.org/officeDocument/2006/relationships/image" Target="media/image7.emf"/><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diagramLayout" Target="diagrams/layout2.xml"/><Relationship Id="rId45"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image" Target="media/image5.wmf"/><Relationship Id="rId23" Type="http://schemas.openxmlformats.org/officeDocument/2006/relationships/package" Target="embeddings/Microsoft_PowerPoint_Slide1.sldx"/><Relationship Id="rId28" Type="http://schemas.openxmlformats.org/officeDocument/2006/relationships/image" Target="media/image9.emf"/><Relationship Id="rId36" Type="http://schemas.openxmlformats.org/officeDocument/2006/relationships/image" Target="media/image16.png"/><Relationship Id="rId49"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diagramQuickStyle" Target="diagrams/quickStyle1.xml"/><Relationship Id="rId31" Type="http://schemas.openxmlformats.org/officeDocument/2006/relationships/image" Target="media/image11.png"/><Relationship Id="rId44"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oleObject" Target="embeddings/oleObject2.bin"/><Relationship Id="rId22" Type="http://schemas.openxmlformats.org/officeDocument/2006/relationships/image" Target="media/image6.emf"/><Relationship Id="rId27" Type="http://schemas.openxmlformats.org/officeDocument/2006/relationships/oleObject" Target="embeddings/oleObject4.bin"/><Relationship Id="rId30" Type="http://schemas.openxmlformats.org/officeDocument/2006/relationships/image" Target="media/image10.png"/><Relationship Id="rId35" Type="http://schemas.openxmlformats.org/officeDocument/2006/relationships/image" Target="media/image15.png"/><Relationship Id="rId43" Type="http://schemas.microsoft.com/office/2007/relationships/diagramDrawing" Target="diagrams/drawing2.xml"/><Relationship Id="rId48" Type="http://schemas.openxmlformats.org/officeDocument/2006/relationships/image" Target="media/image23.png"/><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diagramData" Target="diagrams/data1.xml"/><Relationship Id="rId25" Type="http://schemas.openxmlformats.org/officeDocument/2006/relationships/package" Target="embeddings/Microsoft_PowerPoint_Slide2.sldx"/><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1.png"/><Relationship Id="rId20" Type="http://schemas.openxmlformats.org/officeDocument/2006/relationships/diagramColors" Target="diagrams/colors1.xml"/><Relationship Id="rId41" Type="http://schemas.openxmlformats.org/officeDocument/2006/relationships/diagramQuickStyle" Target="diagrams/quickStyle2.xml"/><Relationship Id="rId1" Type="http://schemas.openxmlformats.org/officeDocument/2006/relationships/customXml" Target="../customXml/item1.xml"/><Relationship Id="rId6" Type="http://schemas.openxmlformats.org/officeDocument/2006/relationships/webSettings" Target="webSettings.xm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7F30FBF-A458-4362-A741-CE90E5D086DA}" type="doc">
      <dgm:prSet loTypeId="urn:microsoft.com/office/officeart/2005/8/layout/process5" loCatId="process" qsTypeId="urn:microsoft.com/office/officeart/2005/8/quickstyle/simple1" qsCatId="simple" csTypeId="urn:microsoft.com/office/officeart/2005/8/colors/colorful2" csCatId="colorful" phldr="1"/>
      <dgm:spPr/>
    </dgm:pt>
    <dgm:pt modelId="{9B07F88F-6C45-4568-9C6F-E6E769F41ED2}">
      <dgm:prSet phldrT="[Text]" custT="1"/>
      <dgm:spPr/>
      <dgm:t>
        <a:bodyPr/>
        <a:lstStyle/>
        <a:p>
          <a:r>
            <a:rPr lang="en-US" sz="800" b="1">
              <a:latin typeface="Arial" panose="020B0604020202020204" pitchFamily="34" charset="0"/>
              <a:cs typeface="Arial" panose="020B0604020202020204" pitchFamily="34" charset="0"/>
            </a:rPr>
            <a:t>Data Preparation</a:t>
          </a:r>
        </a:p>
        <a:p>
          <a:r>
            <a:rPr lang="en-US" sz="600" i="1">
              <a:latin typeface="Arial" panose="020B0604020202020204" pitchFamily="34" charset="0"/>
              <a:cs typeface="Arial" panose="020B0604020202020204" pitchFamily="34" charset="0"/>
            </a:rPr>
            <a:t>Data collection &amp; cleansing</a:t>
          </a:r>
        </a:p>
      </dgm:t>
    </dgm:pt>
    <dgm:pt modelId="{B4B16C4F-2228-4566-9783-639A35792051}" type="parTrans" cxnId="{1B5CF819-FEC0-4AF1-864B-4AB3E19A434B}">
      <dgm:prSet/>
      <dgm:spPr/>
      <dgm:t>
        <a:bodyPr/>
        <a:lstStyle/>
        <a:p>
          <a:endParaRPr lang="en-US" sz="800">
            <a:latin typeface="Arial" panose="020B0604020202020204" pitchFamily="34" charset="0"/>
            <a:cs typeface="Arial" panose="020B0604020202020204" pitchFamily="34" charset="0"/>
          </a:endParaRPr>
        </a:p>
      </dgm:t>
    </dgm:pt>
    <dgm:pt modelId="{13E2619A-2D8E-473F-9776-9CB370509E36}" type="sibTrans" cxnId="{1B5CF819-FEC0-4AF1-864B-4AB3E19A434B}">
      <dgm:prSet/>
      <dgm:spPr/>
      <dgm:t>
        <a:bodyPr/>
        <a:lstStyle/>
        <a:p>
          <a:endParaRPr lang="en-US" sz="800">
            <a:latin typeface="Arial" panose="020B0604020202020204" pitchFamily="34" charset="0"/>
            <a:cs typeface="Arial" panose="020B0604020202020204" pitchFamily="34" charset="0"/>
          </a:endParaRPr>
        </a:p>
      </dgm:t>
    </dgm:pt>
    <dgm:pt modelId="{91E1F681-9B0B-48A0-86C4-C8AAF954D04F}">
      <dgm:prSet phldrT="[Text]" custT="1"/>
      <dgm:spPr/>
      <dgm:t>
        <a:bodyPr/>
        <a:lstStyle/>
        <a:p>
          <a:r>
            <a:rPr lang="en-US" sz="800" b="1">
              <a:latin typeface="Arial" panose="020B0604020202020204" pitchFamily="34" charset="0"/>
              <a:cs typeface="Arial" panose="020B0604020202020204" pitchFamily="34" charset="0"/>
            </a:rPr>
            <a:t>Development Sample Design</a:t>
          </a:r>
        </a:p>
        <a:p>
          <a:r>
            <a:rPr lang="en-US" sz="600" b="0" i="1">
              <a:latin typeface="Arial" panose="020B0604020202020204" pitchFamily="34" charset="0"/>
              <a:cs typeface="Arial" panose="020B0604020202020204" pitchFamily="34" charset="0"/>
            </a:rPr>
            <a:t>Observation &amp; Performance Period</a:t>
          </a:r>
        </a:p>
      </dgm:t>
    </dgm:pt>
    <dgm:pt modelId="{F1013E89-C995-4D0C-A657-F31E498EA767}" type="parTrans" cxnId="{C2A18EAE-8C85-4BD9-9485-8E179D607DC1}">
      <dgm:prSet/>
      <dgm:spPr/>
      <dgm:t>
        <a:bodyPr/>
        <a:lstStyle/>
        <a:p>
          <a:endParaRPr lang="en-US" sz="800">
            <a:latin typeface="Arial" panose="020B0604020202020204" pitchFamily="34" charset="0"/>
            <a:cs typeface="Arial" panose="020B0604020202020204" pitchFamily="34" charset="0"/>
          </a:endParaRPr>
        </a:p>
      </dgm:t>
    </dgm:pt>
    <dgm:pt modelId="{C887D5CE-C6CD-4A4A-B4BF-B7129C2ED0FD}" type="sibTrans" cxnId="{C2A18EAE-8C85-4BD9-9485-8E179D607DC1}">
      <dgm:prSet/>
      <dgm:spPr/>
      <dgm:t>
        <a:bodyPr/>
        <a:lstStyle/>
        <a:p>
          <a:endParaRPr lang="en-US" sz="800">
            <a:latin typeface="Arial" panose="020B0604020202020204" pitchFamily="34" charset="0"/>
            <a:cs typeface="Arial" panose="020B0604020202020204" pitchFamily="34" charset="0"/>
          </a:endParaRPr>
        </a:p>
      </dgm:t>
    </dgm:pt>
    <dgm:pt modelId="{96EFDB5E-2D78-4840-B4CE-EBA8E9E2A542}">
      <dgm:prSet phldrT="[Text]" custT="1"/>
      <dgm:spPr/>
      <dgm:t>
        <a:bodyPr/>
        <a:lstStyle/>
        <a:p>
          <a:r>
            <a:rPr lang="en-US" sz="800" b="1">
              <a:latin typeface="Arial" panose="020B0604020202020204" pitchFamily="34" charset="0"/>
              <a:cs typeface="Arial" panose="020B0604020202020204" pitchFamily="34" charset="0"/>
            </a:rPr>
            <a:t>Construct Supermaster Rating</a:t>
          </a:r>
        </a:p>
        <a:p>
          <a:r>
            <a:rPr lang="en-US" sz="600" b="0" i="1">
              <a:latin typeface="Arial" panose="020B0604020202020204" pitchFamily="34" charset="0"/>
              <a:cs typeface="Arial" panose="020B0604020202020204" pitchFamily="34" charset="0"/>
            </a:rPr>
            <a:t>Rating based on 1Y TTC PD</a:t>
          </a:r>
        </a:p>
      </dgm:t>
    </dgm:pt>
    <dgm:pt modelId="{81265731-172F-4CA0-A2FC-DF25E95C09D8}" type="parTrans" cxnId="{A04B99BB-35A6-4EDC-A79B-5F83F801B4AB}">
      <dgm:prSet/>
      <dgm:spPr/>
      <dgm:t>
        <a:bodyPr/>
        <a:lstStyle/>
        <a:p>
          <a:endParaRPr lang="en-US" sz="800">
            <a:latin typeface="Arial" panose="020B0604020202020204" pitchFamily="34" charset="0"/>
            <a:cs typeface="Arial" panose="020B0604020202020204" pitchFamily="34" charset="0"/>
          </a:endParaRPr>
        </a:p>
      </dgm:t>
    </dgm:pt>
    <dgm:pt modelId="{325D9B81-B3D0-4E4A-9610-14D5850A8DA6}" type="sibTrans" cxnId="{A04B99BB-35A6-4EDC-A79B-5F83F801B4AB}">
      <dgm:prSet/>
      <dgm:spPr/>
      <dgm:t>
        <a:bodyPr/>
        <a:lstStyle/>
        <a:p>
          <a:endParaRPr lang="en-US" sz="800">
            <a:latin typeface="Arial" panose="020B0604020202020204" pitchFamily="34" charset="0"/>
            <a:cs typeface="Arial" panose="020B0604020202020204" pitchFamily="34" charset="0"/>
          </a:endParaRPr>
        </a:p>
      </dgm:t>
    </dgm:pt>
    <dgm:pt modelId="{1148A9BE-DAF7-409A-9FBF-E15A94134E11}">
      <dgm:prSet custT="1"/>
      <dgm:spPr/>
      <dgm:t>
        <a:bodyPr/>
        <a:lstStyle/>
        <a:p>
          <a:r>
            <a:rPr lang="en-US" sz="800" b="1">
              <a:latin typeface="Arial" panose="020B0604020202020204" pitchFamily="34" charset="0"/>
              <a:cs typeface="Arial" panose="020B0604020202020204" pitchFamily="34" charset="0"/>
            </a:rPr>
            <a:t>Construct TTC Transition Matrix</a:t>
          </a:r>
        </a:p>
      </dgm:t>
    </dgm:pt>
    <dgm:pt modelId="{977FBBD4-544D-40C6-A827-67CB49556D84}" type="parTrans" cxnId="{5C70CC28-4506-4117-B2C2-36177A64F2A4}">
      <dgm:prSet/>
      <dgm:spPr/>
      <dgm:t>
        <a:bodyPr/>
        <a:lstStyle/>
        <a:p>
          <a:endParaRPr lang="en-US" sz="800">
            <a:latin typeface="Arial" panose="020B0604020202020204" pitchFamily="34" charset="0"/>
            <a:cs typeface="Arial" panose="020B0604020202020204" pitchFamily="34" charset="0"/>
          </a:endParaRPr>
        </a:p>
      </dgm:t>
    </dgm:pt>
    <dgm:pt modelId="{61C06C6D-2868-472E-A494-D7F9204A57D1}" type="sibTrans" cxnId="{5C70CC28-4506-4117-B2C2-36177A64F2A4}">
      <dgm:prSet/>
      <dgm:spPr/>
      <dgm:t>
        <a:bodyPr/>
        <a:lstStyle/>
        <a:p>
          <a:endParaRPr lang="en-US" sz="800">
            <a:latin typeface="Arial" panose="020B0604020202020204" pitchFamily="34" charset="0"/>
            <a:cs typeface="Arial" panose="020B0604020202020204" pitchFamily="34" charset="0"/>
          </a:endParaRPr>
        </a:p>
      </dgm:t>
    </dgm:pt>
    <dgm:pt modelId="{E564185B-E5F0-460C-B1A1-13697F3547AB}">
      <dgm:prSet custT="1"/>
      <dgm:spPr/>
      <dgm:t>
        <a:bodyPr/>
        <a:lstStyle/>
        <a:p>
          <a:r>
            <a:rPr lang="en-US" sz="800" b="1">
              <a:latin typeface="Arial" panose="020B0604020202020204" pitchFamily="34" charset="0"/>
              <a:cs typeface="Arial" panose="020B0604020202020204" pitchFamily="34" charset="0"/>
            </a:rPr>
            <a:t>Transition Matrix Smoothing</a:t>
          </a:r>
        </a:p>
      </dgm:t>
    </dgm:pt>
    <dgm:pt modelId="{2DF1A918-F769-4E76-9A4D-570F39F9203B}" type="parTrans" cxnId="{A5E1CC28-0A03-4CFC-A405-22521600B50A}">
      <dgm:prSet/>
      <dgm:spPr/>
      <dgm:t>
        <a:bodyPr/>
        <a:lstStyle/>
        <a:p>
          <a:endParaRPr lang="en-US">
            <a:latin typeface="Arial" panose="020B0604020202020204" pitchFamily="34" charset="0"/>
            <a:cs typeface="Arial" panose="020B0604020202020204" pitchFamily="34" charset="0"/>
          </a:endParaRPr>
        </a:p>
      </dgm:t>
    </dgm:pt>
    <dgm:pt modelId="{3BC41842-6AD7-462C-8C01-E31E58E5E8F7}" type="sibTrans" cxnId="{A5E1CC28-0A03-4CFC-A405-22521600B50A}">
      <dgm:prSet/>
      <dgm:spPr/>
      <dgm:t>
        <a:bodyPr/>
        <a:lstStyle/>
        <a:p>
          <a:endParaRPr lang="en-US">
            <a:latin typeface="Arial" panose="020B0604020202020204" pitchFamily="34" charset="0"/>
            <a:cs typeface="Arial" panose="020B0604020202020204" pitchFamily="34" charset="0"/>
          </a:endParaRPr>
        </a:p>
      </dgm:t>
    </dgm:pt>
    <dgm:pt modelId="{B4FD8AD4-98E8-40D1-9954-663AD8DDDC27}">
      <dgm:prSet custT="1"/>
      <dgm:spPr/>
      <dgm:t>
        <a:bodyPr/>
        <a:lstStyle/>
        <a:p>
          <a:r>
            <a:rPr lang="en-US" sz="800" b="1">
              <a:latin typeface="Arial" panose="020B0604020202020204" pitchFamily="34" charset="0"/>
              <a:cs typeface="Arial" panose="020B0604020202020204" pitchFamily="34" charset="0"/>
            </a:rPr>
            <a:t>Create Generator Matrix</a:t>
          </a:r>
        </a:p>
      </dgm:t>
    </dgm:pt>
    <dgm:pt modelId="{956C7A2A-FAD5-4222-B610-E332EAF8189A}" type="parTrans" cxnId="{4D5FBF35-8724-4BB0-B599-FE0BCCB27209}">
      <dgm:prSet/>
      <dgm:spPr/>
      <dgm:t>
        <a:bodyPr/>
        <a:lstStyle/>
        <a:p>
          <a:endParaRPr lang="en-US">
            <a:latin typeface="Arial" panose="020B0604020202020204" pitchFamily="34" charset="0"/>
            <a:cs typeface="Arial" panose="020B0604020202020204" pitchFamily="34" charset="0"/>
          </a:endParaRPr>
        </a:p>
      </dgm:t>
    </dgm:pt>
    <dgm:pt modelId="{253C75DA-CABF-4E56-AA99-FDE24ABC7C2D}" type="sibTrans" cxnId="{4D5FBF35-8724-4BB0-B599-FE0BCCB27209}">
      <dgm:prSet/>
      <dgm:spPr/>
      <dgm:t>
        <a:bodyPr/>
        <a:lstStyle/>
        <a:p>
          <a:endParaRPr lang="en-US">
            <a:latin typeface="Arial" panose="020B0604020202020204" pitchFamily="34" charset="0"/>
            <a:cs typeface="Arial" panose="020B0604020202020204" pitchFamily="34" charset="0"/>
          </a:endParaRPr>
        </a:p>
      </dgm:t>
    </dgm:pt>
    <dgm:pt modelId="{EFBBACC1-5C3E-4982-BEF5-0252FD39546A}">
      <dgm:prSet custT="1"/>
      <dgm:spPr/>
      <dgm:t>
        <a:bodyPr/>
        <a:lstStyle/>
        <a:p>
          <a:r>
            <a:rPr lang="en-US" sz="800" b="1">
              <a:latin typeface="Arial" panose="020B0604020202020204" pitchFamily="34" charset="0"/>
              <a:cs typeface="Arial" panose="020B0604020202020204" pitchFamily="34" charset="0"/>
            </a:rPr>
            <a:t>Optimization of Curve Adjustment Paremeters</a:t>
          </a:r>
        </a:p>
      </dgm:t>
    </dgm:pt>
    <dgm:pt modelId="{860E54E1-F34E-43B7-82D3-4AFA369158BE}" type="parTrans" cxnId="{DBD6762F-D9E8-49D7-86E3-DB34CCC045A3}">
      <dgm:prSet/>
      <dgm:spPr/>
      <dgm:t>
        <a:bodyPr/>
        <a:lstStyle/>
        <a:p>
          <a:endParaRPr lang="en-US">
            <a:latin typeface="Arial" panose="020B0604020202020204" pitchFamily="34" charset="0"/>
            <a:cs typeface="Arial" panose="020B0604020202020204" pitchFamily="34" charset="0"/>
          </a:endParaRPr>
        </a:p>
      </dgm:t>
    </dgm:pt>
    <dgm:pt modelId="{6FE8AAB4-FABA-4341-8043-242571E99771}" type="sibTrans" cxnId="{DBD6762F-D9E8-49D7-86E3-DB34CCC045A3}">
      <dgm:prSet/>
      <dgm:spPr/>
      <dgm:t>
        <a:bodyPr/>
        <a:lstStyle/>
        <a:p>
          <a:endParaRPr lang="en-US">
            <a:latin typeface="Arial" panose="020B0604020202020204" pitchFamily="34" charset="0"/>
            <a:cs typeface="Arial" panose="020B0604020202020204" pitchFamily="34" charset="0"/>
          </a:endParaRPr>
        </a:p>
      </dgm:t>
    </dgm:pt>
    <dgm:pt modelId="{0CD8F4F1-1AB7-41B3-90D1-ECD67FF06CE4}">
      <dgm:prSet custT="1"/>
      <dgm:spPr/>
      <dgm:t>
        <a:bodyPr/>
        <a:lstStyle/>
        <a:p>
          <a:r>
            <a:rPr lang="en-US" sz="800">
              <a:latin typeface="Arial" panose="020B0604020202020204" pitchFamily="34" charset="0"/>
              <a:cs typeface="Arial" panose="020B0604020202020204" pitchFamily="34" charset="0"/>
            </a:rPr>
            <a:t>Final Model</a:t>
          </a:r>
        </a:p>
        <a:p>
          <a:r>
            <a:rPr lang="en-US" sz="800">
              <a:latin typeface="Arial" panose="020B0604020202020204" pitchFamily="34" charset="0"/>
              <a:cs typeface="Arial" panose="020B0604020202020204" pitchFamily="34" charset="0"/>
            </a:rPr>
            <a:t>M, Q, a, b</a:t>
          </a:r>
        </a:p>
      </dgm:t>
    </dgm:pt>
    <dgm:pt modelId="{F2F755B6-33A6-4DEF-BB14-E4E5D84600E1}" type="parTrans" cxnId="{B0135D91-6BD8-4809-A10B-5D3C5B18E03D}">
      <dgm:prSet/>
      <dgm:spPr/>
      <dgm:t>
        <a:bodyPr/>
        <a:lstStyle/>
        <a:p>
          <a:endParaRPr lang="en-US">
            <a:latin typeface="Arial" panose="020B0604020202020204" pitchFamily="34" charset="0"/>
            <a:cs typeface="Arial" panose="020B0604020202020204" pitchFamily="34" charset="0"/>
          </a:endParaRPr>
        </a:p>
      </dgm:t>
    </dgm:pt>
    <dgm:pt modelId="{9F858458-3C5D-44E6-9C14-A5354CA38A20}" type="sibTrans" cxnId="{B0135D91-6BD8-4809-A10B-5D3C5B18E03D}">
      <dgm:prSet/>
      <dgm:spPr/>
      <dgm:t>
        <a:bodyPr/>
        <a:lstStyle/>
        <a:p>
          <a:endParaRPr lang="en-US">
            <a:latin typeface="Arial" panose="020B0604020202020204" pitchFamily="34" charset="0"/>
            <a:cs typeface="Arial" panose="020B0604020202020204" pitchFamily="34" charset="0"/>
          </a:endParaRPr>
        </a:p>
      </dgm:t>
    </dgm:pt>
    <dgm:pt modelId="{73FCE5BD-5AFD-44D5-AD51-4492540878C5}">
      <dgm:prSet/>
      <dgm:spPr/>
      <dgm:t>
        <a:bodyPr/>
        <a:lstStyle/>
        <a:p>
          <a:r>
            <a:rPr lang="en-US" b="1">
              <a:latin typeface="Arial" panose="020B0604020202020204" pitchFamily="34" charset="0"/>
              <a:cs typeface="Arial" panose="020B0604020202020204" pitchFamily="34" charset="0"/>
            </a:rPr>
            <a:t>Segmentation</a:t>
          </a:r>
        </a:p>
      </dgm:t>
    </dgm:pt>
    <dgm:pt modelId="{D8F0CA3A-1989-4DE3-BB2F-1AEAF05E1F5E}" type="parTrans" cxnId="{8F0E9E9C-0DFA-48FC-9E37-9B47174B480D}">
      <dgm:prSet/>
      <dgm:spPr/>
    </dgm:pt>
    <dgm:pt modelId="{7353B614-0687-4FF9-AE01-A24C9298C241}" type="sibTrans" cxnId="{8F0E9E9C-0DFA-48FC-9E37-9B47174B480D}">
      <dgm:prSet/>
      <dgm:spPr/>
      <dgm:t>
        <a:bodyPr/>
        <a:lstStyle/>
        <a:p>
          <a:endParaRPr lang="en-US"/>
        </a:p>
      </dgm:t>
    </dgm:pt>
    <dgm:pt modelId="{2779E0FB-BC96-4507-8D55-0174A38E40FD}" type="pres">
      <dgm:prSet presAssocID="{37F30FBF-A458-4362-A741-CE90E5D086DA}" presName="diagram" presStyleCnt="0">
        <dgm:presLayoutVars>
          <dgm:dir/>
          <dgm:resizeHandles val="exact"/>
        </dgm:presLayoutVars>
      </dgm:prSet>
      <dgm:spPr/>
    </dgm:pt>
    <dgm:pt modelId="{303071E4-BB25-4213-8DE4-58F576D95B38}" type="pres">
      <dgm:prSet presAssocID="{9B07F88F-6C45-4568-9C6F-E6E769F41ED2}" presName="node" presStyleLbl="node1" presStyleIdx="0" presStyleCnt="9">
        <dgm:presLayoutVars>
          <dgm:bulletEnabled val="1"/>
        </dgm:presLayoutVars>
      </dgm:prSet>
      <dgm:spPr/>
      <dgm:t>
        <a:bodyPr/>
        <a:lstStyle/>
        <a:p>
          <a:endParaRPr lang="th-TH"/>
        </a:p>
      </dgm:t>
    </dgm:pt>
    <dgm:pt modelId="{EAE4007A-0392-42FF-85F5-F6BF8E2D8FBF}" type="pres">
      <dgm:prSet presAssocID="{13E2619A-2D8E-473F-9776-9CB370509E36}" presName="sibTrans" presStyleLbl="sibTrans2D1" presStyleIdx="0" presStyleCnt="8"/>
      <dgm:spPr/>
      <dgm:t>
        <a:bodyPr/>
        <a:lstStyle/>
        <a:p>
          <a:endParaRPr lang="th-TH"/>
        </a:p>
      </dgm:t>
    </dgm:pt>
    <dgm:pt modelId="{D87914B9-9652-4DA7-BAA9-529D8D80F2A7}" type="pres">
      <dgm:prSet presAssocID="{13E2619A-2D8E-473F-9776-9CB370509E36}" presName="connectorText" presStyleLbl="sibTrans2D1" presStyleIdx="0" presStyleCnt="8"/>
      <dgm:spPr/>
      <dgm:t>
        <a:bodyPr/>
        <a:lstStyle/>
        <a:p>
          <a:endParaRPr lang="th-TH"/>
        </a:p>
      </dgm:t>
    </dgm:pt>
    <dgm:pt modelId="{86A60628-37C0-4C15-939E-3F81C03AEB70}" type="pres">
      <dgm:prSet presAssocID="{91E1F681-9B0B-48A0-86C4-C8AAF954D04F}" presName="node" presStyleLbl="node1" presStyleIdx="1" presStyleCnt="9">
        <dgm:presLayoutVars>
          <dgm:bulletEnabled val="1"/>
        </dgm:presLayoutVars>
      </dgm:prSet>
      <dgm:spPr/>
      <dgm:t>
        <a:bodyPr/>
        <a:lstStyle/>
        <a:p>
          <a:endParaRPr lang="th-TH"/>
        </a:p>
      </dgm:t>
    </dgm:pt>
    <dgm:pt modelId="{12EF415B-0F7B-4022-810B-33D4B4580805}" type="pres">
      <dgm:prSet presAssocID="{C887D5CE-C6CD-4A4A-B4BF-B7129C2ED0FD}" presName="sibTrans" presStyleLbl="sibTrans2D1" presStyleIdx="1" presStyleCnt="8"/>
      <dgm:spPr/>
      <dgm:t>
        <a:bodyPr/>
        <a:lstStyle/>
        <a:p>
          <a:endParaRPr lang="th-TH"/>
        </a:p>
      </dgm:t>
    </dgm:pt>
    <dgm:pt modelId="{3CC5513A-1B59-4355-B5B9-AA92D1C5802A}" type="pres">
      <dgm:prSet presAssocID="{C887D5CE-C6CD-4A4A-B4BF-B7129C2ED0FD}" presName="connectorText" presStyleLbl="sibTrans2D1" presStyleIdx="1" presStyleCnt="8"/>
      <dgm:spPr/>
      <dgm:t>
        <a:bodyPr/>
        <a:lstStyle/>
        <a:p>
          <a:endParaRPr lang="th-TH"/>
        </a:p>
      </dgm:t>
    </dgm:pt>
    <dgm:pt modelId="{619D1C7C-88D4-4F98-8FB3-180674F3A0FC}" type="pres">
      <dgm:prSet presAssocID="{96EFDB5E-2D78-4840-B4CE-EBA8E9E2A542}" presName="node" presStyleLbl="node1" presStyleIdx="2" presStyleCnt="9">
        <dgm:presLayoutVars>
          <dgm:bulletEnabled val="1"/>
        </dgm:presLayoutVars>
      </dgm:prSet>
      <dgm:spPr/>
      <dgm:t>
        <a:bodyPr/>
        <a:lstStyle/>
        <a:p>
          <a:endParaRPr lang="th-TH"/>
        </a:p>
      </dgm:t>
    </dgm:pt>
    <dgm:pt modelId="{9312302E-3D3C-4A0E-B148-58FE4AABDE89}" type="pres">
      <dgm:prSet presAssocID="{325D9B81-B3D0-4E4A-9610-14D5850A8DA6}" presName="sibTrans" presStyleLbl="sibTrans2D1" presStyleIdx="2" presStyleCnt="8"/>
      <dgm:spPr/>
      <dgm:t>
        <a:bodyPr/>
        <a:lstStyle/>
        <a:p>
          <a:endParaRPr lang="th-TH"/>
        </a:p>
      </dgm:t>
    </dgm:pt>
    <dgm:pt modelId="{AB4792BD-446A-4A84-AA22-2B397B37BB40}" type="pres">
      <dgm:prSet presAssocID="{325D9B81-B3D0-4E4A-9610-14D5850A8DA6}" presName="connectorText" presStyleLbl="sibTrans2D1" presStyleIdx="2" presStyleCnt="8"/>
      <dgm:spPr/>
      <dgm:t>
        <a:bodyPr/>
        <a:lstStyle/>
        <a:p>
          <a:endParaRPr lang="th-TH"/>
        </a:p>
      </dgm:t>
    </dgm:pt>
    <dgm:pt modelId="{FA674E3D-D409-470E-9F9A-6070EB8159EB}" type="pres">
      <dgm:prSet presAssocID="{73FCE5BD-5AFD-44D5-AD51-4492540878C5}" presName="node" presStyleLbl="node1" presStyleIdx="3" presStyleCnt="9">
        <dgm:presLayoutVars>
          <dgm:bulletEnabled val="1"/>
        </dgm:presLayoutVars>
      </dgm:prSet>
      <dgm:spPr/>
      <dgm:t>
        <a:bodyPr/>
        <a:lstStyle/>
        <a:p>
          <a:endParaRPr lang="th-TH"/>
        </a:p>
      </dgm:t>
    </dgm:pt>
    <dgm:pt modelId="{80B09B6B-CDA7-4620-A341-BBDA50A5AEC4}" type="pres">
      <dgm:prSet presAssocID="{7353B614-0687-4FF9-AE01-A24C9298C241}" presName="sibTrans" presStyleLbl="sibTrans2D1" presStyleIdx="3" presStyleCnt="8"/>
      <dgm:spPr/>
      <dgm:t>
        <a:bodyPr/>
        <a:lstStyle/>
        <a:p>
          <a:endParaRPr lang="th-TH"/>
        </a:p>
      </dgm:t>
    </dgm:pt>
    <dgm:pt modelId="{8AD472BD-C976-4CA6-BEFC-A4C0544B14A6}" type="pres">
      <dgm:prSet presAssocID="{7353B614-0687-4FF9-AE01-A24C9298C241}" presName="connectorText" presStyleLbl="sibTrans2D1" presStyleIdx="3" presStyleCnt="8"/>
      <dgm:spPr/>
      <dgm:t>
        <a:bodyPr/>
        <a:lstStyle/>
        <a:p>
          <a:endParaRPr lang="th-TH"/>
        </a:p>
      </dgm:t>
    </dgm:pt>
    <dgm:pt modelId="{C49FDCB4-E58C-41E4-9927-F39A9AD7A754}" type="pres">
      <dgm:prSet presAssocID="{1148A9BE-DAF7-409A-9FBF-E15A94134E11}" presName="node" presStyleLbl="node1" presStyleIdx="4" presStyleCnt="9">
        <dgm:presLayoutVars>
          <dgm:bulletEnabled val="1"/>
        </dgm:presLayoutVars>
      </dgm:prSet>
      <dgm:spPr/>
      <dgm:t>
        <a:bodyPr/>
        <a:lstStyle/>
        <a:p>
          <a:endParaRPr lang="th-TH"/>
        </a:p>
      </dgm:t>
    </dgm:pt>
    <dgm:pt modelId="{C3369A00-18CC-4E77-B491-C0A285F91DC1}" type="pres">
      <dgm:prSet presAssocID="{61C06C6D-2868-472E-A494-D7F9204A57D1}" presName="sibTrans" presStyleLbl="sibTrans2D1" presStyleIdx="4" presStyleCnt="8"/>
      <dgm:spPr/>
      <dgm:t>
        <a:bodyPr/>
        <a:lstStyle/>
        <a:p>
          <a:endParaRPr lang="th-TH"/>
        </a:p>
      </dgm:t>
    </dgm:pt>
    <dgm:pt modelId="{EF24E627-4FAB-4B16-BA0F-FCE2CC25962F}" type="pres">
      <dgm:prSet presAssocID="{61C06C6D-2868-472E-A494-D7F9204A57D1}" presName="connectorText" presStyleLbl="sibTrans2D1" presStyleIdx="4" presStyleCnt="8"/>
      <dgm:spPr/>
      <dgm:t>
        <a:bodyPr/>
        <a:lstStyle/>
        <a:p>
          <a:endParaRPr lang="th-TH"/>
        </a:p>
      </dgm:t>
    </dgm:pt>
    <dgm:pt modelId="{5F0E18F4-C5BB-4167-949C-732D22535C93}" type="pres">
      <dgm:prSet presAssocID="{E564185B-E5F0-460C-B1A1-13697F3547AB}" presName="node" presStyleLbl="node1" presStyleIdx="5" presStyleCnt="9">
        <dgm:presLayoutVars>
          <dgm:bulletEnabled val="1"/>
        </dgm:presLayoutVars>
      </dgm:prSet>
      <dgm:spPr/>
      <dgm:t>
        <a:bodyPr/>
        <a:lstStyle/>
        <a:p>
          <a:endParaRPr lang="th-TH"/>
        </a:p>
      </dgm:t>
    </dgm:pt>
    <dgm:pt modelId="{9A1EB578-281A-4871-A95A-22BBC4C78E80}" type="pres">
      <dgm:prSet presAssocID="{3BC41842-6AD7-462C-8C01-E31E58E5E8F7}" presName="sibTrans" presStyleLbl="sibTrans2D1" presStyleIdx="5" presStyleCnt="8"/>
      <dgm:spPr/>
      <dgm:t>
        <a:bodyPr/>
        <a:lstStyle/>
        <a:p>
          <a:endParaRPr lang="th-TH"/>
        </a:p>
      </dgm:t>
    </dgm:pt>
    <dgm:pt modelId="{5F460239-E2F3-48EE-AC63-009874ACCB8C}" type="pres">
      <dgm:prSet presAssocID="{3BC41842-6AD7-462C-8C01-E31E58E5E8F7}" presName="connectorText" presStyleLbl="sibTrans2D1" presStyleIdx="5" presStyleCnt="8"/>
      <dgm:spPr/>
      <dgm:t>
        <a:bodyPr/>
        <a:lstStyle/>
        <a:p>
          <a:endParaRPr lang="th-TH"/>
        </a:p>
      </dgm:t>
    </dgm:pt>
    <dgm:pt modelId="{266EAA7B-A81F-4F0F-8184-6CD6D2796142}" type="pres">
      <dgm:prSet presAssocID="{B4FD8AD4-98E8-40D1-9954-663AD8DDDC27}" presName="node" presStyleLbl="node1" presStyleIdx="6" presStyleCnt="9">
        <dgm:presLayoutVars>
          <dgm:bulletEnabled val="1"/>
        </dgm:presLayoutVars>
      </dgm:prSet>
      <dgm:spPr/>
      <dgm:t>
        <a:bodyPr/>
        <a:lstStyle/>
        <a:p>
          <a:endParaRPr lang="th-TH"/>
        </a:p>
      </dgm:t>
    </dgm:pt>
    <dgm:pt modelId="{63ADA4D9-0148-40D1-8209-21B7AA462984}" type="pres">
      <dgm:prSet presAssocID="{253C75DA-CABF-4E56-AA99-FDE24ABC7C2D}" presName="sibTrans" presStyleLbl="sibTrans2D1" presStyleIdx="6" presStyleCnt="8"/>
      <dgm:spPr/>
      <dgm:t>
        <a:bodyPr/>
        <a:lstStyle/>
        <a:p>
          <a:endParaRPr lang="th-TH"/>
        </a:p>
      </dgm:t>
    </dgm:pt>
    <dgm:pt modelId="{7754FF13-876A-4183-85AD-2410DDF45D16}" type="pres">
      <dgm:prSet presAssocID="{253C75DA-CABF-4E56-AA99-FDE24ABC7C2D}" presName="connectorText" presStyleLbl="sibTrans2D1" presStyleIdx="6" presStyleCnt="8"/>
      <dgm:spPr/>
      <dgm:t>
        <a:bodyPr/>
        <a:lstStyle/>
        <a:p>
          <a:endParaRPr lang="th-TH"/>
        </a:p>
      </dgm:t>
    </dgm:pt>
    <dgm:pt modelId="{03444A74-6E3D-4E0C-960C-2B03AA9E3CA3}" type="pres">
      <dgm:prSet presAssocID="{EFBBACC1-5C3E-4982-BEF5-0252FD39546A}" presName="node" presStyleLbl="node1" presStyleIdx="7" presStyleCnt="9">
        <dgm:presLayoutVars>
          <dgm:bulletEnabled val="1"/>
        </dgm:presLayoutVars>
      </dgm:prSet>
      <dgm:spPr/>
      <dgm:t>
        <a:bodyPr/>
        <a:lstStyle/>
        <a:p>
          <a:endParaRPr lang="th-TH"/>
        </a:p>
      </dgm:t>
    </dgm:pt>
    <dgm:pt modelId="{19F0DB5A-61BD-4AE0-9096-116C65F058FC}" type="pres">
      <dgm:prSet presAssocID="{6FE8AAB4-FABA-4341-8043-242571E99771}" presName="sibTrans" presStyleLbl="sibTrans2D1" presStyleIdx="7" presStyleCnt="8"/>
      <dgm:spPr/>
      <dgm:t>
        <a:bodyPr/>
        <a:lstStyle/>
        <a:p>
          <a:endParaRPr lang="th-TH"/>
        </a:p>
      </dgm:t>
    </dgm:pt>
    <dgm:pt modelId="{06C9CD96-319F-4100-9354-29B4B4C02F92}" type="pres">
      <dgm:prSet presAssocID="{6FE8AAB4-FABA-4341-8043-242571E99771}" presName="connectorText" presStyleLbl="sibTrans2D1" presStyleIdx="7" presStyleCnt="8"/>
      <dgm:spPr/>
      <dgm:t>
        <a:bodyPr/>
        <a:lstStyle/>
        <a:p>
          <a:endParaRPr lang="th-TH"/>
        </a:p>
      </dgm:t>
    </dgm:pt>
    <dgm:pt modelId="{B2B5FA71-5577-4313-85B5-3449729010EA}" type="pres">
      <dgm:prSet presAssocID="{0CD8F4F1-1AB7-41B3-90D1-ECD67FF06CE4}" presName="node" presStyleLbl="node1" presStyleIdx="8" presStyleCnt="9">
        <dgm:presLayoutVars>
          <dgm:bulletEnabled val="1"/>
        </dgm:presLayoutVars>
      </dgm:prSet>
      <dgm:spPr/>
      <dgm:t>
        <a:bodyPr/>
        <a:lstStyle/>
        <a:p>
          <a:endParaRPr lang="th-TH"/>
        </a:p>
      </dgm:t>
    </dgm:pt>
  </dgm:ptLst>
  <dgm:cxnLst>
    <dgm:cxn modelId="{FC985D1C-CC3E-42B2-8180-E78ABE3CC573}" type="presOf" srcId="{3BC41842-6AD7-462C-8C01-E31E58E5E8F7}" destId="{5F460239-E2F3-48EE-AC63-009874ACCB8C}" srcOrd="1" destOrd="0" presId="urn:microsoft.com/office/officeart/2005/8/layout/process5"/>
    <dgm:cxn modelId="{5C70CC28-4506-4117-B2C2-36177A64F2A4}" srcId="{37F30FBF-A458-4362-A741-CE90E5D086DA}" destId="{1148A9BE-DAF7-409A-9FBF-E15A94134E11}" srcOrd="4" destOrd="0" parTransId="{977FBBD4-544D-40C6-A827-67CB49556D84}" sibTransId="{61C06C6D-2868-472E-A494-D7F9204A57D1}"/>
    <dgm:cxn modelId="{DBD6762F-D9E8-49D7-86E3-DB34CCC045A3}" srcId="{37F30FBF-A458-4362-A741-CE90E5D086DA}" destId="{EFBBACC1-5C3E-4982-BEF5-0252FD39546A}" srcOrd="7" destOrd="0" parTransId="{860E54E1-F34E-43B7-82D3-4AFA369158BE}" sibTransId="{6FE8AAB4-FABA-4341-8043-242571E99771}"/>
    <dgm:cxn modelId="{6C92484C-DFDD-451F-8688-7E33C4146E96}" type="presOf" srcId="{7353B614-0687-4FF9-AE01-A24C9298C241}" destId="{8AD472BD-C976-4CA6-BEFC-A4C0544B14A6}" srcOrd="1" destOrd="0" presId="urn:microsoft.com/office/officeart/2005/8/layout/process5"/>
    <dgm:cxn modelId="{236E9C66-CBF9-4513-9058-A8955035A530}" type="presOf" srcId="{3BC41842-6AD7-462C-8C01-E31E58E5E8F7}" destId="{9A1EB578-281A-4871-A95A-22BBC4C78E80}" srcOrd="0" destOrd="0" presId="urn:microsoft.com/office/officeart/2005/8/layout/process5"/>
    <dgm:cxn modelId="{A04B99BB-35A6-4EDC-A79B-5F83F801B4AB}" srcId="{37F30FBF-A458-4362-A741-CE90E5D086DA}" destId="{96EFDB5E-2D78-4840-B4CE-EBA8E9E2A542}" srcOrd="2" destOrd="0" parTransId="{81265731-172F-4CA0-A2FC-DF25E95C09D8}" sibTransId="{325D9B81-B3D0-4E4A-9610-14D5850A8DA6}"/>
    <dgm:cxn modelId="{28476F16-A2D4-4623-A10A-D715BCB0EEB6}" type="presOf" srcId="{91E1F681-9B0B-48A0-86C4-C8AAF954D04F}" destId="{86A60628-37C0-4C15-939E-3F81C03AEB70}" srcOrd="0" destOrd="0" presId="urn:microsoft.com/office/officeart/2005/8/layout/process5"/>
    <dgm:cxn modelId="{F9EDA4B3-3010-4786-A728-333DF936FB76}" type="presOf" srcId="{0CD8F4F1-1AB7-41B3-90D1-ECD67FF06CE4}" destId="{B2B5FA71-5577-4313-85B5-3449729010EA}" srcOrd="0" destOrd="0" presId="urn:microsoft.com/office/officeart/2005/8/layout/process5"/>
    <dgm:cxn modelId="{12F37492-4D38-42FD-AA8A-9C9E2FC28331}" type="presOf" srcId="{7353B614-0687-4FF9-AE01-A24C9298C241}" destId="{80B09B6B-CDA7-4620-A341-BBDA50A5AEC4}" srcOrd="0" destOrd="0" presId="urn:microsoft.com/office/officeart/2005/8/layout/process5"/>
    <dgm:cxn modelId="{8F0E9E9C-0DFA-48FC-9E37-9B47174B480D}" srcId="{37F30FBF-A458-4362-A741-CE90E5D086DA}" destId="{73FCE5BD-5AFD-44D5-AD51-4492540878C5}" srcOrd="3" destOrd="0" parTransId="{D8F0CA3A-1989-4DE3-BB2F-1AEAF05E1F5E}" sibTransId="{7353B614-0687-4FF9-AE01-A24C9298C241}"/>
    <dgm:cxn modelId="{C1716D3D-907D-44D6-B7BC-996B65B1608B}" type="presOf" srcId="{37F30FBF-A458-4362-A741-CE90E5D086DA}" destId="{2779E0FB-BC96-4507-8D55-0174A38E40FD}" srcOrd="0" destOrd="0" presId="urn:microsoft.com/office/officeart/2005/8/layout/process5"/>
    <dgm:cxn modelId="{ACB257B9-F731-4E73-9B45-91C901525420}" type="presOf" srcId="{C887D5CE-C6CD-4A4A-B4BF-B7129C2ED0FD}" destId="{3CC5513A-1B59-4355-B5B9-AA92D1C5802A}" srcOrd="1" destOrd="0" presId="urn:microsoft.com/office/officeart/2005/8/layout/process5"/>
    <dgm:cxn modelId="{56874A6F-7870-44E2-9704-4355C3105AEE}" type="presOf" srcId="{1148A9BE-DAF7-409A-9FBF-E15A94134E11}" destId="{C49FDCB4-E58C-41E4-9927-F39A9AD7A754}" srcOrd="0" destOrd="0" presId="urn:microsoft.com/office/officeart/2005/8/layout/process5"/>
    <dgm:cxn modelId="{4D5FBF35-8724-4BB0-B599-FE0BCCB27209}" srcId="{37F30FBF-A458-4362-A741-CE90E5D086DA}" destId="{B4FD8AD4-98E8-40D1-9954-663AD8DDDC27}" srcOrd="6" destOrd="0" parTransId="{956C7A2A-FAD5-4222-B610-E332EAF8189A}" sibTransId="{253C75DA-CABF-4E56-AA99-FDE24ABC7C2D}"/>
    <dgm:cxn modelId="{C8D23A45-395F-43AE-AC78-672EBF3B39BC}" type="presOf" srcId="{13E2619A-2D8E-473F-9776-9CB370509E36}" destId="{EAE4007A-0392-42FF-85F5-F6BF8E2D8FBF}" srcOrd="0" destOrd="0" presId="urn:microsoft.com/office/officeart/2005/8/layout/process5"/>
    <dgm:cxn modelId="{BA039C80-D3EA-4A91-947C-C7D2316A6DF7}" type="presOf" srcId="{B4FD8AD4-98E8-40D1-9954-663AD8DDDC27}" destId="{266EAA7B-A81F-4F0F-8184-6CD6D2796142}" srcOrd="0" destOrd="0" presId="urn:microsoft.com/office/officeart/2005/8/layout/process5"/>
    <dgm:cxn modelId="{6712FC3C-1C7B-44C7-9D91-6F811DD665F1}" type="presOf" srcId="{6FE8AAB4-FABA-4341-8043-242571E99771}" destId="{06C9CD96-319F-4100-9354-29B4B4C02F92}" srcOrd="1" destOrd="0" presId="urn:microsoft.com/office/officeart/2005/8/layout/process5"/>
    <dgm:cxn modelId="{CD6BB22C-E919-468F-824D-19742FF5E359}" type="presOf" srcId="{E564185B-E5F0-460C-B1A1-13697F3547AB}" destId="{5F0E18F4-C5BB-4167-949C-732D22535C93}" srcOrd="0" destOrd="0" presId="urn:microsoft.com/office/officeart/2005/8/layout/process5"/>
    <dgm:cxn modelId="{A5E1CC28-0A03-4CFC-A405-22521600B50A}" srcId="{37F30FBF-A458-4362-A741-CE90E5D086DA}" destId="{E564185B-E5F0-460C-B1A1-13697F3547AB}" srcOrd="5" destOrd="0" parTransId="{2DF1A918-F769-4E76-9A4D-570F39F9203B}" sibTransId="{3BC41842-6AD7-462C-8C01-E31E58E5E8F7}"/>
    <dgm:cxn modelId="{92B219F9-2480-4E9A-B879-FDEA146B8147}" type="presOf" srcId="{9B07F88F-6C45-4568-9C6F-E6E769F41ED2}" destId="{303071E4-BB25-4213-8DE4-58F576D95B38}" srcOrd="0" destOrd="0" presId="urn:microsoft.com/office/officeart/2005/8/layout/process5"/>
    <dgm:cxn modelId="{1B5CF819-FEC0-4AF1-864B-4AB3E19A434B}" srcId="{37F30FBF-A458-4362-A741-CE90E5D086DA}" destId="{9B07F88F-6C45-4568-9C6F-E6E769F41ED2}" srcOrd="0" destOrd="0" parTransId="{B4B16C4F-2228-4566-9783-639A35792051}" sibTransId="{13E2619A-2D8E-473F-9776-9CB370509E36}"/>
    <dgm:cxn modelId="{46B022AB-209B-4B56-BA85-93AB85EA047F}" type="presOf" srcId="{325D9B81-B3D0-4E4A-9610-14D5850A8DA6}" destId="{AB4792BD-446A-4A84-AA22-2B397B37BB40}" srcOrd="1" destOrd="0" presId="urn:microsoft.com/office/officeart/2005/8/layout/process5"/>
    <dgm:cxn modelId="{F9EAF77F-8518-4828-A33A-4CE9974795E8}" type="presOf" srcId="{61C06C6D-2868-472E-A494-D7F9204A57D1}" destId="{C3369A00-18CC-4E77-B491-C0A285F91DC1}" srcOrd="0" destOrd="0" presId="urn:microsoft.com/office/officeart/2005/8/layout/process5"/>
    <dgm:cxn modelId="{3E2549A1-154D-4417-B2C5-1B74120BDB52}" type="presOf" srcId="{6FE8AAB4-FABA-4341-8043-242571E99771}" destId="{19F0DB5A-61BD-4AE0-9096-116C65F058FC}" srcOrd="0" destOrd="0" presId="urn:microsoft.com/office/officeart/2005/8/layout/process5"/>
    <dgm:cxn modelId="{C2A18EAE-8C85-4BD9-9485-8E179D607DC1}" srcId="{37F30FBF-A458-4362-A741-CE90E5D086DA}" destId="{91E1F681-9B0B-48A0-86C4-C8AAF954D04F}" srcOrd="1" destOrd="0" parTransId="{F1013E89-C995-4D0C-A657-F31E498EA767}" sibTransId="{C887D5CE-C6CD-4A4A-B4BF-B7129C2ED0FD}"/>
    <dgm:cxn modelId="{1B547C4C-AFD5-4EFE-9AF2-34BF1DD748DA}" type="presOf" srcId="{EFBBACC1-5C3E-4982-BEF5-0252FD39546A}" destId="{03444A74-6E3D-4E0C-960C-2B03AA9E3CA3}" srcOrd="0" destOrd="0" presId="urn:microsoft.com/office/officeart/2005/8/layout/process5"/>
    <dgm:cxn modelId="{3C91D106-50E3-4B01-9AAC-AFE96404ED77}" type="presOf" srcId="{253C75DA-CABF-4E56-AA99-FDE24ABC7C2D}" destId="{7754FF13-876A-4183-85AD-2410DDF45D16}" srcOrd="1" destOrd="0" presId="urn:microsoft.com/office/officeart/2005/8/layout/process5"/>
    <dgm:cxn modelId="{67FC05D5-A4FF-4D03-A40D-24E32305EED7}" type="presOf" srcId="{325D9B81-B3D0-4E4A-9610-14D5850A8DA6}" destId="{9312302E-3D3C-4A0E-B148-58FE4AABDE89}" srcOrd="0" destOrd="0" presId="urn:microsoft.com/office/officeart/2005/8/layout/process5"/>
    <dgm:cxn modelId="{D1257576-2579-4438-A373-F8476EFB3B50}" type="presOf" srcId="{C887D5CE-C6CD-4A4A-B4BF-B7129C2ED0FD}" destId="{12EF415B-0F7B-4022-810B-33D4B4580805}" srcOrd="0" destOrd="0" presId="urn:microsoft.com/office/officeart/2005/8/layout/process5"/>
    <dgm:cxn modelId="{6C8542D7-DA5B-458D-9779-0EC6DD0CB34A}" type="presOf" srcId="{61C06C6D-2868-472E-A494-D7F9204A57D1}" destId="{EF24E627-4FAB-4B16-BA0F-FCE2CC25962F}" srcOrd="1" destOrd="0" presId="urn:microsoft.com/office/officeart/2005/8/layout/process5"/>
    <dgm:cxn modelId="{8D58B4D2-3B29-44EA-B5D5-6D306B2E7E20}" type="presOf" srcId="{96EFDB5E-2D78-4840-B4CE-EBA8E9E2A542}" destId="{619D1C7C-88D4-4F98-8FB3-180674F3A0FC}" srcOrd="0" destOrd="0" presId="urn:microsoft.com/office/officeart/2005/8/layout/process5"/>
    <dgm:cxn modelId="{626076A4-629A-4145-BAF2-9828357CA74A}" type="presOf" srcId="{13E2619A-2D8E-473F-9776-9CB370509E36}" destId="{D87914B9-9652-4DA7-BAA9-529D8D80F2A7}" srcOrd="1" destOrd="0" presId="urn:microsoft.com/office/officeart/2005/8/layout/process5"/>
    <dgm:cxn modelId="{B0135D91-6BD8-4809-A10B-5D3C5B18E03D}" srcId="{37F30FBF-A458-4362-A741-CE90E5D086DA}" destId="{0CD8F4F1-1AB7-41B3-90D1-ECD67FF06CE4}" srcOrd="8" destOrd="0" parTransId="{F2F755B6-33A6-4DEF-BB14-E4E5D84600E1}" sibTransId="{9F858458-3C5D-44E6-9C14-A5354CA38A20}"/>
    <dgm:cxn modelId="{FC1F649E-73B6-45C7-9AAC-037C1A1B4020}" type="presOf" srcId="{253C75DA-CABF-4E56-AA99-FDE24ABC7C2D}" destId="{63ADA4D9-0148-40D1-8209-21B7AA462984}" srcOrd="0" destOrd="0" presId="urn:microsoft.com/office/officeart/2005/8/layout/process5"/>
    <dgm:cxn modelId="{116FE2FA-C4B3-49AC-8C84-7719DAF508BE}" type="presOf" srcId="{73FCE5BD-5AFD-44D5-AD51-4492540878C5}" destId="{FA674E3D-D409-470E-9F9A-6070EB8159EB}" srcOrd="0" destOrd="0" presId="urn:microsoft.com/office/officeart/2005/8/layout/process5"/>
    <dgm:cxn modelId="{DF81A07C-109E-44E4-8EE9-561C267DF374}" type="presParOf" srcId="{2779E0FB-BC96-4507-8D55-0174A38E40FD}" destId="{303071E4-BB25-4213-8DE4-58F576D95B38}" srcOrd="0" destOrd="0" presId="urn:microsoft.com/office/officeart/2005/8/layout/process5"/>
    <dgm:cxn modelId="{41BEA549-829B-4C2F-91A0-0DEB869FCC97}" type="presParOf" srcId="{2779E0FB-BC96-4507-8D55-0174A38E40FD}" destId="{EAE4007A-0392-42FF-85F5-F6BF8E2D8FBF}" srcOrd="1" destOrd="0" presId="urn:microsoft.com/office/officeart/2005/8/layout/process5"/>
    <dgm:cxn modelId="{4219945E-1274-44E7-9673-A83C84BE9365}" type="presParOf" srcId="{EAE4007A-0392-42FF-85F5-F6BF8E2D8FBF}" destId="{D87914B9-9652-4DA7-BAA9-529D8D80F2A7}" srcOrd="0" destOrd="0" presId="urn:microsoft.com/office/officeart/2005/8/layout/process5"/>
    <dgm:cxn modelId="{0655623E-0E2C-44D5-A239-B780E38BCAC7}" type="presParOf" srcId="{2779E0FB-BC96-4507-8D55-0174A38E40FD}" destId="{86A60628-37C0-4C15-939E-3F81C03AEB70}" srcOrd="2" destOrd="0" presId="urn:microsoft.com/office/officeart/2005/8/layout/process5"/>
    <dgm:cxn modelId="{4A17D791-A3FA-464E-A1E0-83BD6A83CDAA}" type="presParOf" srcId="{2779E0FB-BC96-4507-8D55-0174A38E40FD}" destId="{12EF415B-0F7B-4022-810B-33D4B4580805}" srcOrd="3" destOrd="0" presId="urn:microsoft.com/office/officeart/2005/8/layout/process5"/>
    <dgm:cxn modelId="{63D60056-83AF-407C-9870-07DB18BE401B}" type="presParOf" srcId="{12EF415B-0F7B-4022-810B-33D4B4580805}" destId="{3CC5513A-1B59-4355-B5B9-AA92D1C5802A}" srcOrd="0" destOrd="0" presId="urn:microsoft.com/office/officeart/2005/8/layout/process5"/>
    <dgm:cxn modelId="{9FBC9F84-C3F3-4B4A-A572-62E2F1B7BE23}" type="presParOf" srcId="{2779E0FB-BC96-4507-8D55-0174A38E40FD}" destId="{619D1C7C-88D4-4F98-8FB3-180674F3A0FC}" srcOrd="4" destOrd="0" presId="urn:microsoft.com/office/officeart/2005/8/layout/process5"/>
    <dgm:cxn modelId="{857D4639-6370-4DBF-A613-3FD458D27307}" type="presParOf" srcId="{2779E0FB-BC96-4507-8D55-0174A38E40FD}" destId="{9312302E-3D3C-4A0E-B148-58FE4AABDE89}" srcOrd="5" destOrd="0" presId="urn:microsoft.com/office/officeart/2005/8/layout/process5"/>
    <dgm:cxn modelId="{437C77F0-C037-4397-947C-83469CDE9CA6}" type="presParOf" srcId="{9312302E-3D3C-4A0E-B148-58FE4AABDE89}" destId="{AB4792BD-446A-4A84-AA22-2B397B37BB40}" srcOrd="0" destOrd="0" presId="urn:microsoft.com/office/officeart/2005/8/layout/process5"/>
    <dgm:cxn modelId="{10B9C626-3326-4377-97B7-C981B10D7CF9}" type="presParOf" srcId="{2779E0FB-BC96-4507-8D55-0174A38E40FD}" destId="{FA674E3D-D409-470E-9F9A-6070EB8159EB}" srcOrd="6" destOrd="0" presId="urn:microsoft.com/office/officeart/2005/8/layout/process5"/>
    <dgm:cxn modelId="{FA1EFAA9-1168-4A0D-A47D-D5EF561BC08D}" type="presParOf" srcId="{2779E0FB-BC96-4507-8D55-0174A38E40FD}" destId="{80B09B6B-CDA7-4620-A341-BBDA50A5AEC4}" srcOrd="7" destOrd="0" presId="urn:microsoft.com/office/officeart/2005/8/layout/process5"/>
    <dgm:cxn modelId="{AC8A820E-C3E5-4C23-A3D4-494BDFB458D1}" type="presParOf" srcId="{80B09B6B-CDA7-4620-A341-BBDA50A5AEC4}" destId="{8AD472BD-C976-4CA6-BEFC-A4C0544B14A6}" srcOrd="0" destOrd="0" presId="urn:microsoft.com/office/officeart/2005/8/layout/process5"/>
    <dgm:cxn modelId="{A310861A-EA7C-4B40-88C9-6DDE54E0E9D3}" type="presParOf" srcId="{2779E0FB-BC96-4507-8D55-0174A38E40FD}" destId="{C49FDCB4-E58C-41E4-9927-F39A9AD7A754}" srcOrd="8" destOrd="0" presId="urn:microsoft.com/office/officeart/2005/8/layout/process5"/>
    <dgm:cxn modelId="{1F89A146-0DED-45C3-B2A8-B27BE05126D2}" type="presParOf" srcId="{2779E0FB-BC96-4507-8D55-0174A38E40FD}" destId="{C3369A00-18CC-4E77-B491-C0A285F91DC1}" srcOrd="9" destOrd="0" presId="urn:microsoft.com/office/officeart/2005/8/layout/process5"/>
    <dgm:cxn modelId="{D5915FA5-3ED8-4828-8CDD-65F6E62C7AAC}" type="presParOf" srcId="{C3369A00-18CC-4E77-B491-C0A285F91DC1}" destId="{EF24E627-4FAB-4B16-BA0F-FCE2CC25962F}" srcOrd="0" destOrd="0" presId="urn:microsoft.com/office/officeart/2005/8/layout/process5"/>
    <dgm:cxn modelId="{630C4C0E-FA5E-4763-BA40-7976608F8C2A}" type="presParOf" srcId="{2779E0FB-BC96-4507-8D55-0174A38E40FD}" destId="{5F0E18F4-C5BB-4167-949C-732D22535C93}" srcOrd="10" destOrd="0" presId="urn:microsoft.com/office/officeart/2005/8/layout/process5"/>
    <dgm:cxn modelId="{C98602D7-CF30-43A9-93AA-EA15E2C57467}" type="presParOf" srcId="{2779E0FB-BC96-4507-8D55-0174A38E40FD}" destId="{9A1EB578-281A-4871-A95A-22BBC4C78E80}" srcOrd="11" destOrd="0" presId="urn:microsoft.com/office/officeart/2005/8/layout/process5"/>
    <dgm:cxn modelId="{1902EDF2-8B9F-4850-A76F-906747EB2983}" type="presParOf" srcId="{9A1EB578-281A-4871-A95A-22BBC4C78E80}" destId="{5F460239-E2F3-48EE-AC63-009874ACCB8C}" srcOrd="0" destOrd="0" presId="urn:microsoft.com/office/officeart/2005/8/layout/process5"/>
    <dgm:cxn modelId="{B699DDA6-7C9F-46B0-822E-A745E1AD6278}" type="presParOf" srcId="{2779E0FB-BC96-4507-8D55-0174A38E40FD}" destId="{266EAA7B-A81F-4F0F-8184-6CD6D2796142}" srcOrd="12" destOrd="0" presId="urn:microsoft.com/office/officeart/2005/8/layout/process5"/>
    <dgm:cxn modelId="{44BC3B27-1207-4361-BF8C-2CB9E3CC02FF}" type="presParOf" srcId="{2779E0FB-BC96-4507-8D55-0174A38E40FD}" destId="{63ADA4D9-0148-40D1-8209-21B7AA462984}" srcOrd="13" destOrd="0" presId="urn:microsoft.com/office/officeart/2005/8/layout/process5"/>
    <dgm:cxn modelId="{66884B7B-B200-4B4B-878E-C9956EC9D9B8}" type="presParOf" srcId="{63ADA4D9-0148-40D1-8209-21B7AA462984}" destId="{7754FF13-876A-4183-85AD-2410DDF45D16}" srcOrd="0" destOrd="0" presId="urn:microsoft.com/office/officeart/2005/8/layout/process5"/>
    <dgm:cxn modelId="{09D159CA-6D92-4B3F-9FF2-928BE9989339}" type="presParOf" srcId="{2779E0FB-BC96-4507-8D55-0174A38E40FD}" destId="{03444A74-6E3D-4E0C-960C-2B03AA9E3CA3}" srcOrd="14" destOrd="0" presId="urn:microsoft.com/office/officeart/2005/8/layout/process5"/>
    <dgm:cxn modelId="{70977D7C-14B5-43BC-813F-EB4D9AFFD95D}" type="presParOf" srcId="{2779E0FB-BC96-4507-8D55-0174A38E40FD}" destId="{19F0DB5A-61BD-4AE0-9096-116C65F058FC}" srcOrd="15" destOrd="0" presId="urn:microsoft.com/office/officeart/2005/8/layout/process5"/>
    <dgm:cxn modelId="{0D80D8DC-D9B6-48EC-BAD9-5DB615493CB8}" type="presParOf" srcId="{19F0DB5A-61BD-4AE0-9096-116C65F058FC}" destId="{06C9CD96-319F-4100-9354-29B4B4C02F92}" srcOrd="0" destOrd="0" presId="urn:microsoft.com/office/officeart/2005/8/layout/process5"/>
    <dgm:cxn modelId="{0BED15E4-32E4-47B1-8409-F2BADC5308B8}" type="presParOf" srcId="{2779E0FB-BC96-4507-8D55-0174A38E40FD}" destId="{B2B5FA71-5577-4313-85B5-3449729010EA}" srcOrd="16" destOrd="0" presId="urn:microsoft.com/office/officeart/2005/8/layout/process5"/>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7F30FBF-A458-4362-A741-CE90E5D086DA}" type="doc">
      <dgm:prSet loTypeId="urn:microsoft.com/office/officeart/2005/8/layout/process5" loCatId="process" qsTypeId="urn:microsoft.com/office/officeart/2005/8/quickstyle/simple1" qsCatId="simple" csTypeId="urn:microsoft.com/office/officeart/2005/8/colors/colorful2" csCatId="colorful" phldr="1"/>
      <dgm:spPr/>
    </dgm:pt>
    <dgm:pt modelId="{9B07F88F-6C45-4568-9C6F-E6E769F41ED2}">
      <dgm:prSet phldrT="[Text]" custT="1"/>
      <dgm:spPr/>
      <dgm:t>
        <a:bodyPr/>
        <a:lstStyle/>
        <a:p>
          <a:r>
            <a:rPr lang="en-US" sz="800" b="1">
              <a:latin typeface="Arial" panose="020B0604020202020204" pitchFamily="34" charset="0"/>
              <a:cs typeface="Arial" panose="020B0604020202020204" pitchFamily="34" charset="0"/>
            </a:rPr>
            <a:t>Data Preparation</a:t>
          </a:r>
        </a:p>
        <a:p>
          <a:r>
            <a:rPr lang="en-US" sz="800" b="1" i="1">
              <a:latin typeface="Arial" panose="020B0604020202020204" pitchFamily="34" charset="0"/>
              <a:cs typeface="Arial" panose="020B0604020202020204" pitchFamily="34" charset="0"/>
            </a:rPr>
            <a:t>From development of PD Model</a:t>
          </a:r>
        </a:p>
      </dgm:t>
    </dgm:pt>
    <dgm:pt modelId="{B4B16C4F-2228-4566-9783-639A35792051}" type="parTrans" cxnId="{1B5CF819-FEC0-4AF1-864B-4AB3E19A434B}">
      <dgm:prSet/>
      <dgm:spPr/>
      <dgm:t>
        <a:bodyPr/>
        <a:lstStyle/>
        <a:p>
          <a:endParaRPr lang="en-US" sz="800" b="1">
            <a:latin typeface="Arial" panose="020B0604020202020204" pitchFamily="34" charset="0"/>
            <a:cs typeface="Arial" panose="020B0604020202020204" pitchFamily="34" charset="0"/>
          </a:endParaRPr>
        </a:p>
      </dgm:t>
    </dgm:pt>
    <dgm:pt modelId="{13E2619A-2D8E-473F-9776-9CB370509E36}" type="sibTrans" cxnId="{1B5CF819-FEC0-4AF1-864B-4AB3E19A434B}">
      <dgm:prSet custT="1"/>
      <dgm:spPr/>
      <dgm:t>
        <a:bodyPr/>
        <a:lstStyle/>
        <a:p>
          <a:endParaRPr lang="en-US" sz="800" b="1">
            <a:latin typeface="Arial" panose="020B0604020202020204" pitchFamily="34" charset="0"/>
            <a:cs typeface="Arial" panose="020B0604020202020204" pitchFamily="34" charset="0"/>
          </a:endParaRPr>
        </a:p>
      </dgm:t>
    </dgm:pt>
    <dgm:pt modelId="{96EFDB5E-2D78-4840-B4CE-EBA8E9E2A542}">
      <dgm:prSet phldrT="[Text]" custT="1"/>
      <dgm:spPr/>
      <dgm:t>
        <a:bodyPr/>
        <a:lstStyle/>
        <a:p>
          <a:r>
            <a:rPr lang="en-US" sz="800" b="1">
              <a:latin typeface="Arial" panose="020B0604020202020204" pitchFamily="34" charset="0"/>
              <a:cs typeface="Arial" panose="020B0604020202020204" pitchFamily="34" charset="0"/>
            </a:rPr>
            <a:t>Create multiple samples via bootstrapping</a:t>
          </a:r>
          <a:endParaRPr lang="en-US" sz="800" b="1" i="1">
            <a:latin typeface="Arial" panose="020B0604020202020204" pitchFamily="34" charset="0"/>
            <a:cs typeface="Arial" panose="020B0604020202020204" pitchFamily="34" charset="0"/>
          </a:endParaRPr>
        </a:p>
      </dgm:t>
    </dgm:pt>
    <dgm:pt modelId="{81265731-172F-4CA0-A2FC-DF25E95C09D8}" type="parTrans" cxnId="{A04B99BB-35A6-4EDC-A79B-5F83F801B4AB}">
      <dgm:prSet/>
      <dgm:spPr/>
      <dgm:t>
        <a:bodyPr/>
        <a:lstStyle/>
        <a:p>
          <a:endParaRPr lang="en-US" sz="800" b="1">
            <a:latin typeface="Arial" panose="020B0604020202020204" pitchFamily="34" charset="0"/>
            <a:cs typeface="Arial" panose="020B0604020202020204" pitchFamily="34" charset="0"/>
          </a:endParaRPr>
        </a:p>
      </dgm:t>
    </dgm:pt>
    <dgm:pt modelId="{325D9B81-B3D0-4E4A-9610-14D5850A8DA6}" type="sibTrans" cxnId="{A04B99BB-35A6-4EDC-A79B-5F83F801B4AB}">
      <dgm:prSet custT="1"/>
      <dgm:spPr/>
      <dgm:t>
        <a:bodyPr/>
        <a:lstStyle/>
        <a:p>
          <a:endParaRPr lang="en-US" sz="800" b="1">
            <a:latin typeface="Arial" panose="020B0604020202020204" pitchFamily="34" charset="0"/>
            <a:cs typeface="Arial" panose="020B0604020202020204" pitchFamily="34" charset="0"/>
          </a:endParaRPr>
        </a:p>
      </dgm:t>
    </dgm:pt>
    <dgm:pt modelId="{1148A9BE-DAF7-409A-9FBF-E15A94134E11}">
      <dgm:prSet custT="1"/>
      <dgm:spPr/>
      <dgm:t>
        <a:bodyPr/>
        <a:lstStyle/>
        <a:p>
          <a:r>
            <a:rPr lang="en-US" sz="800" b="1">
              <a:latin typeface="Arial" panose="020B0604020202020204" pitchFamily="34" charset="0"/>
              <a:cs typeface="Arial" panose="020B0604020202020204" pitchFamily="34" charset="0"/>
            </a:rPr>
            <a:t>Rating Downgrade criteria for each supermaster rating</a:t>
          </a:r>
        </a:p>
      </dgm:t>
    </dgm:pt>
    <dgm:pt modelId="{977FBBD4-544D-40C6-A827-67CB49556D84}" type="parTrans" cxnId="{5C70CC28-4506-4117-B2C2-36177A64F2A4}">
      <dgm:prSet/>
      <dgm:spPr/>
      <dgm:t>
        <a:bodyPr/>
        <a:lstStyle/>
        <a:p>
          <a:endParaRPr lang="en-US" sz="800" b="1">
            <a:latin typeface="Arial" panose="020B0604020202020204" pitchFamily="34" charset="0"/>
            <a:cs typeface="Arial" panose="020B0604020202020204" pitchFamily="34" charset="0"/>
          </a:endParaRPr>
        </a:p>
      </dgm:t>
    </dgm:pt>
    <dgm:pt modelId="{61C06C6D-2868-472E-A494-D7F9204A57D1}" type="sibTrans" cxnId="{5C70CC28-4506-4117-B2C2-36177A64F2A4}">
      <dgm:prSet custT="1"/>
      <dgm:spPr/>
      <dgm:t>
        <a:bodyPr/>
        <a:lstStyle/>
        <a:p>
          <a:endParaRPr lang="en-US" sz="800" b="1">
            <a:latin typeface="Arial" panose="020B0604020202020204" pitchFamily="34" charset="0"/>
            <a:cs typeface="Arial" panose="020B0604020202020204" pitchFamily="34" charset="0"/>
          </a:endParaRPr>
        </a:p>
      </dgm:t>
    </dgm:pt>
    <dgm:pt modelId="{73FCE5BD-5AFD-44D5-AD51-4492540878C5}">
      <dgm:prSet custT="1"/>
      <dgm:spPr/>
      <dgm:t>
        <a:bodyPr/>
        <a:lstStyle/>
        <a:p>
          <a:r>
            <a:rPr lang="en-US" sz="800" b="1">
              <a:latin typeface="Arial" panose="020B0604020202020204" pitchFamily="34" charset="0"/>
              <a:cs typeface="Arial" panose="020B0604020202020204" pitchFamily="34" charset="0"/>
            </a:rPr>
            <a:t>Observe the 75-85 pct rating migration of different samples and find the mode</a:t>
          </a:r>
        </a:p>
      </dgm:t>
    </dgm:pt>
    <dgm:pt modelId="{D8F0CA3A-1989-4DE3-BB2F-1AEAF05E1F5E}" type="parTrans" cxnId="{8F0E9E9C-0DFA-48FC-9E37-9B47174B480D}">
      <dgm:prSet/>
      <dgm:spPr/>
      <dgm:t>
        <a:bodyPr/>
        <a:lstStyle/>
        <a:p>
          <a:endParaRPr lang="en-US" sz="800" b="1">
            <a:latin typeface="Arial" panose="020B0604020202020204" pitchFamily="34" charset="0"/>
            <a:cs typeface="Arial" panose="020B0604020202020204" pitchFamily="34" charset="0"/>
          </a:endParaRPr>
        </a:p>
      </dgm:t>
    </dgm:pt>
    <dgm:pt modelId="{7353B614-0687-4FF9-AE01-A24C9298C241}" type="sibTrans" cxnId="{8F0E9E9C-0DFA-48FC-9E37-9B47174B480D}">
      <dgm:prSet custT="1"/>
      <dgm:spPr/>
      <dgm:t>
        <a:bodyPr/>
        <a:lstStyle/>
        <a:p>
          <a:endParaRPr lang="en-US" sz="800" b="1">
            <a:latin typeface="Arial" panose="020B0604020202020204" pitchFamily="34" charset="0"/>
            <a:cs typeface="Arial" panose="020B0604020202020204" pitchFamily="34" charset="0"/>
          </a:endParaRPr>
        </a:p>
      </dgm:t>
    </dgm:pt>
    <dgm:pt modelId="{F23C0D9A-7ED0-4494-96FA-887EE19CEA8E}">
      <dgm:prSet custT="1"/>
      <dgm:spPr/>
      <dgm:t>
        <a:bodyPr/>
        <a:lstStyle/>
        <a:p>
          <a:r>
            <a:rPr lang="en-US" sz="800" b="1">
              <a:latin typeface="Arial" panose="020B0604020202020204" pitchFamily="34" charset="0"/>
              <a:cs typeface="Arial" panose="020B0604020202020204" pitchFamily="34" charset="0"/>
            </a:rPr>
            <a:t>Observe the average rating in the portfolio</a:t>
          </a:r>
        </a:p>
      </dgm:t>
    </dgm:pt>
    <dgm:pt modelId="{19AFEC7E-0358-4478-88CE-FCD5D365B3F8}" type="parTrans" cxnId="{6642DFF9-FC10-46F1-96E1-9EBA55C59F13}">
      <dgm:prSet/>
      <dgm:spPr/>
      <dgm:t>
        <a:bodyPr/>
        <a:lstStyle/>
        <a:p>
          <a:endParaRPr lang="en-US" sz="800" b="1">
            <a:latin typeface="Arial" panose="020B0604020202020204" pitchFamily="34" charset="0"/>
            <a:cs typeface="Arial" panose="020B0604020202020204" pitchFamily="34" charset="0"/>
          </a:endParaRPr>
        </a:p>
      </dgm:t>
    </dgm:pt>
    <dgm:pt modelId="{1387C502-950E-4790-A7B8-D123CA7DE334}" type="sibTrans" cxnId="{6642DFF9-FC10-46F1-96E1-9EBA55C59F13}">
      <dgm:prSet custT="1"/>
      <dgm:spPr/>
      <dgm:t>
        <a:bodyPr/>
        <a:lstStyle/>
        <a:p>
          <a:endParaRPr lang="en-US" sz="800" b="1">
            <a:latin typeface="Arial" panose="020B0604020202020204" pitchFamily="34" charset="0"/>
            <a:cs typeface="Arial" panose="020B0604020202020204" pitchFamily="34" charset="0"/>
          </a:endParaRPr>
        </a:p>
      </dgm:t>
    </dgm:pt>
    <dgm:pt modelId="{CB41002D-150D-4C14-8474-137959607CAB}">
      <dgm:prSet custT="1"/>
      <dgm:spPr/>
      <dgm:t>
        <a:bodyPr/>
        <a:lstStyle/>
        <a:p>
          <a:r>
            <a:rPr lang="en-US" sz="800" b="1">
              <a:latin typeface="Arial" panose="020B0604020202020204" pitchFamily="34" charset="0"/>
              <a:cs typeface="Arial" panose="020B0604020202020204" pitchFamily="34" charset="0"/>
            </a:rPr>
            <a:t>High credit risk region for a portfolio</a:t>
          </a:r>
        </a:p>
      </dgm:t>
    </dgm:pt>
    <dgm:pt modelId="{5BD5A296-EDF7-4CCE-B730-2094953C7549}" type="parTrans" cxnId="{840C574B-6AB3-45A2-B336-D05582DC1FCE}">
      <dgm:prSet/>
      <dgm:spPr/>
      <dgm:t>
        <a:bodyPr/>
        <a:lstStyle/>
        <a:p>
          <a:endParaRPr lang="en-US" sz="800" b="1">
            <a:latin typeface="Arial" panose="020B0604020202020204" pitchFamily="34" charset="0"/>
            <a:cs typeface="Arial" panose="020B0604020202020204" pitchFamily="34" charset="0"/>
          </a:endParaRPr>
        </a:p>
      </dgm:t>
    </dgm:pt>
    <dgm:pt modelId="{F8C05C8B-6800-4585-926E-F247DAC97D2F}" type="sibTrans" cxnId="{840C574B-6AB3-45A2-B336-D05582DC1FCE}">
      <dgm:prSet/>
      <dgm:spPr/>
      <dgm:t>
        <a:bodyPr/>
        <a:lstStyle/>
        <a:p>
          <a:endParaRPr lang="en-US" sz="800" b="1">
            <a:latin typeface="Arial" panose="020B0604020202020204" pitchFamily="34" charset="0"/>
            <a:cs typeface="Arial" panose="020B0604020202020204" pitchFamily="34" charset="0"/>
          </a:endParaRPr>
        </a:p>
      </dgm:t>
    </dgm:pt>
    <dgm:pt modelId="{2779E0FB-BC96-4507-8D55-0174A38E40FD}" type="pres">
      <dgm:prSet presAssocID="{37F30FBF-A458-4362-A741-CE90E5D086DA}" presName="diagram" presStyleCnt="0">
        <dgm:presLayoutVars>
          <dgm:dir/>
          <dgm:resizeHandles val="exact"/>
        </dgm:presLayoutVars>
      </dgm:prSet>
      <dgm:spPr/>
    </dgm:pt>
    <dgm:pt modelId="{303071E4-BB25-4213-8DE4-58F576D95B38}" type="pres">
      <dgm:prSet presAssocID="{9B07F88F-6C45-4568-9C6F-E6E769F41ED2}" presName="node" presStyleLbl="node1" presStyleIdx="0" presStyleCnt="6">
        <dgm:presLayoutVars>
          <dgm:bulletEnabled val="1"/>
        </dgm:presLayoutVars>
      </dgm:prSet>
      <dgm:spPr/>
      <dgm:t>
        <a:bodyPr/>
        <a:lstStyle/>
        <a:p>
          <a:endParaRPr lang="th-TH"/>
        </a:p>
      </dgm:t>
    </dgm:pt>
    <dgm:pt modelId="{EAE4007A-0392-42FF-85F5-F6BF8E2D8FBF}" type="pres">
      <dgm:prSet presAssocID="{13E2619A-2D8E-473F-9776-9CB370509E36}" presName="sibTrans" presStyleLbl="sibTrans2D1" presStyleIdx="0" presStyleCnt="5"/>
      <dgm:spPr/>
      <dgm:t>
        <a:bodyPr/>
        <a:lstStyle/>
        <a:p>
          <a:endParaRPr lang="th-TH"/>
        </a:p>
      </dgm:t>
    </dgm:pt>
    <dgm:pt modelId="{D87914B9-9652-4DA7-BAA9-529D8D80F2A7}" type="pres">
      <dgm:prSet presAssocID="{13E2619A-2D8E-473F-9776-9CB370509E36}" presName="connectorText" presStyleLbl="sibTrans2D1" presStyleIdx="0" presStyleCnt="5"/>
      <dgm:spPr/>
      <dgm:t>
        <a:bodyPr/>
        <a:lstStyle/>
        <a:p>
          <a:endParaRPr lang="th-TH"/>
        </a:p>
      </dgm:t>
    </dgm:pt>
    <dgm:pt modelId="{619D1C7C-88D4-4F98-8FB3-180674F3A0FC}" type="pres">
      <dgm:prSet presAssocID="{96EFDB5E-2D78-4840-B4CE-EBA8E9E2A542}" presName="node" presStyleLbl="node1" presStyleIdx="1" presStyleCnt="6">
        <dgm:presLayoutVars>
          <dgm:bulletEnabled val="1"/>
        </dgm:presLayoutVars>
      </dgm:prSet>
      <dgm:spPr/>
      <dgm:t>
        <a:bodyPr/>
        <a:lstStyle/>
        <a:p>
          <a:endParaRPr lang="th-TH"/>
        </a:p>
      </dgm:t>
    </dgm:pt>
    <dgm:pt modelId="{9312302E-3D3C-4A0E-B148-58FE4AABDE89}" type="pres">
      <dgm:prSet presAssocID="{325D9B81-B3D0-4E4A-9610-14D5850A8DA6}" presName="sibTrans" presStyleLbl="sibTrans2D1" presStyleIdx="1" presStyleCnt="5"/>
      <dgm:spPr/>
      <dgm:t>
        <a:bodyPr/>
        <a:lstStyle/>
        <a:p>
          <a:endParaRPr lang="th-TH"/>
        </a:p>
      </dgm:t>
    </dgm:pt>
    <dgm:pt modelId="{AB4792BD-446A-4A84-AA22-2B397B37BB40}" type="pres">
      <dgm:prSet presAssocID="{325D9B81-B3D0-4E4A-9610-14D5850A8DA6}" presName="connectorText" presStyleLbl="sibTrans2D1" presStyleIdx="1" presStyleCnt="5"/>
      <dgm:spPr/>
      <dgm:t>
        <a:bodyPr/>
        <a:lstStyle/>
        <a:p>
          <a:endParaRPr lang="th-TH"/>
        </a:p>
      </dgm:t>
    </dgm:pt>
    <dgm:pt modelId="{FA674E3D-D409-470E-9F9A-6070EB8159EB}" type="pres">
      <dgm:prSet presAssocID="{73FCE5BD-5AFD-44D5-AD51-4492540878C5}" presName="node" presStyleLbl="node1" presStyleIdx="2" presStyleCnt="6">
        <dgm:presLayoutVars>
          <dgm:bulletEnabled val="1"/>
        </dgm:presLayoutVars>
      </dgm:prSet>
      <dgm:spPr/>
      <dgm:t>
        <a:bodyPr/>
        <a:lstStyle/>
        <a:p>
          <a:endParaRPr lang="th-TH"/>
        </a:p>
      </dgm:t>
    </dgm:pt>
    <dgm:pt modelId="{80B09B6B-CDA7-4620-A341-BBDA50A5AEC4}" type="pres">
      <dgm:prSet presAssocID="{7353B614-0687-4FF9-AE01-A24C9298C241}" presName="sibTrans" presStyleLbl="sibTrans2D1" presStyleIdx="2" presStyleCnt="5"/>
      <dgm:spPr/>
      <dgm:t>
        <a:bodyPr/>
        <a:lstStyle/>
        <a:p>
          <a:endParaRPr lang="th-TH"/>
        </a:p>
      </dgm:t>
    </dgm:pt>
    <dgm:pt modelId="{8AD472BD-C976-4CA6-BEFC-A4C0544B14A6}" type="pres">
      <dgm:prSet presAssocID="{7353B614-0687-4FF9-AE01-A24C9298C241}" presName="connectorText" presStyleLbl="sibTrans2D1" presStyleIdx="2" presStyleCnt="5"/>
      <dgm:spPr/>
      <dgm:t>
        <a:bodyPr/>
        <a:lstStyle/>
        <a:p>
          <a:endParaRPr lang="th-TH"/>
        </a:p>
      </dgm:t>
    </dgm:pt>
    <dgm:pt modelId="{C49FDCB4-E58C-41E4-9927-F39A9AD7A754}" type="pres">
      <dgm:prSet presAssocID="{1148A9BE-DAF7-409A-9FBF-E15A94134E11}" presName="node" presStyleLbl="node1" presStyleIdx="3" presStyleCnt="6">
        <dgm:presLayoutVars>
          <dgm:bulletEnabled val="1"/>
        </dgm:presLayoutVars>
      </dgm:prSet>
      <dgm:spPr/>
      <dgm:t>
        <a:bodyPr/>
        <a:lstStyle/>
        <a:p>
          <a:endParaRPr lang="th-TH"/>
        </a:p>
      </dgm:t>
    </dgm:pt>
    <dgm:pt modelId="{C3369A00-18CC-4E77-B491-C0A285F91DC1}" type="pres">
      <dgm:prSet presAssocID="{61C06C6D-2868-472E-A494-D7F9204A57D1}" presName="sibTrans" presStyleLbl="sibTrans2D1" presStyleIdx="3" presStyleCnt="5"/>
      <dgm:spPr/>
      <dgm:t>
        <a:bodyPr/>
        <a:lstStyle/>
        <a:p>
          <a:endParaRPr lang="th-TH"/>
        </a:p>
      </dgm:t>
    </dgm:pt>
    <dgm:pt modelId="{EF24E627-4FAB-4B16-BA0F-FCE2CC25962F}" type="pres">
      <dgm:prSet presAssocID="{61C06C6D-2868-472E-A494-D7F9204A57D1}" presName="connectorText" presStyleLbl="sibTrans2D1" presStyleIdx="3" presStyleCnt="5"/>
      <dgm:spPr/>
      <dgm:t>
        <a:bodyPr/>
        <a:lstStyle/>
        <a:p>
          <a:endParaRPr lang="th-TH"/>
        </a:p>
      </dgm:t>
    </dgm:pt>
    <dgm:pt modelId="{04769E2B-44CB-4798-B7B7-1D6AE46AD97B}" type="pres">
      <dgm:prSet presAssocID="{F23C0D9A-7ED0-4494-96FA-887EE19CEA8E}" presName="node" presStyleLbl="node1" presStyleIdx="4" presStyleCnt="6">
        <dgm:presLayoutVars>
          <dgm:bulletEnabled val="1"/>
        </dgm:presLayoutVars>
      </dgm:prSet>
      <dgm:spPr/>
      <dgm:t>
        <a:bodyPr/>
        <a:lstStyle/>
        <a:p>
          <a:endParaRPr lang="th-TH"/>
        </a:p>
      </dgm:t>
    </dgm:pt>
    <dgm:pt modelId="{FEFC62CF-4B67-4306-AF6A-70956393CE85}" type="pres">
      <dgm:prSet presAssocID="{1387C502-950E-4790-A7B8-D123CA7DE334}" presName="sibTrans" presStyleLbl="sibTrans2D1" presStyleIdx="4" presStyleCnt="5"/>
      <dgm:spPr/>
      <dgm:t>
        <a:bodyPr/>
        <a:lstStyle/>
        <a:p>
          <a:endParaRPr lang="th-TH"/>
        </a:p>
      </dgm:t>
    </dgm:pt>
    <dgm:pt modelId="{E29C3351-3707-4A80-9A0E-325EB178E0F0}" type="pres">
      <dgm:prSet presAssocID="{1387C502-950E-4790-A7B8-D123CA7DE334}" presName="connectorText" presStyleLbl="sibTrans2D1" presStyleIdx="4" presStyleCnt="5"/>
      <dgm:spPr/>
      <dgm:t>
        <a:bodyPr/>
        <a:lstStyle/>
        <a:p>
          <a:endParaRPr lang="th-TH"/>
        </a:p>
      </dgm:t>
    </dgm:pt>
    <dgm:pt modelId="{9956769C-2C7A-48AD-8015-7D7D52CA78FB}" type="pres">
      <dgm:prSet presAssocID="{CB41002D-150D-4C14-8474-137959607CAB}" presName="node" presStyleLbl="node1" presStyleIdx="5" presStyleCnt="6">
        <dgm:presLayoutVars>
          <dgm:bulletEnabled val="1"/>
        </dgm:presLayoutVars>
      </dgm:prSet>
      <dgm:spPr/>
      <dgm:t>
        <a:bodyPr/>
        <a:lstStyle/>
        <a:p>
          <a:endParaRPr lang="th-TH"/>
        </a:p>
      </dgm:t>
    </dgm:pt>
  </dgm:ptLst>
  <dgm:cxnLst>
    <dgm:cxn modelId="{5C70CC28-4506-4117-B2C2-36177A64F2A4}" srcId="{37F30FBF-A458-4362-A741-CE90E5D086DA}" destId="{1148A9BE-DAF7-409A-9FBF-E15A94134E11}" srcOrd="3" destOrd="0" parTransId="{977FBBD4-544D-40C6-A827-67CB49556D84}" sibTransId="{61C06C6D-2868-472E-A494-D7F9204A57D1}"/>
    <dgm:cxn modelId="{C21E62D2-ECDB-487D-9A4C-2FBF2B226D61}" type="presOf" srcId="{325D9B81-B3D0-4E4A-9610-14D5850A8DA6}" destId="{AB4792BD-446A-4A84-AA22-2B397B37BB40}" srcOrd="1" destOrd="0" presId="urn:microsoft.com/office/officeart/2005/8/layout/process5"/>
    <dgm:cxn modelId="{840C574B-6AB3-45A2-B336-D05582DC1FCE}" srcId="{37F30FBF-A458-4362-A741-CE90E5D086DA}" destId="{CB41002D-150D-4C14-8474-137959607CAB}" srcOrd="5" destOrd="0" parTransId="{5BD5A296-EDF7-4CCE-B730-2094953C7549}" sibTransId="{F8C05C8B-6800-4585-926E-F247DAC97D2F}"/>
    <dgm:cxn modelId="{60F030B0-733F-41F9-A148-4795332D4BC2}" type="presOf" srcId="{325D9B81-B3D0-4E4A-9610-14D5850A8DA6}" destId="{9312302E-3D3C-4A0E-B148-58FE4AABDE89}" srcOrd="0" destOrd="0" presId="urn:microsoft.com/office/officeart/2005/8/layout/process5"/>
    <dgm:cxn modelId="{E44A668B-84E2-49E4-B5F1-149251B5AB07}" type="presOf" srcId="{13E2619A-2D8E-473F-9776-9CB370509E36}" destId="{EAE4007A-0392-42FF-85F5-F6BF8E2D8FBF}" srcOrd="0" destOrd="0" presId="urn:microsoft.com/office/officeart/2005/8/layout/process5"/>
    <dgm:cxn modelId="{A04B99BB-35A6-4EDC-A79B-5F83F801B4AB}" srcId="{37F30FBF-A458-4362-A741-CE90E5D086DA}" destId="{96EFDB5E-2D78-4840-B4CE-EBA8E9E2A542}" srcOrd="1" destOrd="0" parTransId="{81265731-172F-4CA0-A2FC-DF25E95C09D8}" sibTransId="{325D9B81-B3D0-4E4A-9610-14D5850A8DA6}"/>
    <dgm:cxn modelId="{3393EC62-D3CB-4EAB-88FB-CBB2E7BA4183}" type="presOf" srcId="{1387C502-950E-4790-A7B8-D123CA7DE334}" destId="{E29C3351-3707-4A80-9A0E-325EB178E0F0}" srcOrd="1" destOrd="0" presId="urn:microsoft.com/office/officeart/2005/8/layout/process5"/>
    <dgm:cxn modelId="{1F037737-65FB-46D5-A830-6AF1156F2BBB}" type="presOf" srcId="{CB41002D-150D-4C14-8474-137959607CAB}" destId="{9956769C-2C7A-48AD-8015-7D7D52CA78FB}" srcOrd="0" destOrd="0" presId="urn:microsoft.com/office/officeart/2005/8/layout/process5"/>
    <dgm:cxn modelId="{8F0E9E9C-0DFA-48FC-9E37-9B47174B480D}" srcId="{37F30FBF-A458-4362-A741-CE90E5D086DA}" destId="{73FCE5BD-5AFD-44D5-AD51-4492540878C5}" srcOrd="2" destOrd="0" parTransId="{D8F0CA3A-1989-4DE3-BB2F-1AEAF05E1F5E}" sibTransId="{7353B614-0687-4FF9-AE01-A24C9298C241}"/>
    <dgm:cxn modelId="{A2178141-5933-4145-ACB8-8E464C93E47B}" type="presOf" srcId="{1387C502-950E-4790-A7B8-D123CA7DE334}" destId="{FEFC62CF-4B67-4306-AF6A-70956393CE85}" srcOrd="0" destOrd="0" presId="urn:microsoft.com/office/officeart/2005/8/layout/process5"/>
    <dgm:cxn modelId="{49169E4F-FAEF-407A-9F95-59476A253E6D}" type="presOf" srcId="{F23C0D9A-7ED0-4494-96FA-887EE19CEA8E}" destId="{04769E2B-44CB-4798-B7B7-1D6AE46AD97B}" srcOrd="0" destOrd="0" presId="urn:microsoft.com/office/officeart/2005/8/layout/process5"/>
    <dgm:cxn modelId="{F77E5776-DC8E-48CB-805F-7A8846BCCAB4}" type="presOf" srcId="{73FCE5BD-5AFD-44D5-AD51-4492540878C5}" destId="{FA674E3D-D409-470E-9F9A-6070EB8159EB}" srcOrd="0" destOrd="0" presId="urn:microsoft.com/office/officeart/2005/8/layout/process5"/>
    <dgm:cxn modelId="{B8586B2D-60A7-4FE6-8D0A-FFA6DE93A862}" type="presOf" srcId="{1148A9BE-DAF7-409A-9FBF-E15A94134E11}" destId="{C49FDCB4-E58C-41E4-9927-F39A9AD7A754}" srcOrd="0" destOrd="0" presId="urn:microsoft.com/office/officeart/2005/8/layout/process5"/>
    <dgm:cxn modelId="{8CB32CCF-A2E0-48A4-B1BF-423E52DE28F0}" type="presOf" srcId="{96EFDB5E-2D78-4840-B4CE-EBA8E9E2A542}" destId="{619D1C7C-88D4-4F98-8FB3-180674F3A0FC}" srcOrd="0" destOrd="0" presId="urn:microsoft.com/office/officeart/2005/8/layout/process5"/>
    <dgm:cxn modelId="{1B5CF819-FEC0-4AF1-864B-4AB3E19A434B}" srcId="{37F30FBF-A458-4362-A741-CE90E5D086DA}" destId="{9B07F88F-6C45-4568-9C6F-E6E769F41ED2}" srcOrd="0" destOrd="0" parTransId="{B4B16C4F-2228-4566-9783-639A35792051}" sibTransId="{13E2619A-2D8E-473F-9776-9CB370509E36}"/>
    <dgm:cxn modelId="{4936DE9B-5517-445C-86D6-4AF4A0D1D320}" type="presOf" srcId="{13E2619A-2D8E-473F-9776-9CB370509E36}" destId="{D87914B9-9652-4DA7-BAA9-529D8D80F2A7}" srcOrd="1" destOrd="0" presId="urn:microsoft.com/office/officeart/2005/8/layout/process5"/>
    <dgm:cxn modelId="{59FCCB5B-4A18-49EC-A2AD-3D2D9B4DB5BE}" type="presOf" srcId="{7353B614-0687-4FF9-AE01-A24C9298C241}" destId="{8AD472BD-C976-4CA6-BEFC-A4C0544B14A6}" srcOrd="1" destOrd="0" presId="urn:microsoft.com/office/officeart/2005/8/layout/process5"/>
    <dgm:cxn modelId="{CEE198C5-9228-4DD5-BC81-0F8E858AD2D2}" type="presOf" srcId="{7353B614-0687-4FF9-AE01-A24C9298C241}" destId="{80B09B6B-CDA7-4620-A341-BBDA50A5AEC4}" srcOrd="0" destOrd="0" presId="urn:microsoft.com/office/officeart/2005/8/layout/process5"/>
    <dgm:cxn modelId="{6642DFF9-FC10-46F1-96E1-9EBA55C59F13}" srcId="{37F30FBF-A458-4362-A741-CE90E5D086DA}" destId="{F23C0D9A-7ED0-4494-96FA-887EE19CEA8E}" srcOrd="4" destOrd="0" parTransId="{19AFEC7E-0358-4478-88CE-FCD5D365B3F8}" sibTransId="{1387C502-950E-4790-A7B8-D123CA7DE334}"/>
    <dgm:cxn modelId="{3EA04AB7-4CE9-4559-A5A2-39EAC7E1B4F2}" type="presOf" srcId="{61C06C6D-2868-472E-A494-D7F9204A57D1}" destId="{EF24E627-4FAB-4B16-BA0F-FCE2CC25962F}" srcOrd="1" destOrd="0" presId="urn:microsoft.com/office/officeart/2005/8/layout/process5"/>
    <dgm:cxn modelId="{BF422C67-A63B-4BF5-BDE3-E02CEF74999E}" type="presOf" srcId="{61C06C6D-2868-472E-A494-D7F9204A57D1}" destId="{C3369A00-18CC-4E77-B491-C0A285F91DC1}" srcOrd="0" destOrd="0" presId="urn:microsoft.com/office/officeart/2005/8/layout/process5"/>
    <dgm:cxn modelId="{47836703-42FD-4CDF-B580-057D9F57DAD3}" type="presOf" srcId="{37F30FBF-A458-4362-A741-CE90E5D086DA}" destId="{2779E0FB-BC96-4507-8D55-0174A38E40FD}" srcOrd="0" destOrd="0" presId="urn:microsoft.com/office/officeart/2005/8/layout/process5"/>
    <dgm:cxn modelId="{D4F1936F-E0AA-4225-9E1C-F29F9D34B8DF}" type="presOf" srcId="{9B07F88F-6C45-4568-9C6F-E6E769F41ED2}" destId="{303071E4-BB25-4213-8DE4-58F576D95B38}" srcOrd="0" destOrd="0" presId="urn:microsoft.com/office/officeart/2005/8/layout/process5"/>
    <dgm:cxn modelId="{8245FBA3-F644-40C1-981E-9EE8E0C3B69F}" type="presParOf" srcId="{2779E0FB-BC96-4507-8D55-0174A38E40FD}" destId="{303071E4-BB25-4213-8DE4-58F576D95B38}" srcOrd="0" destOrd="0" presId="urn:microsoft.com/office/officeart/2005/8/layout/process5"/>
    <dgm:cxn modelId="{556F39CE-DF0D-4766-A81D-868D935A2332}" type="presParOf" srcId="{2779E0FB-BC96-4507-8D55-0174A38E40FD}" destId="{EAE4007A-0392-42FF-85F5-F6BF8E2D8FBF}" srcOrd="1" destOrd="0" presId="urn:microsoft.com/office/officeart/2005/8/layout/process5"/>
    <dgm:cxn modelId="{77705D21-EFD0-4EAE-A24A-A80A19445454}" type="presParOf" srcId="{EAE4007A-0392-42FF-85F5-F6BF8E2D8FBF}" destId="{D87914B9-9652-4DA7-BAA9-529D8D80F2A7}" srcOrd="0" destOrd="0" presId="urn:microsoft.com/office/officeart/2005/8/layout/process5"/>
    <dgm:cxn modelId="{90D4ECF2-F240-4406-A9C4-E657935E4BB1}" type="presParOf" srcId="{2779E0FB-BC96-4507-8D55-0174A38E40FD}" destId="{619D1C7C-88D4-4F98-8FB3-180674F3A0FC}" srcOrd="2" destOrd="0" presId="urn:microsoft.com/office/officeart/2005/8/layout/process5"/>
    <dgm:cxn modelId="{1157B31C-4C8F-44EC-A463-0268F5FF90AD}" type="presParOf" srcId="{2779E0FB-BC96-4507-8D55-0174A38E40FD}" destId="{9312302E-3D3C-4A0E-B148-58FE4AABDE89}" srcOrd="3" destOrd="0" presId="urn:microsoft.com/office/officeart/2005/8/layout/process5"/>
    <dgm:cxn modelId="{3C220C2E-E2EE-4D5C-9695-23BFABBB3615}" type="presParOf" srcId="{9312302E-3D3C-4A0E-B148-58FE4AABDE89}" destId="{AB4792BD-446A-4A84-AA22-2B397B37BB40}" srcOrd="0" destOrd="0" presId="urn:microsoft.com/office/officeart/2005/8/layout/process5"/>
    <dgm:cxn modelId="{4E0A4BC8-12FC-47DC-A9EF-A84563841D42}" type="presParOf" srcId="{2779E0FB-BC96-4507-8D55-0174A38E40FD}" destId="{FA674E3D-D409-470E-9F9A-6070EB8159EB}" srcOrd="4" destOrd="0" presId="urn:microsoft.com/office/officeart/2005/8/layout/process5"/>
    <dgm:cxn modelId="{73AAC9C2-2DA6-4B88-96CC-7B22F52D56E9}" type="presParOf" srcId="{2779E0FB-BC96-4507-8D55-0174A38E40FD}" destId="{80B09B6B-CDA7-4620-A341-BBDA50A5AEC4}" srcOrd="5" destOrd="0" presId="urn:microsoft.com/office/officeart/2005/8/layout/process5"/>
    <dgm:cxn modelId="{D69A9222-7496-41FB-9F63-2995F931257E}" type="presParOf" srcId="{80B09B6B-CDA7-4620-A341-BBDA50A5AEC4}" destId="{8AD472BD-C976-4CA6-BEFC-A4C0544B14A6}" srcOrd="0" destOrd="0" presId="urn:microsoft.com/office/officeart/2005/8/layout/process5"/>
    <dgm:cxn modelId="{455515E3-50D1-419D-9F65-5542573FEDA3}" type="presParOf" srcId="{2779E0FB-BC96-4507-8D55-0174A38E40FD}" destId="{C49FDCB4-E58C-41E4-9927-F39A9AD7A754}" srcOrd="6" destOrd="0" presId="urn:microsoft.com/office/officeart/2005/8/layout/process5"/>
    <dgm:cxn modelId="{04A722A7-0134-4E2C-9433-2EC8A00C3585}" type="presParOf" srcId="{2779E0FB-BC96-4507-8D55-0174A38E40FD}" destId="{C3369A00-18CC-4E77-B491-C0A285F91DC1}" srcOrd="7" destOrd="0" presId="urn:microsoft.com/office/officeart/2005/8/layout/process5"/>
    <dgm:cxn modelId="{44E04D92-C9DB-41E5-A95F-DE4F3DE43CB4}" type="presParOf" srcId="{C3369A00-18CC-4E77-B491-C0A285F91DC1}" destId="{EF24E627-4FAB-4B16-BA0F-FCE2CC25962F}" srcOrd="0" destOrd="0" presId="urn:microsoft.com/office/officeart/2005/8/layout/process5"/>
    <dgm:cxn modelId="{A2C593FB-203F-47E1-A87C-AE3D22CD956D}" type="presParOf" srcId="{2779E0FB-BC96-4507-8D55-0174A38E40FD}" destId="{04769E2B-44CB-4798-B7B7-1D6AE46AD97B}" srcOrd="8" destOrd="0" presId="urn:microsoft.com/office/officeart/2005/8/layout/process5"/>
    <dgm:cxn modelId="{0046E91B-70F4-4ABB-8725-E291F70D40DF}" type="presParOf" srcId="{2779E0FB-BC96-4507-8D55-0174A38E40FD}" destId="{FEFC62CF-4B67-4306-AF6A-70956393CE85}" srcOrd="9" destOrd="0" presId="urn:microsoft.com/office/officeart/2005/8/layout/process5"/>
    <dgm:cxn modelId="{D9CF532C-243F-484D-8EFD-1038628A82A1}" type="presParOf" srcId="{FEFC62CF-4B67-4306-AF6A-70956393CE85}" destId="{E29C3351-3707-4A80-9A0E-325EB178E0F0}" srcOrd="0" destOrd="0" presId="urn:microsoft.com/office/officeart/2005/8/layout/process5"/>
    <dgm:cxn modelId="{80266B8B-251E-44DE-AA3A-A8BA1959FC65}" type="presParOf" srcId="{2779E0FB-BC96-4507-8D55-0174A38E40FD}" destId="{9956769C-2C7A-48AD-8015-7D7D52CA78FB}" srcOrd="10" destOrd="0" presId="urn:microsoft.com/office/officeart/2005/8/layout/process5"/>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03071E4-BB25-4213-8DE4-58F576D95B38}">
      <dsp:nvSpPr>
        <dsp:cNvPr id="0" name=""/>
        <dsp:cNvSpPr/>
      </dsp:nvSpPr>
      <dsp:spPr>
        <a:xfrm>
          <a:off x="329773" y="714"/>
          <a:ext cx="731341" cy="438804"/>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Data Preparation</a:t>
          </a:r>
        </a:p>
        <a:p>
          <a:pPr lvl="0" algn="ctr" defTabSz="355600">
            <a:lnSpc>
              <a:spcPct val="90000"/>
            </a:lnSpc>
            <a:spcBef>
              <a:spcPct val="0"/>
            </a:spcBef>
            <a:spcAft>
              <a:spcPct val="35000"/>
            </a:spcAft>
          </a:pPr>
          <a:r>
            <a:rPr lang="en-US" sz="600" i="1" kern="1200">
              <a:latin typeface="Arial" panose="020B0604020202020204" pitchFamily="34" charset="0"/>
              <a:cs typeface="Arial" panose="020B0604020202020204" pitchFamily="34" charset="0"/>
            </a:rPr>
            <a:t>Data collection &amp; cleansing</a:t>
          </a:r>
        </a:p>
      </dsp:txBody>
      <dsp:txXfrm>
        <a:off x="342625" y="13566"/>
        <a:ext cx="705637" cy="413100"/>
      </dsp:txXfrm>
    </dsp:sp>
    <dsp:sp modelId="{EAE4007A-0392-42FF-85F5-F6BF8E2D8FBF}">
      <dsp:nvSpPr>
        <dsp:cNvPr id="0" name=""/>
        <dsp:cNvSpPr/>
      </dsp:nvSpPr>
      <dsp:spPr>
        <a:xfrm>
          <a:off x="1125472" y="129430"/>
          <a:ext cx="155044" cy="181372"/>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latin typeface="Arial" panose="020B0604020202020204" pitchFamily="34" charset="0"/>
            <a:cs typeface="Arial" panose="020B0604020202020204" pitchFamily="34" charset="0"/>
          </a:endParaRPr>
        </a:p>
      </dsp:txBody>
      <dsp:txXfrm>
        <a:off x="1125472" y="165704"/>
        <a:ext cx="108531" cy="108824"/>
      </dsp:txXfrm>
    </dsp:sp>
    <dsp:sp modelId="{86A60628-37C0-4C15-939E-3F81C03AEB70}">
      <dsp:nvSpPr>
        <dsp:cNvPr id="0" name=""/>
        <dsp:cNvSpPr/>
      </dsp:nvSpPr>
      <dsp:spPr>
        <a:xfrm>
          <a:off x="1353651" y="714"/>
          <a:ext cx="731341" cy="438804"/>
        </a:xfrm>
        <a:prstGeom prst="roundRect">
          <a:avLst>
            <a:gd name="adj" fmla="val 10000"/>
          </a:avLst>
        </a:prstGeom>
        <a:solidFill>
          <a:schemeClr val="accent2">
            <a:hueOff val="-181920"/>
            <a:satOff val="-10491"/>
            <a:lumOff val="107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Development Sample Design</a:t>
          </a:r>
        </a:p>
        <a:p>
          <a:pPr lvl="0" algn="ctr" defTabSz="355600">
            <a:lnSpc>
              <a:spcPct val="90000"/>
            </a:lnSpc>
            <a:spcBef>
              <a:spcPct val="0"/>
            </a:spcBef>
            <a:spcAft>
              <a:spcPct val="35000"/>
            </a:spcAft>
          </a:pPr>
          <a:r>
            <a:rPr lang="en-US" sz="600" b="0" i="1" kern="1200">
              <a:latin typeface="Arial" panose="020B0604020202020204" pitchFamily="34" charset="0"/>
              <a:cs typeface="Arial" panose="020B0604020202020204" pitchFamily="34" charset="0"/>
            </a:rPr>
            <a:t>Observation &amp; Performance Period</a:t>
          </a:r>
        </a:p>
      </dsp:txBody>
      <dsp:txXfrm>
        <a:off x="1366503" y="13566"/>
        <a:ext cx="705637" cy="413100"/>
      </dsp:txXfrm>
    </dsp:sp>
    <dsp:sp modelId="{12EF415B-0F7B-4022-810B-33D4B4580805}">
      <dsp:nvSpPr>
        <dsp:cNvPr id="0" name=""/>
        <dsp:cNvSpPr/>
      </dsp:nvSpPr>
      <dsp:spPr>
        <a:xfrm>
          <a:off x="2149350" y="129430"/>
          <a:ext cx="155044" cy="181372"/>
        </a:xfrm>
        <a:prstGeom prst="rightArrow">
          <a:avLst>
            <a:gd name="adj1" fmla="val 60000"/>
            <a:gd name="adj2" fmla="val 50000"/>
          </a:avLst>
        </a:prstGeom>
        <a:solidFill>
          <a:schemeClr val="accent2">
            <a:hueOff val="-207909"/>
            <a:satOff val="-11990"/>
            <a:lumOff val="123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latin typeface="Arial" panose="020B0604020202020204" pitchFamily="34" charset="0"/>
            <a:cs typeface="Arial" panose="020B0604020202020204" pitchFamily="34" charset="0"/>
          </a:endParaRPr>
        </a:p>
      </dsp:txBody>
      <dsp:txXfrm>
        <a:off x="2149350" y="165704"/>
        <a:ext cx="108531" cy="108824"/>
      </dsp:txXfrm>
    </dsp:sp>
    <dsp:sp modelId="{619D1C7C-88D4-4F98-8FB3-180674F3A0FC}">
      <dsp:nvSpPr>
        <dsp:cNvPr id="0" name=""/>
        <dsp:cNvSpPr/>
      </dsp:nvSpPr>
      <dsp:spPr>
        <a:xfrm>
          <a:off x="2377529" y="714"/>
          <a:ext cx="731341" cy="438804"/>
        </a:xfrm>
        <a:prstGeom prst="roundRect">
          <a:avLst>
            <a:gd name="adj" fmla="val 10000"/>
          </a:avLst>
        </a:prstGeom>
        <a:solidFill>
          <a:schemeClr val="accent2">
            <a:hueOff val="-363841"/>
            <a:satOff val="-20982"/>
            <a:lumOff val="215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Construct Supermaster Rating</a:t>
          </a:r>
        </a:p>
        <a:p>
          <a:pPr lvl="0" algn="ctr" defTabSz="355600">
            <a:lnSpc>
              <a:spcPct val="90000"/>
            </a:lnSpc>
            <a:spcBef>
              <a:spcPct val="0"/>
            </a:spcBef>
            <a:spcAft>
              <a:spcPct val="35000"/>
            </a:spcAft>
          </a:pPr>
          <a:r>
            <a:rPr lang="en-US" sz="600" b="0" i="1" kern="1200">
              <a:latin typeface="Arial" panose="020B0604020202020204" pitchFamily="34" charset="0"/>
              <a:cs typeface="Arial" panose="020B0604020202020204" pitchFamily="34" charset="0"/>
            </a:rPr>
            <a:t>Rating based on 1Y TTC PD</a:t>
          </a:r>
        </a:p>
      </dsp:txBody>
      <dsp:txXfrm>
        <a:off x="2390381" y="13566"/>
        <a:ext cx="705637" cy="413100"/>
      </dsp:txXfrm>
    </dsp:sp>
    <dsp:sp modelId="{9312302E-3D3C-4A0E-B148-58FE4AABDE89}">
      <dsp:nvSpPr>
        <dsp:cNvPr id="0" name=""/>
        <dsp:cNvSpPr/>
      </dsp:nvSpPr>
      <dsp:spPr>
        <a:xfrm>
          <a:off x="3173228" y="129430"/>
          <a:ext cx="155044" cy="181372"/>
        </a:xfrm>
        <a:prstGeom prst="rightArrow">
          <a:avLst>
            <a:gd name="adj1" fmla="val 60000"/>
            <a:gd name="adj2" fmla="val 50000"/>
          </a:avLst>
        </a:prstGeom>
        <a:solidFill>
          <a:schemeClr val="accent2">
            <a:hueOff val="-415818"/>
            <a:satOff val="-23979"/>
            <a:lumOff val="246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latin typeface="Arial" panose="020B0604020202020204" pitchFamily="34" charset="0"/>
            <a:cs typeface="Arial" panose="020B0604020202020204" pitchFamily="34" charset="0"/>
          </a:endParaRPr>
        </a:p>
      </dsp:txBody>
      <dsp:txXfrm>
        <a:off x="3173228" y="165704"/>
        <a:ext cx="108531" cy="108824"/>
      </dsp:txXfrm>
    </dsp:sp>
    <dsp:sp modelId="{FA674E3D-D409-470E-9F9A-6070EB8159EB}">
      <dsp:nvSpPr>
        <dsp:cNvPr id="0" name=""/>
        <dsp:cNvSpPr/>
      </dsp:nvSpPr>
      <dsp:spPr>
        <a:xfrm>
          <a:off x="3401407" y="714"/>
          <a:ext cx="731341" cy="438804"/>
        </a:xfrm>
        <a:prstGeom prst="roundRect">
          <a:avLst>
            <a:gd name="adj" fmla="val 10000"/>
          </a:avLst>
        </a:prstGeom>
        <a:solidFill>
          <a:schemeClr val="accent2">
            <a:hueOff val="-545761"/>
            <a:satOff val="-31473"/>
            <a:lumOff val="323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b="1" kern="1200">
              <a:latin typeface="Arial" panose="020B0604020202020204" pitchFamily="34" charset="0"/>
              <a:cs typeface="Arial" panose="020B0604020202020204" pitchFamily="34" charset="0"/>
            </a:rPr>
            <a:t>Segmentation</a:t>
          </a:r>
        </a:p>
      </dsp:txBody>
      <dsp:txXfrm>
        <a:off x="3414259" y="13566"/>
        <a:ext cx="705637" cy="413100"/>
      </dsp:txXfrm>
    </dsp:sp>
    <dsp:sp modelId="{80B09B6B-CDA7-4620-A341-BBDA50A5AEC4}">
      <dsp:nvSpPr>
        <dsp:cNvPr id="0" name=""/>
        <dsp:cNvSpPr/>
      </dsp:nvSpPr>
      <dsp:spPr>
        <a:xfrm>
          <a:off x="4197106" y="129430"/>
          <a:ext cx="155044" cy="181372"/>
        </a:xfrm>
        <a:prstGeom prst="rightArrow">
          <a:avLst>
            <a:gd name="adj1" fmla="val 60000"/>
            <a:gd name="adj2" fmla="val 50000"/>
          </a:avLst>
        </a:prstGeom>
        <a:solidFill>
          <a:schemeClr val="accent2">
            <a:hueOff val="-623727"/>
            <a:satOff val="-35969"/>
            <a:lumOff val="369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4197106" y="165704"/>
        <a:ext cx="108531" cy="108824"/>
      </dsp:txXfrm>
    </dsp:sp>
    <dsp:sp modelId="{C49FDCB4-E58C-41E4-9927-F39A9AD7A754}">
      <dsp:nvSpPr>
        <dsp:cNvPr id="0" name=""/>
        <dsp:cNvSpPr/>
      </dsp:nvSpPr>
      <dsp:spPr>
        <a:xfrm>
          <a:off x="4425285" y="714"/>
          <a:ext cx="731341" cy="438804"/>
        </a:xfrm>
        <a:prstGeom prst="roundRect">
          <a:avLst>
            <a:gd name="adj" fmla="val 10000"/>
          </a:avLst>
        </a:prstGeom>
        <a:solidFill>
          <a:schemeClr val="accent2">
            <a:hueOff val="-727682"/>
            <a:satOff val="-41964"/>
            <a:lumOff val="431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Construct TTC Transition Matrix</a:t>
          </a:r>
        </a:p>
      </dsp:txBody>
      <dsp:txXfrm>
        <a:off x="4438137" y="13566"/>
        <a:ext cx="705637" cy="413100"/>
      </dsp:txXfrm>
    </dsp:sp>
    <dsp:sp modelId="{C3369A00-18CC-4E77-B491-C0A285F91DC1}">
      <dsp:nvSpPr>
        <dsp:cNvPr id="0" name=""/>
        <dsp:cNvSpPr/>
      </dsp:nvSpPr>
      <dsp:spPr>
        <a:xfrm rot="5400000">
          <a:off x="4713433" y="490713"/>
          <a:ext cx="155044" cy="181372"/>
        </a:xfrm>
        <a:prstGeom prst="rightArrow">
          <a:avLst>
            <a:gd name="adj1" fmla="val 60000"/>
            <a:gd name="adj2" fmla="val 50000"/>
          </a:avLst>
        </a:prstGeom>
        <a:solidFill>
          <a:schemeClr val="accent2">
            <a:hueOff val="-831636"/>
            <a:satOff val="-47959"/>
            <a:lumOff val="493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latin typeface="Arial" panose="020B0604020202020204" pitchFamily="34" charset="0"/>
            <a:cs typeface="Arial" panose="020B0604020202020204" pitchFamily="34" charset="0"/>
          </a:endParaRPr>
        </a:p>
      </dsp:txBody>
      <dsp:txXfrm rot="-5400000">
        <a:off x="4736544" y="503877"/>
        <a:ext cx="108824" cy="108531"/>
      </dsp:txXfrm>
    </dsp:sp>
    <dsp:sp modelId="{5F0E18F4-C5BB-4167-949C-732D22535C93}">
      <dsp:nvSpPr>
        <dsp:cNvPr id="0" name=""/>
        <dsp:cNvSpPr/>
      </dsp:nvSpPr>
      <dsp:spPr>
        <a:xfrm>
          <a:off x="4425285" y="732055"/>
          <a:ext cx="731341" cy="438804"/>
        </a:xfrm>
        <a:prstGeom prst="roundRect">
          <a:avLst>
            <a:gd name="adj" fmla="val 10000"/>
          </a:avLst>
        </a:prstGeom>
        <a:solidFill>
          <a:schemeClr val="accent2">
            <a:hueOff val="-909602"/>
            <a:satOff val="-52455"/>
            <a:lumOff val="539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Transition Matrix Smoothing</a:t>
          </a:r>
        </a:p>
      </dsp:txBody>
      <dsp:txXfrm>
        <a:off x="4438137" y="744907"/>
        <a:ext cx="705637" cy="413100"/>
      </dsp:txXfrm>
    </dsp:sp>
    <dsp:sp modelId="{9A1EB578-281A-4871-A95A-22BBC4C78E80}">
      <dsp:nvSpPr>
        <dsp:cNvPr id="0" name=""/>
        <dsp:cNvSpPr/>
      </dsp:nvSpPr>
      <dsp:spPr>
        <a:xfrm rot="10800000">
          <a:off x="4205882" y="860771"/>
          <a:ext cx="155044" cy="181372"/>
        </a:xfrm>
        <a:prstGeom prst="rightArrow">
          <a:avLst>
            <a:gd name="adj1" fmla="val 60000"/>
            <a:gd name="adj2" fmla="val 50000"/>
          </a:avLst>
        </a:prstGeom>
        <a:solidFill>
          <a:schemeClr val="accent2">
            <a:hueOff val="-1039545"/>
            <a:satOff val="-59949"/>
            <a:lumOff val="616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latin typeface="Arial" panose="020B0604020202020204" pitchFamily="34" charset="0"/>
            <a:cs typeface="Arial" panose="020B0604020202020204" pitchFamily="34" charset="0"/>
          </a:endParaRPr>
        </a:p>
      </dsp:txBody>
      <dsp:txXfrm rot="10800000">
        <a:off x="4252395" y="897045"/>
        <a:ext cx="108531" cy="108824"/>
      </dsp:txXfrm>
    </dsp:sp>
    <dsp:sp modelId="{266EAA7B-A81F-4F0F-8184-6CD6D2796142}">
      <dsp:nvSpPr>
        <dsp:cNvPr id="0" name=""/>
        <dsp:cNvSpPr/>
      </dsp:nvSpPr>
      <dsp:spPr>
        <a:xfrm>
          <a:off x="3401407" y="732055"/>
          <a:ext cx="731341" cy="438804"/>
        </a:xfrm>
        <a:prstGeom prst="roundRect">
          <a:avLst>
            <a:gd name="adj" fmla="val 10000"/>
          </a:avLst>
        </a:prstGeom>
        <a:solidFill>
          <a:schemeClr val="accent2">
            <a:hueOff val="-1091522"/>
            <a:satOff val="-62946"/>
            <a:lumOff val="647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Create Generator Matrix</a:t>
          </a:r>
        </a:p>
      </dsp:txBody>
      <dsp:txXfrm>
        <a:off x="3414259" y="744907"/>
        <a:ext cx="705637" cy="413100"/>
      </dsp:txXfrm>
    </dsp:sp>
    <dsp:sp modelId="{63ADA4D9-0148-40D1-8209-21B7AA462984}">
      <dsp:nvSpPr>
        <dsp:cNvPr id="0" name=""/>
        <dsp:cNvSpPr/>
      </dsp:nvSpPr>
      <dsp:spPr>
        <a:xfrm rot="10800000">
          <a:off x="3182004" y="860771"/>
          <a:ext cx="155044" cy="181372"/>
        </a:xfrm>
        <a:prstGeom prst="rightArrow">
          <a:avLst>
            <a:gd name="adj1" fmla="val 60000"/>
            <a:gd name="adj2" fmla="val 50000"/>
          </a:avLst>
        </a:prstGeom>
        <a:solidFill>
          <a:schemeClr val="accent2">
            <a:hueOff val="-1247454"/>
            <a:satOff val="-71938"/>
            <a:lumOff val="739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latin typeface="Arial" panose="020B0604020202020204" pitchFamily="34" charset="0"/>
            <a:cs typeface="Arial" panose="020B0604020202020204" pitchFamily="34" charset="0"/>
          </a:endParaRPr>
        </a:p>
      </dsp:txBody>
      <dsp:txXfrm rot="10800000">
        <a:off x="3228517" y="897045"/>
        <a:ext cx="108531" cy="108824"/>
      </dsp:txXfrm>
    </dsp:sp>
    <dsp:sp modelId="{03444A74-6E3D-4E0C-960C-2B03AA9E3CA3}">
      <dsp:nvSpPr>
        <dsp:cNvPr id="0" name=""/>
        <dsp:cNvSpPr/>
      </dsp:nvSpPr>
      <dsp:spPr>
        <a:xfrm>
          <a:off x="2377529" y="732055"/>
          <a:ext cx="731341" cy="438804"/>
        </a:xfrm>
        <a:prstGeom prst="roundRect">
          <a:avLst>
            <a:gd name="adj" fmla="val 10000"/>
          </a:avLst>
        </a:prstGeom>
        <a:solidFill>
          <a:schemeClr val="accent2">
            <a:hueOff val="-1273443"/>
            <a:satOff val="-73437"/>
            <a:lumOff val="754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Optimization of Curve Adjustment Paremeters</a:t>
          </a:r>
        </a:p>
      </dsp:txBody>
      <dsp:txXfrm>
        <a:off x="2390381" y="744907"/>
        <a:ext cx="705637" cy="413100"/>
      </dsp:txXfrm>
    </dsp:sp>
    <dsp:sp modelId="{19F0DB5A-61BD-4AE0-9096-116C65F058FC}">
      <dsp:nvSpPr>
        <dsp:cNvPr id="0" name=""/>
        <dsp:cNvSpPr/>
      </dsp:nvSpPr>
      <dsp:spPr>
        <a:xfrm rot="10800000">
          <a:off x="2158126" y="860771"/>
          <a:ext cx="155044" cy="181372"/>
        </a:xfrm>
        <a:prstGeom prst="rightArrow">
          <a:avLst>
            <a:gd name="adj1" fmla="val 60000"/>
            <a:gd name="adj2" fmla="val 50000"/>
          </a:avLst>
        </a:prstGeom>
        <a:solidFill>
          <a:schemeClr val="accent2">
            <a:hueOff val="-1455363"/>
            <a:satOff val="-83928"/>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latin typeface="Arial" panose="020B0604020202020204" pitchFamily="34" charset="0"/>
            <a:cs typeface="Arial" panose="020B0604020202020204" pitchFamily="34" charset="0"/>
          </a:endParaRPr>
        </a:p>
      </dsp:txBody>
      <dsp:txXfrm rot="10800000">
        <a:off x="2204639" y="897045"/>
        <a:ext cx="108531" cy="108824"/>
      </dsp:txXfrm>
    </dsp:sp>
    <dsp:sp modelId="{B2B5FA71-5577-4313-85B5-3449729010EA}">
      <dsp:nvSpPr>
        <dsp:cNvPr id="0" name=""/>
        <dsp:cNvSpPr/>
      </dsp:nvSpPr>
      <dsp:spPr>
        <a:xfrm>
          <a:off x="1353651" y="732055"/>
          <a:ext cx="731341" cy="438804"/>
        </a:xfrm>
        <a:prstGeom prst="roundRect">
          <a:avLst>
            <a:gd name="adj" fmla="val 10000"/>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latin typeface="Arial" panose="020B0604020202020204" pitchFamily="34" charset="0"/>
              <a:cs typeface="Arial" panose="020B0604020202020204" pitchFamily="34" charset="0"/>
            </a:rPr>
            <a:t>Final Model</a:t>
          </a:r>
        </a:p>
        <a:p>
          <a:pPr lvl="0" algn="ctr" defTabSz="355600">
            <a:lnSpc>
              <a:spcPct val="90000"/>
            </a:lnSpc>
            <a:spcBef>
              <a:spcPct val="0"/>
            </a:spcBef>
            <a:spcAft>
              <a:spcPct val="35000"/>
            </a:spcAft>
          </a:pPr>
          <a:r>
            <a:rPr lang="en-US" sz="800" kern="1200">
              <a:latin typeface="Arial" panose="020B0604020202020204" pitchFamily="34" charset="0"/>
              <a:cs typeface="Arial" panose="020B0604020202020204" pitchFamily="34" charset="0"/>
            </a:rPr>
            <a:t>M, Q, a, b</a:t>
          </a:r>
        </a:p>
      </dsp:txBody>
      <dsp:txXfrm>
        <a:off x="1366503" y="744907"/>
        <a:ext cx="705637" cy="41310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03071E4-BB25-4213-8DE4-58F576D95B38}">
      <dsp:nvSpPr>
        <dsp:cNvPr id="0" name=""/>
        <dsp:cNvSpPr/>
      </dsp:nvSpPr>
      <dsp:spPr>
        <a:xfrm>
          <a:off x="674146" y="357"/>
          <a:ext cx="1088975" cy="653385"/>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Data Preparation</a:t>
          </a:r>
        </a:p>
        <a:p>
          <a:pPr lvl="0" algn="ctr" defTabSz="355600">
            <a:lnSpc>
              <a:spcPct val="90000"/>
            </a:lnSpc>
            <a:spcBef>
              <a:spcPct val="0"/>
            </a:spcBef>
            <a:spcAft>
              <a:spcPct val="35000"/>
            </a:spcAft>
          </a:pPr>
          <a:r>
            <a:rPr lang="en-US" sz="800" b="1" i="1" kern="1200">
              <a:latin typeface="Arial" panose="020B0604020202020204" pitchFamily="34" charset="0"/>
              <a:cs typeface="Arial" panose="020B0604020202020204" pitchFamily="34" charset="0"/>
            </a:rPr>
            <a:t>From development of PD Model</a:t>
          </a:r>
        </a:p>
      </dsp:txBody>
      <dsp:txXfrm>
        <a:off x="693283" y="19494"/>
        <a:ext cx="1050701" cy="615111"/>
      </dsp:txXfrm>
    </dsp:sp>
    <dsp:sp modelId="{EAE4007A-0392-42FF-85F5-F6BF8E2D8FBF}">
      <dsp:nvSpPr>
        <dsp:cNvPr id="0" name=""/>
        <dsp:cNvSpPr/>
      </dsp:nvSpPr>
      <dsp:spPr>
        <a:xfrm>
          <a:off x="1858951" y="192016"/>
          <a:ext cx="230862" cy="270065"/>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b="1" kern="1200">
            <a:latin typeface="Arial" panose="020B0604020202020204" pitchFamily="34" charset="0"/>
            <a:cs typeface="Arial" panose="020B0604020202020204" pitchFamily="34" charset="0"/>
          </a:endParaRPr>
        </a:p>
      </dsp:txBody>
      <dsp:txXfrm>
        <a:off x="1858951" y="246029"/>
        <a:ext cx="161603" cy="162039"/>
      </dsp:txXfrm>
    </dsp:sp>
    <dsp:sp modelId="{619D1C7C-88D4-4F98-8FB3-180674F3A0FC}">
      <dsp:nvSpPr>
        <dsp:cNvPr id="0" name=""/>
        <dsp:cNvSpPr/>
      </dsp:nvSpPr>
      <dsp:spPr>
        <a:xfrm>
          <a:off x="2198712" y="357"/>
          <a:ext cx="1088975" cy="653385"/>
        </a:xfrm>
        <a:prstGeom prst="roundRect">
          <a:avLst>
            <a:gd name="adj" fmla="val 10000"/>
          </a:avLst>
        </a:prstGeom>
        <a:solidFill>
          <a:schemeClr val="accent2">
            <a:hueOff val="-291073"/>
            <a:satOff val="-16786"/>
            <a:lumOff val="172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Create multiple samples via bootstrapping</a:t>
          </a:r>
          <a:endParaRPr lang="en-US" sz="800" b="1" i="1" kern="1200">
            <a:latin typeface="Arial" panose="020B0604020202020204" pitchFamily="34" charset="0"/>
            <a:cs typeface="Arial" panose="020B0604020202020204" pitchFamily="34" charset="0"/>
          </a:endParaRPr>
        </a:p>
      </dsp:txBody>
      <dsp:txXfrm>
        <a:off x="2217849" y="19494"/>
        <a:ext cx="1050701" cy="615111"/>
      </dsp:txXfrm>
    </dsp:sp>
    <dsp:sp modelId="{9312302E-3D3C-4A0E-B148-58FE4AABDE89}">
      <dsp:nvSpPr>
        <dsp:cNvPr id="0" name=""/>
        <dsp:cNvSpPr/>
      </dsp:nvSpPr>
      <dsp:spPr>
        <a:xfrm>
          <a:off x="3383517" y="192016"/>
          <a:ext cx="230862" cy="270065"/>
        </a:xfrm>
        <a:prstGeom prst="rightArrow">
          <a:avLst>
            <a:gd name="adj1" fmla="val 60000"/>
            <a:gd name="adj2" fmla="val 50000"/>
          </a:avLst>
        </a:prstGeom>
        <a:solidFill>
          <a:schemeClr val="accent2">
            <a:hueOff val="-363841"/>
            <a:satOff val="-20982"/>
            <a:lumOff val="2157"/>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b="1" kern="1200">
            <a:latin typeface="Arial" panose="020B0604020202020204" pitchFamily="34" charset="0"/>
            <a:cs typeface="Arial" panose="020B0604020202020204" pitchFamily="34" charset="0"/>
          </a:endParaRPr>
        </a:p>
      </dsp:txBody>
      <dsp:txXfrm>
        <a:off x="3383517" y="246029"/>
        <a:ext cx="161603" cy="162039"/>
      </dsp:txXfrm>
    </dsp:sp>
    <dsp:sp modelId="{FA674E3D-D409-470E-9F9A-6070EB8159EB}">
      <dsp:nvSpPr>
        <dsp:cNvPr id="0" name=""/>
        <dsp:cNvSpPr/>
      </dsp:nvSpPr>
      <dsp:spPr>
        <a:xfrm>
          <a:off x="3723277" y="357"/>
          <a:ext cx="1088975" cy="653385"/>
        </a:xfrm>
        <a:prstGeom prst="roundRect">
          <a:avLst>
            <a:gd name="adj" fmla="val 10000"/>
          </a:avLst>
        </a:prstGeom>
        <a:solidFill>
          <a:schemeClr val="accent2">
            <a:hueOff val="-582145"/>
            <a:satOff val="-33571"/>
            <a:lumOff val="345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Observe the 75-85 pct rating migration of different samples and find the mode</a:t>
          </a:r>
        </a:p>
      </dsp:txBody>
      <dsp:txXfrm>
        <a:off x="3742414" y="19494"/>
        <a:ext cx="1050701" cy="615111"/>
      </dsp:txXfrm>
    </dsp:sp>
    <dsp:sp modelId="{80B09B6B-CDA7-4620-A341-BBDA50A5AEC4}">
      <dsp:nvSpPr>
        <dsp:cNvPr id="0" name=""/>
        <dsp:cNvSpPr/>
      </dsp:nvSpPr>
      <dsp:spPr>
        <a:xfrm rot="5400000">
          <a:off x="4152334" y="729970"/>
          <a:ext cx="230862" cy="270065"/>
        </a:xfrm>
        <a:prstGeom prst="rightArrow">
          <a:avLst>
            <a:gd name="adj1" fmla="val 60000"/>
            <a:gd name="adj2" fmla="val 50000"/>
          </a:avLst>
        </a:prstGeom>
        <a:solidFill>
          <a:schemeClr val="accent2">
            <a:hueOff val="-727682"/>
            <a:satOff val="-41964"/>
            <a:lumOff val="4314"/>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b="1" kern="1200">
            <a:latin typeface="Arial" panose="020B0604020202020204" pitchFamily="34" charset="0"/>
            <a:cs typeface="Arial" panose="020B0604020202020204" pitchFamily="34" charset="0"/>
          </a:endParaRPr>
        </a:p>
      </dsp:txBody>
      <dsp:txXfrm rot="-5400000">
        <a:off x="4186746" y="749572"/>
        <a:ext cx="162039" cy="161603"/>
      </dsp:txXfrm>
    </dsp:sp>
    <dsp:sp modelId="{C49FDCB4-E58C-41E4-9927-F39A9AD7A754}">
      <dsp:nvSpPr>
        <dsp:cNvPr id="0" name=""/>
        <dsp:cNvSpPr/>
      </dsp:nvSpPr>
      <dsp:spPr>
        <a:xfrm>
          <a:off x="3723277" y="1089332"/>
          <a:ext cx="1088975" cy="653385"/>
        </a:xfrm>
        <a:prstGeom prst="roundRect">
          <a:avLst>
            <a:gd name="adj" fmla="val 10000"/>
          </a:avLst>
        </a:prstGeom>
        <a:solidFill>
          <a:schemeClr val="accent2">
            <a:hueOff val="-873218"/>
            <a:satOff val="-50357"/>
            <a:lumOff val="517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Rating Downgrade criteria for each supermaster rating</a:t>
          </a:r>
        </a:p>
      </dsp:txBody>
      <dsp:txXfrm>
        <a:off x="3742414" y="1108469"/>
        <a:ext cx="1050701" cy="615111"/>
      </dsp:txXfrm>
    </dsp:sp>
    <dsp:sp modelId="{C3369A00-18CC-4E77-B491-C0A285F91DC1}">
      <dsp:nvSpPr>
        <dsp:cNvPr id="0" name=""/>
        <dsp:cNvSpPr/>
      </dsp:nvSpPr>
      <dsp:spPr>
        <a:xfrm rot="10800000">
          <a:off x="3396585" y="1280992"/>
          <a:ext cx="230862" cy="270065"/>
        </a:xfrm>
        <a:prstGeom prst="rightArrow">
          <a:avLst>
            <a:gd name="adj1" fmla="val 60000"/>
            <a:gd name="adj2" fmla="val 50000"/>
          </a:avLst>
        </a:prstGeom>
        <a:solidFill>
          <a:schemeClr val="accent2">
            <a:hueOff val="-1091522"/>
            <a:satOff val="-62946"/>
            <a:lumOff val="6471"/>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b="1" kern="1200">
            <a:latin typeface="Arial" panose="020B0604020202020204" pitchFamily="34" charset="0"/>
            <a:cs typeface="Arial" panose="020B0604020202020204" pitchFamily="34" charset="0"/>
          </a:endParaRPr>
        </a:p>
      </dsp:txBody>
      <dsp:txXfrm rot="10800000">
        <a:off x="3465844" y="1335005"/>
        <a:ext cx="161603" cy="162039"/>
      </dsp:txXfrm>
    </dsp:sp>
    <dsp:sp modelId="{04769E2B-44CB-4798-B7B7-1D6AE46AD97B}">
      <dsp:nvSpPr>
        <dsp:cNvPr id="0" name=""/>
        <dsp:cNvSpPr/>
      </dsp:nvSpPr>
      <dsp:spPr>
        <a:xfrm>
          <a:off x="2198712" y="1089332"/>
          <a:ext cx="1088975" cy="653385"/>
        </a:xfrm>
        <a:prstGeom prst="roundRect">
          <a:avLst>
            <a:gd name="adj" fmla="val 10000"/>
          </a:avLst>
        </a:prstGeom>
        <a:solidFill>
          <a:schemeClr val="accent2">
            <a:hueOff val="-1164290"/>
            <a:satOff val="-67142"/>
            <a:lumOff val="690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Observe the average rating in the portfolio</a:t>
          </a:r>
        </a:p>
      </dsp:txBody>
      <dsp:txXfrm>
        <a:off x="2217849" y="1108469"/>
        <a:ext cx="1050701" cy="615111"/>
      </dsp:txXfrm>
    </dsp:sp>
    <dsp:sp modelId="{FEFC62CF-4B67-4306-AF6A-70956393CE85}">
      <dsp:nvSpPr>
        <dsp:cNvPr id="0" name=""/>
        <dsp:cNvSpPr/>
      </dsp:nvSpPr>
      <dsp:spPr>
        <a:xfrm rot="10800000">
          <a:off x="1872019" y="1280992"/>
          <a:ext cx="230862" cy="270065"/>
        </a:xfrm>
        <a:prstGeom prst="rightArrow">
          <a:avLst>
            <a:gd name="adj1" fmla="val 60000"/>
            <a:gd name="adj2" fmla="val 50000"/>
          </a:avLst>
        </a:prstGeom>
        <a:solidFill>
          <a:schemeClr val="accent2">
            <a:hueOff val="-1455363"/>
            <a:satOff val="-83928"/>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b="1" kern="1200">
            <a:latin typeface="Arial" panose="020B0604020202020204" pitchFamily="34" charset="0"/>
            <a:cs typeface="Arial" panose="020B0604020202020204" pitchFamily="34" charset="0"/>
          </a:endParaRPr>
        </a:p>
      </dsp:txBody>
      <dsp:txXfrm rot="10800000">
        <a:off x="1941278" y="1335005"/>
        <a:ext cx="161603" cy="162039"/>
      </dsp:txXfrm>
    </dsp:sp>
    <dsp:sp modelId="{9956769C-2C7A-48AD-8015-7D7D52CA78FB}">
      <dsp:nvSpPr>
        <dsp:cNvPr id="0" name=""/>
        <dsp:cNvSpPr/>
      </dsp:nvSpPr>
      <dsp:spPr>
        <a:xfrm>
          <a:off x="674146" y="1089332"/>
          <a:ext cx="1088975" cy="653385"/>
        </a:xfrm>
        <a:prstGeom prst="roundRect">
          <a:avLst>
            <a:gd name="adj" fmla="val 10000"/>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High credit risk region for a portfolio</a:t>
          </a:r>
        </a:p>
      </dsp:txBody>
      <dsp:txXfrm>
        <a:off x="693283" y="1108469"/>
        <a:ext cx="1050701" cy="61511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AC1AE22978A436282C0263AED9F25FB"/>
        <w:category>
          <w:name w:val="General"/>
          <w:gallery w:val="placeholder"/>
        </w:category>
        <w:types>
          <w:type w:val="bbPlcHdr"/>
        </w:types>
        <w:behaviors>
          <w:behavior w:val="content"/>
        </w:behaviors>
        <w:guid w:val="{3C792D12-4CAA-4C4E-BC67-A8259CC3CB73}"/>
      </w:docPartPr>
      <w:docPartBody>
        <w:p w:rsidR="00BB0230" w:rsidRDefault="00795F91" w:rsidP="00795F91">
          <w:pPr>
            <w:pStyle w:val="2AC1AE22978A436282C0263AED9F25FB"/>
          </w:pPr>
          <w:r>
            <w:rPr>
              <w:rFonts w:asciiTheme="majorHAnsi" w:eastAsiaTheme="majorEastAsia" w:hAnsiTheme="majorHAnsi" w:cs="Angsana New"/>
              <w:sz w:val="80"/>
              <w:szCs w:val="80"/>
              <w:cs/>
            </w:rPr>
            <w:t>[</w:t>
          </w:r>
          <w:r>
            <w:rPr>
              <w:rFonts w:asciiTheme="majorHAnsi" w:eastAsiaTheme="majorEastAsia" w:hAnsiTheme="majorHAnsi" w:cstheme="majorBidi"/>
              <w:sz w:val="80"/>
              <w:szCs w:val="80"/>
            </w:rPr>
            <w:t>Type the document title</w:t>
          </w:r>
          <w:r>
            <w:rPr>
              <w:rFonts w:asciiTheme="majorHAnsi" w:eastAsiaTheme="majorEastAsia" w:hAnsiTheme="majorHAnsi" w:cs="Angsana New"/>
              <w:sz w:val="80"/>
              <w:szCs w:val="80"/>
              <w:cs/>
            </w:rPr>
            <w:t>]</w:t>
          </w:r>
        </w:p>
      </w:docPartBody>
    </w:docPart>
    <w:docPart>
      <w:docPartPr>
        <w:name w:val="CEC1359581D748938D0CF4294C762111"/>
        <w:category>
          <w:name w:val="General"/>
          <w:gallery w:val="placeholder"/>
        </w:category>
        <w:types>
          <w:type w:val="bbPlcHdr"/>
        </w:types>
        <w:behaviors>
          <w:behavior w:val="content"/>
        </w:behaviors>
        <w:guid w:val="{9D80F92D-99CF-4504-B0C4-208A76822373}"/>
      </w:docPartPr>
      <w:docPartBody>
        <w:p w:rsidR="00BB0230" w:rsidRDefault="00795F91" w:rsidP="00795F91">
          <w:pPr>
            <w:pStyle w:val="CEC1359581D748938D0CF4294C762111"/>
          </w:pPr>
          <w:r>
            <w:rPr>
              <w:rFonts w:asciiTheme="majorHAnsi" w:eastAsiaTheme="majorEastAsia" w:hAnsiTheme="majorHAnsi" w:cs="Angsana New"/>
              <w:sz w:val="44"/>
              <w:szCs w:val="44"/>
              <w:cs/>
            </w:rPr>
            <w:t>[</w:t>
          </w:r>
          <w:r>
            <w:rPr>
              <w:rFonts w:asciiTheme="majorHAnsi" w:eastAsiaTheme="majorEastAsia" w:hAnsiTheme="majorHAnsi" w:cstheme="majorBidi"/>
              <w:sz w:val="44"/>
              <w:szCs w:val="44"/>
            </w:rPr>
            <w:t>Type the document subtitle</w:t>
          </w:r>
          <w:r>
            <w:rPr>
              <w:rFonts w:asciiTheme="majorHAnsi" w:eastAsiaTheme="majorEastAsia" w:hAnsiTheme="majorHAnsi" w:cs="Angsana New"/>
              <w:sz w:val="44"/>
              <w:szCs w:val="44"/>
              <w:cs/>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Browallia New">
    <w:panose1 w:val="020B0604020202020204"/>
    <w:charset w:val="00"/>
    <w:family w:val="swiss"/>
    <w:pitch w:val="variable"/>
    <w:sig w:usb0="81000003" w:usb1="00000000" w:usb2="00000000" w:usb3="00000000" w:csb0="00010001" w:csb1="00000000"/>
  </w:font>
  <w:font w:name="Cordia New">
    <w:panose1 w:val="020B0304020202020204"/>
    <w:charset w:val="00"/>
    <w:family w:val="swiss"/>
    <w:pitch w:val="variable"/>
    <w:sig w:usb0="81000003" w:usb1="00000000" w:usb2="00000000" w:usb3="00000000" w:csb0="00010001" w:csb1="00000000"/>
  </w:font>
  <w:font w:name="Arial Unicode MS">
    <w:panose1 w:val="020B0604020202020204"/>
    <w:charset w:val="80"/>
    <w:family w:val="swiss"/>
    <w:pitch w:val="variable"/>
    <w:sig w:usb0="F7FFAFFF" w:usb1="E9DFFFFF" w:usb2="0000003F" w:usb3="00000000" w:csb0="003F01FF" w:csb1="00000000"/>
  </w:font>
  <w:font w:name="Angsana New">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5F91"/>
    <w:rsid w:val="005A07FE"/>
    <w:rsid w:val="005F4A71"/>
    <w:rsid w:val="006D64AE"/>
    <w:rsid w:val="00795F91"/>
    <w:rsid w:val="00B06727"/>
    <w:rsid w:val="00BB0230"/>
    <w:rsid w:val="00D65B09"/>
    <w:rsid w:val="00F9709D"/>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AC1AE22978A436282C0263AED9F25FB">
    <w:name w:val="2AC1AE22978A436282C0263AED9F25FB"/>
    <w:rsid w:val="00795F91"/>
  </w:style>
  <w:style w:type="paragraph" w:customStyle="1" w:styleId="CEC1359581D748938D0CF4294C762111">
    <w:name w:val="CEC1359581D748938D0CF4294C762111"/>
    <w:rsid w:val="00795F91"/>
  </w:style>
  <w:style w:type="paragraph" w:customStyle="1" w:styleId="E74404A97D2840498A617B6D6E9D2654">
    <w:name w:val="E74404A97D2840498A617B6D6E9D2654"/>
    <w:rsid w:val="00795F91"/>
  </w:style>
  <w:style w:type="paragraph" w:customStyle="1" w:styleId="DB6AA7277DB44548A51342D659644A80">
    <w:name w:val="DB6AA7277DB44548A51342D659644A80"/>
    <w:rsid w:val="00795F91"/>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AC1AE22978A436282C0263AED9F25FB">
    <w:name w:val="2AC1AE22978A436282C0263AED9F25FB"/>
    <w:rsid w:val="00795F91"/>
  </w:style>
  <w:style w:type="paragraph" w:customStyle="1" w:styleId="CEC1359581D748938D0CF4294C762111">
    <w:name w:val="CEC1359581D748938D0CF4294C762111"/>
    <w:rsid w:val="00795F91"/>
  </w:style>
  <w:style w:type="paragraph" w:customStyle="1" w:styleId="E74404A97D2840498A617B6D6E9D2654">
    <w:name w:val="E74404A97D2840498A617B6D6E9D2654"/>
    <w:rsid w:val="00795F91"/>
  </w:style>
  <w:style w:type="paragraph" w:customStyle="1" w:styleId="DB6AA7277DB44548A51342D659644A80">
    <w:name w:val="DB6AA7277DB44548A51342D659644A80"/>
    <w:rsid w:val="00795F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9BC2F9-2177-4B42-8B05-A1B24C8D7F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927</TotalTime>
  <Pages>48</Pages>
  <Words>10331</Words>
  <Characters>58891</Characters>
  <Application>Microsoft Office Word</Application>
  <DocSecurity>0</DocSecurity>
  <Lines>490</Lines>
  <Paragraphs>138</Paragraphs>
  <ScaleCrop>false</ScaleCrop>
  <HeadingPairs>
    <vt:vector size="2" baseType="variant">
      <vt:variant>
        <vt:lpstr>Title</vt:lpstr>
      </vt:variant>
      <vt:variant>
        <vt:i4>1</vt:i4>
      </vt:variant>
    </vt:vector>
  </HeadingPairs>
  <TitlesOfParts>
    <vt:vector size="1" baseType="lpstr">
      <vt:lpstr>TFRS9 Model Development Document                       </vt:lpstr>
    </vt:vector>
  </TitlesOfParts>
  <Company>KBank</Company>
  <LinksUpToDate>false</LinksUpToDate>
  <CharactersWithSpaces>69084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TFRS9 Model Development Document                       </dc:title>
  <dc:subject>K-Leasing</dc:subject>
  <dc:creator>IM Department</dc:creator>
  <cp:lastModifiedBy>Jaruphak Lorjitsieng</cp:lastModifiedBy>
  <cp:revision>122</cp:revision>
  <cp:lastPrinted>2019-06-25T09:59:00Z</cp:lastPrinted>
  <dcterms:created xsi:type="dcterms:W3CDTF">2019-06-10T09:38:00Z</dcterms:created>
  <dcterms:modified xsi:type="dcterms:W3CDTF">2019-06-25T10:05:00Z</dcterms:modified>
</cp:coreProperties>
</file>